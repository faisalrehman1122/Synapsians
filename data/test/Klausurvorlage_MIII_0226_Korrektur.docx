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870BF" w14:textId="22F2658C" w:rsidR="009B370E" w:rsidRPr="00575104" w:rsidRDefault="0056585A" w:rsidP="00D1593D">
      <w:pPr>
        <w:spacing w:after="0"/>
        <w:rPr>
          <w:rFonts w:eastAsia="Times New Roman" w:cstheme="minorHAnsi"/>
          <w:b/>
          <w:lang w:eastAsia="de-DE"/>
        </w:rPr>
      </w:pPr>
      <w:r w:rsidRPr="00575104">
        <w:rPr>
          <w:rFonts w:eastAsia="Times New Roman" w:cstheme="minorHAnsi"/>
          <w:b/>
          <w:lang w:eastAsia="de-DE"/>
        </w:rPr>
        <w:t>Klausur Modul III</w:t>
      </w:r>
      <w:r w:rsidR="00575104" w:rsidRPr="00575104">
        <w:rPr>
          <w:rFonts w:eastAsia="Times New Roman" w:cstheme="minorHAnsi"/>
          <w:b/>
          <w:lang w:eastAsia="de-DE"/>
        </w:rPr>
        <w:t>_Z_02</w:t>
      </w:r>
      <w:r w:rsidRPr="00575104">
        <w:rPr>
          <w:rFonts w:eastAsia="Times New Roman" w:cstheme="minorHAnsi"/>
          <w:b/>
          <w:lang w:eastAsia="de-DE"/>
        </w:rPr>
        <w:t>_202</w:t>
      </w:r>
      <w:r w:rsidR="00575104" w:rsidRPr="00575104">
        <w:rPr>
          <w:rFonts w:eastAsia="Times New Roman" w:cstheme="minorHAnsi"/>
          <w:b/>
          <w:lang w:eastAsia="de-DE"/>
        </w:rPr>
        <w:t>6</w:t>
      </w:r>
    </w:p>
    <w:p w14:paraId="750A10CC" w14:textId="7A958006" w:rsidR="009B370E" w:rsidRPr="00575104" w:rsidRDefault="009B370E" w:rsidP="00D1593D">
      <w:pPr>
        <w:spacing w:after="0"/>
        <w:rPr>
          <w:rFonts w:eastAsia="Times New Roman" w:cstheme="minorHAnsi"/>
          <w:lang w:eastAsia="de-DE"/>
        </w:rPr>
      </w:pPr>
      <w:r w:rsidRPr="00575104">
        <w:rPr>
          <w:rFonts w:eastAsia="Times New Roman" w:cstheme="minorHAnsi"/>
          <w:lang w:eastAsia="de-DE"/>
        </w:rPr>
        <w:t xml:space="preserve">Autor: </w:t>
      </w:r>
      <w:r w:rsidRPr="00A84945">
        <w:rPr>
          <w:rFonts w:eastAsia="Times New Roman" w:cstheme="minorHAnsi"/>
          <w:lang w:eastAsia="de-DE"/>
        </w:rPr>
        <w:t>Teilnehmer</w:t>
      </w:r>
      <w:r w:rsidRPr="00575104">
        <w:rPr>
          <w:rFonts w:eastAsia="Times New Roman" w:cstheme="minorHAnsi"/>
          <w:lang w:eastAsia="de-DE"/>
        </w:rPr>
        <w:t xml:space="preserve"> Medizindidaktik-Training </w:t>
      </w:r>
      <w:r w:rsidR="00575104">
        <w:rPr>
          <w:rFonts w:eastAsia="Times New Roman" w:cstheme="minorHAnsi"/>
          <w:lang w:eastAsia="de-DE"/>
        </w:rPr>
        <w:t>02 2026</w:t>
      </w:r>
    </w:p>
    <w:p w14:paraId="1E3351E8" w14:textId="77777777" w:rsidR="009B370E" w:rsidRDefault="00B626DD" w:rsidP="00D1593D">
      <w:pPr>
        <w:spacing w:after="0"/>
        <w:rPr>
          <w:rFonts w:eastAsia="Times New Roman" w:cstheme="minorHAnsi"/>
          <w:lang w:eastAsia="de-DE"/>
        </w:rPr>
      </w:pPr>
      <w:r w:rsidRPr="00D1593D">
        <w:rPr>
          <w:rFonts w:eastAsia="Times New Roman" w:cstheme="minorHAnsi"/>
          <w:lang w:eastAsia="de-DE"/>
        </w:rPr>
        <w:t>Schema: PS50P</w:t>
      </w:r>
    </w:p>
    <w:p w14:paraId="51E45152" w14:textId="4B32688A" w:rsidR="00613AE6" w:rsidRPr="00D1593D" w:rsidRDefault="00613AE6" w:rsidP="00D1593D">
      <w:pPr>
        <w:spacing w:after="0"/>
        <w:rPr>
          <w:rFonts w:eastAsia="Times New Roman" w:cstheme="minorHAnsi"/>
          <w:lang w:eastAsia="de-DE"/>
        </w:rPr>
      </w:pPr>
      <w:r>
        <w:rPr>
          <w:rFonts w:eastAsia="Times New Roman" w:cstheme="minorHAnsi"/>
          <w:lang w:eastAsia="de-DE"/>
        </w:rPr>
        <w:t>Version:1.1</w:t>
      </w:r>
    </w:p>
    <w:p w14:paraId="31D9E50F" w14:textId="470C2496" w:rsidR="00D72AE4" w:rsidRPr="00D1593D" w:rsidRDefault="009B370E" w:rsidP="00D1593D">
      <w:pPr>
        <w:spacing w:after="0"/>
        <w:rPr>
          <w:rFonts w:eastAsia="Times New Roman" w:cstheme="minorHAnsi"/>
          <w:lang w:eastAsia="de-DE"/>
        </w:rPr>
      </w:pPr>
      <w:r w:rsidRPr="00D1593D">
        <w:rPr>
          <w:rFonts w:eastAsia="Times New Roman" w:cstheme="minorHAnsi"/>
          <w:lang w:eastAsia="de-DE"/>
        </w:rPr>
        <w:t xml:space="preserve">Datum: </w:t>
      </w:r>
      <w:r w:rsidR="00575104">
        <w:rPr>
          <w:rFonts w:eastAsia="Times New Roman" w:cstheme="minorHAnsi"/>
          <w:lang w:eastAsia="de-DE"/>
        </w:rPr>
        <w:t>12.02.2026</w:t>
      </w:r>
    </w:p>
    <w:p w14:paraId="0F3537A2" w14:textId="77777777" w:rsidR="00B626DD" w:rsidRPr="00D1593D" w:rsidRDefault="00B626DD" w:rsidP="00D1593D">
      <w:pPr>
        <w:spacing w:after="0"/>
        <w:rPr>
          <w:rFonts w:eastAsia="Times New Roman" w:cstheme="minorHAnsi"/>
          <w:lang w:eastAsia="de-DE"/>
        </w:rPr>
      </w:pPr>
      <w:r w:rsidRPr="00D1593D">
        <w:rPr>
          <w:rFonts w:eastAsia="Times New Roman" w:cstheme="minorHAnsi"/>
          <w:lang w:eastAsia="de-DE"/>
        </w:rPr>
        <w:t>KEINE_ABSCHNITTSPUNKTE: ja</w:t>
      </w:r>
    </w:p>
    <w:p w14:paraId="07A40AC3" w14:textId="77777777" w:rsidR="00B626DD" w:rsidRPr="00D1593D" w:rsidRDefault="00B626DD" w:rsidP="00D1593D">
      <w:pPr>
        <w:spacing w:after="0"/>
        <w:rPr>
          <w:rFonts w:eastAsia="Times New Roman" w:cstheme="minorHAnsi"/>
          <w:lang w:eastAsia="de-DE"/>
        </w:rPr>
      </w:pPr>
      <w:r w:rsidRPr="00D1593D">
        <w:rPr>
          <w:rFonts w:eastAsia="Times New Roman" w:cstheme="minorHAnsi"/>
          <w:lang w:eastAsia="de-DE"/>
        </w:rPr>
        <w:t>FRAGE_NUMMERN: fortlaufend</w:t>
      </w:r>
    </w:p>
    <w:p w14:paraId="3B3D8433" w14:textId="77777777" w:rsidR="00B626DD" w:rsidRPr="00D1593D" w:rsidRDefault="00B626DD" w:rsidP="00D1593D">
      <w:pPr>
        <w:spacing w:after="0"/>
        <w:rPr>
          <w:rFonts w:eastAsia="Times New Roman" w:cstheme="minorHAnsi"/>
          <w:lang w:eastAsia="de-DE"/>
        </w:rPr>
      </w:pPr>
      <w:r w:rsidRPr="00D1593D">
        <w:rPr>
          <w:rFonts w:eastAsia="Times New Roman" w:cstheme="minorHAnsi"/>
          <w:lang w:eastAsia="de-DE"/>
        </w:rPr>
        <w:t>KEINE_MARKIERUNGEN: nein</w:t>
      </w:r>
    </w:p>
    <w:p w14:paraId="42057C8F" w14:textId="77777777" w:rsidR="00B626DD" w:rsidRPr="00D1593D" w:rsidRDefault="00B626DD" w:rsidP="00D1593D">
      <w:pPr>
        <w:spacing w:after="0"/>
        <w:rPr>
          <w:rFonts w:eastAsia="Times New Roman" w:cstheme="minorHAnsi"/>
          <w:lang w:eastAsia="de-DE"/>
        </w:rPr>
      </w:pPr>
      <w:r w:rsidRPr="00D1593D">
        <w:rPr>
          <w:rFonts w:eastAsia="Times New Roman" w:cstheme="minorHAnsi"/>
          <w:lang w:eastAsia="de-DE"/>
        </w:rPr>
        <w:t>GUI_AUFTEILUNG: B 53</w:t>
      </w:r>
    </w:p>
    <w:p w14:paraId="6788403B" w14:textId="77777777" w:rsidR="00B626DD" w:rsidRPr="00D1593D" w:rsidRDefault="00B626DD" w:rsidP="00D1593D">
      <w:pPr>
        <w:spacing w:after="0"/>
        <w:rPr>
          <w:rFonts w:eastAsia="Times New Roman" w:cstheme="minorHAnsi"/>
          <w:lang w:eastAsia="de-DE"/>
        </w:rPr>
      </w:pPr>
      <w:r w:rsidRPr="00D1593D">
        <w:rPr>
          <w:rFonts w:eastAsia="Times New Roman" w:cstheme="minorHAnsi"/>
          <w:lang w:eastAsia="de-DE"/>
        </w:rPr>
        <w:t>ABSCHNITTE_RANDOMISIEREN: nein</w:t>
      </w:r>
    </w:p>
    <w:p w14:paraId="7114FFCE" w14:textId="77777777" w:rsidR="00B626DD" w:rsidRPr="00D1593D" w:rsidRDefault="00B626DD" w:rsidP="00D1593D">
      <w:pPr>
        <w:spacing w:after="0"/>
        <w:rPr>
          <w:rFonts w:eastAsia="Times New Roman" w:cstheme="minorHAnsi"/>
          <w:lang w:eastAsia="de-DE"/>
        </w:rPr>
      </w:pPr>
      <w:r w:rsidRPr="00D1593D">
        <w:rPr>
          <w:rFonts w:eastAsia="Times New Roman" w:cstheme="minorHAnsi"/>
          <w:lang w:eastAsia="de-DE"/>
        </w:rPr>
        <w:t>ABSCHNITT_R_MUSTER:</w:t>
      </w:r>
    </w:p>
    <w:p w14:paraId="4DA68303" w14:textId="77777777" w:rsidR="00B626DD" w:rsidRPr="00D1593D" w:rsidRDefault="00597BA2" w:rsidP="00D1593D">
      <w:pPr>
        <w:spacing w:after="0"/>
        <w:rPr>
          <w:rFonts w:eastAsia="Times New Roman" w:cstheme="minorHAnsi"/>
          <w:lang w:eastAsia="de-DE"/>
        </w:rPr>
      </w:pPr>
      <w:r w:rsidRPr="00D1593D">
        <w:rPr>
          <w:rFonts w:eastAsia="Times New Roman" w:cstheme="minorHAnsi"/>
          <w:lang w:eastAsia="de-DE"/>
        </w:rPr>
        <w:t>FRAGEN_RANDOMISIEREN: nein</w:t>
      </w:r>
    </w:p>
    <w:p w14:paraId="07FCE9A1" w14:textId="77777777" w:rsidR="00B626DD" w:rsidRPr="00D1593D" w:rsidRDefault="00B626DD" w:rsidP="00D1593D">
      <w:pPr>
        <w:spacing w:after="0"/>
        <w:rPr>
          <w:rFonts w:eastAsia="Times New Roman" w:cstheme="minorHAnsi"/>
          <w:lang w:eastAsia="de-DE"/>
        </w:rPr>
      </w:pPr>
      <w:r w:rsidRPr="00D1593D">
        <w:rPr>
          <w:rFonts w:eastAsia="Times New Roman" w:cstheme="minorHAnsi"/>
          <w:lang w:eastAsia="de-DE"/>
        </w:rPr>
        <w:t>ABSCHNITTE_OHNE_FRAGERANDOMISIERUNG:</w:t>
      </w:r>
    </w:p>
    <w:p w14:paraId="0C9B694F" w14:textId="77777777" w:rsidR="00B626DD" w:rsidRPr="00D1593D" w:rsidRDefault="00B626DD" w:rsidP="00D1593D">
      <w:pPr>
        <w:spacing w:after="0"/>
        <w:rPr>
          <w:rFonts w:eastAsia="Times New Roman" w:cstheme="minorHAnsi"/>
          <w:lang w:eastAsia="de-DE"/>
        </w:rPr>
      </w:pPr>
      <w:r w:rsidRPr="00D1593D">
        <w:rPr>
          <w:rFonts w:eastAsia="Times New Roman" w:cstheme="minorHAnsi"/>
          <w:lang w:eastAsia="de-DE"/>
        </w:rPr>
        <w:t xml:space="preserve">ANTWORTEN_RANDOMISIEREN: </w:t>
      </w:r>
      <w:r w:rsidR="00E0730E" w:rsidRPr="00D1593D">
        <w:rPr>
          <w:rFonts w:eastAsia="Times New Roman" w:cstheme="minorHAnsi"/>
          <w:lang w:eastAsia="de-DE"/>
        </w:rPr>
        <w:t>nein</w:t>
      </w:r>
    </w:p>
    <w:p w14:paraId="4123A86F" w14:textId="77777777" w:rsidR="00B626DD" w:rsidRPr="00D1593D" w:rsidRDefault="00B626DD" w:rsidP="00D1593D">
      <w:pPr>
        <w:spacing w:after="0"/>
        <w:rPr>
          <w:rFonts w:eastAsia="Times New Roman" w:cstheme="minorHAnsi"/>
          <w:lang w:eastAsia="de-DE"/>
        </w:rPr>
      </w:pPr>
      <w:r w:rsidRPr="00D1593D">
        <w:rPr>
          <w:rFonts w:eastAsia="Times New Roman" w:cstheme="minorHAnsi"/>
          <w:lang w:eastAsia="de-DE"/>
        </w:rPr>
        <w:t>FRAGEN_OHNE_ANTWORTRANDOMISIERUNG:</w:t>
      </w:r>
    </w:p>
    <w:p w14:paraId="10016EA9" w14:textId="77777777" w:rsidR="00B626DD" w:rsidRPr="00D1593D" w:rsidRDefault="00B626DD" w:rsidP="00D1593D">
      <w:pPr>
        <w:spacing w:after="0"/>
        <w:rPr>
          <w:rFonts w:eastAsia="Times New Roman" w:cstheme="minorHAnsi"/>
          <w:lang w:eastAsia="de-DE"/>
        </w:rPr>
      </w:pPr>
      <w:r w:rsidRPr="00D1593D">
        <w:rPr>
          <w:rFonts w:eastAsia="Times New Roman" w:cstheme="minorHAnsi"/>
          <w:lang w:eastAsia="de-DE"/>
        </w:rPr>
        <w:t>MOBIL_GEEIGNET: ja</w:t>
      </w:r>
    </w:p>
    <w:p w14:paraId="21FF160C" w14:textId="77777777" w:rsidR="009B370E" w:rsidRPr="00D1593D" w:rsidRDefault="009B370E" w:rsidP="00D1593D">
      <w:pPr>
        <w:spacing w:after="0"/>
        <w:rPr>
          <w:rFonts w:eastAsia="Times New Roman" w:cstheme="minorHAnsi"/>
          <w:lang w:eastAsia="de-DE"/>
        </w:rPr>
      </w:pPr>
    </w:p>
    <w:p w14:paraId="51FD9D3B" w14:textId="280D4187" w:rsidR="009B370E" w:rsidRPr="00D1593D" w:rsidRDefault="009B370E" w:rsidP="00D1593D">
      <w:pPr>
        <w:widowControl w:val="0"/>
        <w:autoSpaceDE w:val="0"/>
        <w:autoSpaceDN w:val="0"/>
        <w:adjustRightInd w:val="0"/>
        <w:spacing w:after="0"/>
        <w:rPr>
          <w:rFonts w:eastAsia="Times New Roman" w:cstheme="minorHAnsi"/>
          <w:lang w:eastAsia="de-DE"/>
        </w:rPr>
      </w:pPr>
      <w:r w:rsidRPr="00D1593D">
        <w:rPr>
          <w:rFonts w:eastAsia="Times New Roman" w:cstheme="minorHAnsi"/>
          <w:lang w:eastAsia="de-DE"/>
        </w:rPr>
        <w:t>Das Kopieren von Schrift-</w:t>
      </w:r>
      <w:r w:rsidR="00E622F2">
        <w:rPr>
          <w:rFonts w:eastAsia="Times New Roman" w:cstheme="minorHAnsi"/>
          <w:lang w:eastAsia="de-DE"/>
        </w:rPr>
        <w:t xml:space="preserve"> </w:t>
      </w:r>
      <w:r w:rsidRPr="00D1593D">
        <w:rPr>
          <w:rFonts w:eastAsia="Times New Roman" w:cstheme="minorHAnsi"/>
          <w:lang w:eastAsia="de-DE"/>
        </w:rPr>
        <w:t xml:space="preserve">und Bildmaterial während der Klausur </w:t>
      </w:r>
      <w:r w:rsidR="0056585A" w:rsidRPr="00D1593D">
        <w:rPr>
          <w:rFonts w:eastAsia="Times New Roman" w:cstheme="minorHAnsi"/>
          <w:lang w:eastAsia="de-DE"/>
        </w:rPr>
        <w:t>mittels Handy</w:t>
      </w:r>
      <w:r w:rsidR="0056585A">
        <w:rPr>
          <w:rFonts w:eastAsia="Times New Roman" w:cstheme="minorHAnsi"/>
          <w:lang w:eastAsia="de-DE"/>
        </w:rPr>
        <w:t>s</w:t>
      </w:r>
      <w:r w:rsidRPr="00D1593D">
        <w:rPr>
          <w:rFonts w:eastAsia="Times New Roman" w:cstheme="minorHAnsi"/>
          <w:lang w:eastAsia="de-DE"/>
        </w:rPr>
        <w:t>, Kamera oder andere</w:t>
      </w:r>
      <w:r w:rsidR="0056585A">
        <w:rPr>
          <w:rFonts w:eastAsia="Times New Roman" w:cstheme="minorHAnsi"/>
          <w:lang w:eastAsia="de-DE"/>
        </w:rPr>
        <w:t>n</w:t>
      </w:r>
      <w:r w:rsidRPr="00D1593D">
        <w:rPr>
          <w:rFonts w:eastAsia="Times New Roman" w:cstheme="minorHAnsi"/>
          <w:lang w:eastAsia="de-DE"/>
        </w:rPr>
        <w:t xml:space="preserve"> technischen Gerät</w:t>
      </w:r>
      <w:r w:rsidR="0056585A">
        <w:rPr>
          <w:rFonts w:eastAsia="Times New Roman" w:cstheme="minorHAnsi"/>
          <w:lang w:eastAsia="de-DE"/>
        </w:rPr>
        <w:t>s</w:t>
      </w:r>
      <w:r w:rsidRPr="00D1593D">
        <w:rPr>
          <w:rFonts w:eastAsia="Times New Roman" w:cstheme="minorHAnsi"/>
          <w:lang w:eastAsia="de-DE"/>
        </w:rPr>
        <w:t xml:space="preserve"> ist aus urheberrechtlichen Gründen untersagt. Verstöße werden mit </w:t>
      </w:r>
      <w:r w:rsidRPr="00D1593D">
        <w:rPr>
          <w:rFonts w:eastAsia="Times New Roman" w:cstheme="minorHAnsi"/>
          <w:b/>
          <w:bCs/>
          <w:lang w:eastAsia="de-DE"/>
        </w:rPr>
        <w:t xml:space="preserve">Nichtbestehen </w:t>
      </w:r>
      <w:r w:rsidRPr="00D1593D">
        <w:rPr>
          <w:rFonts w:eastAsia="Times New Roman" w:cstheme="minorHAnsi"/>
          <w:lang w:eastAsia="de-DE"/>
        </w:rPr>
        <w:t>der Klausur geahndet.</w:t>
      </w:r>
    </w:p>
    <w:p w14:paraId="0985B63B" w14:textId="77777777" w:rsidR="009B370E" w:rsidRPr="00D1593D" w:rsidRDefault="009B370E" w:rsidP="00D1593D">
      <w:pPr>
        <w:spacing w:after="0"/>
        <w:rPr>
          <w:rFonts w:eastAsia="Times New Roman" w:cstheme="minorHAnsi"/>
          <w:lang w:eastAsia="de-DE"/>
        </w:rPr>
      </w:pPr>
      <w:r w:rsidRPr="00D1593D">
        <w:rPr>
          <w:rFonts w:eastAsia="Times New Roman" w:cstheme="minorHAnsi"/>
          <w:b/>
          <w:bCs/>
          <w:lang w:eastAsia="de-DE"/>
        </w:rPr>
        <w:t xml:space="preserve">Allgemein gilt, dass die Verwendung nicht erlaubter Hilfsmittel während der Klausur im Sinne eines Täuschungsversuches zum Nichtbestehen der Klausur führt. </w:t>
      </w:r>
      <w:r w:rsidRPr="00D1593D">
        <w:rPr>
          <w:rFonts w:eastAsia="Times New Roman" w:cstheme="minorHAnsi"/>
          <w:lang w:eastAsia="de-DE"/>
        </w:rPr>
        <w:t>Dies gilt insbesondere im Hinblick auf</w:t>
      </w:r>
      <w:r w:rsidRPr="00D1593D">
        <w:rPr>
          <w:rFonts w:eastAsia="Times New Roman" w:cstheme="minorHAnsi"/>
          <w:b/>
          <w:bCs/>
          <w:lang w:eastAsia="de-DE"/>
        </w:rPr>
        <w:t xml:space="preserve"> </w:t>
      </w:r>
      <w:r w:rsidRPr="00D1593D">
        <w:rPr>
          <w:rFonts w:eastAsia="Times New Roman" w:cstheme="minorHAnsi"/>
          <w:lang w:eastAsia="de-DE"/>
        </w:rPr>
        <w:t xml:space="preserve">Mobilfunkgeräte. Stellen Sie bitte sicher, dass sich diese </w:t>
      </w:r>
      <w:r w:rsidRPr="00D1593D">
        <w:rPr>
          <w:rFonts w:eastAsia="Times New Roman" w:cstheme="minorHAnsi"/>
          <w:b/>
          <w:bCs/>
          <w:lang w:eastAsia="de-DE"/>
        </w:rPr>
        <w:t xml:space="preserve">weder auf Ihrem Arbeitsplatz noch in unmittelbarer Nähe dazu befinden </w:t>
      </w:r>
      <w:r w:rsidRPr="00D1593D">
        <w:rPr>
          <w:rFonts w:eastAsia="Times New Roman" w:cstheme="minorHAnsi"/>
          <w:lang w:eastAsia="de-DE"/>
        </w:rPr>
        <w:t>und dass die Geräte ausgeschaltet sind.</w:t>
      </w:r>
    </w:p>
    <w:p w14:paraId="69ACA815" w14:textId="77777777" w:rsidR="009B370E" w:rsidRPr="00D1593D" w:rsidRDefault="009B370E" w:rsidP="00D1593D">
      <w:pPr>
        <w:spacing w:after="0"/>
        <w:rPr>
          <w:rFonts w:eastAsia="Times New Roman" w:cstheme="minorHAnsi"/>
          <w:lang w:eastAsia="de-DE"/>
        </w:rPr>
      </w:pPr>
    </w:p>
    <w:p w14:paraId="1FB925BE" w14:textId="77777777" w:rsidR="009B370E" w:rsidRPr="00D1593D" w:rsidRDefault="009B370E" w:rsidP="00D1593D">
      <w:pPr>
        <w:spacing w:after="0"/>
        <w:rPr>
          <w:rFonts w:eastAsia="Times New Roman" w:cstheme="minorHAnsi"/>
          <w:b/>
          <w:lang w:eastAsia="de-DE"/>
        </w:rPr>
      </w:pPr>
      <w:r w:rsidRPr="00D1593D">
        <w:rPr>
          <w:rFonts w:eastAsia="Times New Roman" w:cstheme="minorHAnsi"/>
          <w:b/>
          <w:lang w:eastAsia="de-DE"/>
        </w:rPr>
        <w:t>Bewertungsschema:</w:t>
      </w:r>
    </w:p>
    <w:p w14:paraId="1CE9A405" w14:textId="77777777" w:rsidR="006A5EDA" w:rsidRPr="00D1593D" w:rsidRDefault="006A5EDA" w:rsidP="00D1593D">
      <w:pPr>
        <w:spacing w:after="0"/>
        <w:rPr>
          <w:rFonts w:eastAsia="Calibri" w:cstheme="minorHAnsi"/>
        </w:rPr>
      </w:pPr>
      <w:proofErr w:type="spellStart"/>
      <w:r w:rsidRPr="00D1593D">
        <w:rPr>
          <w:rFonts w:eastAsia="Calibri" w:cstheme="minorHAnsi"/>
          <w:u w:val="single"/>
        </w:rPr>
        <w:t>TypA</w:t>
      </w:r>
      <w:proofErr w:type="spellEnd"/>
      <w:r w:rsidRPr="00D1593D">
        <w:rPr>
          <w:rFonts w:eastAsia="Calibri" w:cstheme="minorHAnsi"/>
          <w:u w:val="single"/>
        </w:rPr>
        <w:t xml:space="preserve"> (Einfachauswahl):</w:t>
      </w:r>
      <w:r w:rsidRPr="00D1593D">
        <w:rPr>
          <w:rFonts w:eastAsia="Calibri" w:cstheme="minorHAnsi"/>
        </w:rPr>
        <w:t xml:space="preserve"> Jede Abweichung von der vorgegebenen Lösung ergibt 0%.</w:t>
      </w:r>
    </w:p>
    <w:p w14:paraId="4A461DEC" w14:textId="77777777" w:rsidR="006A5EDA" w:rsidRPr="00D1593D" w:rsidRDefault="006A5EDA" w:rsidP="00D1593D">
      <w:pPr>
        <w:spacing w:after="0"/>
        <w:rPr>
          <w:rFonts w:eastAsia="Calibri" w:cstheme="minorHAnsi"/>
        </w:rPr>
      </w:pPr>
      <w:proofErr w:type="spellStart"/>
      <w:r w:rsidRPr="00D1593D">
        <w:rPr>
          <w:rFonts w:eastAsia="Calibri" w:cstheme="minorHAnsi"/>
          <w:u w:val="single"/>
        </w:rPr>
        <w:t>Kprim</w:t>
      </w:r>
      <w:proofErr w:type="spellEnd"/>
      <w:r w:rsidRPr="00D1593D">
        <w:rPr>
          <w:rFonts w:eastAsia="Calibri" w:cstheme="minorHAnsi"/>
          <w:u w:val="single"/>
        </w:rPr>
        <w:t>:</w:t>
      </w:r>
      <w:r w:rsidRPr="00D1593D">
        <w:rPr>
          <w:rFonts w:eastAsia="Calibri" w:cstheme="minorHAnsi"/>
        </w:rPr>
        <w:t xml:space="preserve"> Bei 4 Antwortalternativen ergibt eine Abweichung von de</w:t>
      </w:r>
      <w:r w:rsidR="001025C7" w:rsidRPr="00D1593D">
        <w:rPr>
          <w:rFonts w:eastAsia="Calibri" w:cstheme="minorHAnsi"/>
        </w:rPr>
        <w:t xml:space="preserve">r vorgegebenen Lösung noch 50%, </w:t>
      </w:r>
      <w:r w:rsidRPr="00D1593D">
        <w:rPr>
          <w:rFonts w:eastAsia="Calibri" w:cstheme="minorHAnsi"/>
        </w:rPr>
        <w:t>ansonsten 0%.</w:t>
      </w:r>
    </w:p>
    <w:p w14:paraId="7EF6B2DC" w14:textId="65EDE59E" w:rsidR="006A5EDA" w:rsidRPr="00D1593D" w:rsidRDefault="006A5EDA" w:rsidP="00D1593D">
      <w:pPr>
        <w:spacing w:after="0"/>
        <w:rPr>
          <w:rFonts w:eastAsia="Times New Roman" w:cstheme="minorHAnsi"/>
          <w:b/>
          <w:lang w:eastAsia="de-DE"/>
        </w:rPr>
      </w:pPr>
      <w:proofErr w:type="spellStart"/>
      <w:r w:rsidRPr="00D1593D">
        <w:rPr>
          <w:rFonts w:eastAsia="Calibri" w:cstheme="minorHAnsi"/>
          <w:u w:val="single"/>
        </w:rPr>
        <w:t>PickS</w:t>
      </w:r>
      <w:proofErr w:type="spellEnd"/>
      <w:r w:rsidRPr="00D1593D">
        <w:rPr>
          <w:rFonts w:eastAsia="Calibri" w:cstheme="minorHAnsi"/>
          <w:u w:val="single"/>
        </w:rPr>
        <w:t>(scharf) (Mehrfachauswahl):</w:t>
      </w:r>
      <w:r w:rsidRPr="00D1593D">
        <w:rPr>
          <w:rFonts w:eastAsia="Calibri" w:cstheme="minorHAnsi"/>
        </w:rPr>
        <w:t xml:space="preserve"> Sind mehr als die Hälfte der Antworten richtig klassifiziert (Kreuz bei einer zutreffenden Aussage bzw. kein Kreuz bei einer nicht zutreffenden Aussage), erhält man 50%, bei mehr Abweichungen 0%. </w:t>
      </w:r>
      <w:r w:rsidRPr="00D1593D">
        <w:rPr>
          <w:rFonts w:eastAsia="Calibri" w:cstheme="minorHAnsi"/>
          <w:b/>
        </w:rPr>
        <w:t>Die Zahl der auszuwählenden Antworten ist ang</w:t>
      </w:r>
      <w:r w:rsidR="00AF1C69">
        <w:rPr>
          <w:rFonts w:eastAsia="Calibri" w:cstheme="minorHAnsi"/>
          <w:b/>
        </w:rPr>
        <w:t>eg</w:t>
      </w:r>
      <w:r w:rsidRPr="00D1593D">
        <w:rPr>
          <w:rFonts w:eastAsia="Calibri" w:cstheme="minorHAnsi"/>
          <w:b/>
        </w:rPr>
        <w:t>eben. Wählen Sie weniger bzw. mehr Antwortalternativen aus als ang</w:t>
      </w:r>
      <w:r w:rsidR="00020014" w:rsidRPr="00D1593D">
        <w:rPr>
          <w:rFonts w:eastAsia="Calibri" w:cstheme="minorHAnsi"/>
          <w:b/>
        </w:rPr>
        <w:t>eg</w:t>
      </w:r>
      <w:r w:rsidRPr="00D1593D">
        <w:rPr>
          <w:rFonts w:eastAsia="Calibri" w:cstheme="minorHAnsi"/>
          <w:b/>
        </w:rPr>
        <w:t>eben sind, erhalten Sie automatisch 0 Punkte.</w:t>
      </w:r>
    </w:p>
    <w:p w14:paraId="593890BD" w14:textId="77777777" w:rsidR="002E6F47" w:rsidRDefault="002E6F47" w:rsidP="00D1593D">
      <w:pPr>
        <w:spacing w:after="0"/>
        <w:rPr>
          <w:rFonts w:cstheme="minorHAnsi"/>
        </w:rPr>
      </w:pPr>
    </w:p>
    <w:p w14:paraId="2B77F0C6" w14:textId="08F0B061" w:rsidR="006A4E57" w:rsidRDefault="006A4E57" w:rsidP="00ED135A">
      <w:pPr>
        <w:spacing w:after="0"/>
        <w:rPr>
          <w:rFonts w:cstheme="minorHAnsi"/>
        </w:rPr>
      </w:pPr>
      <w:r>
        <w:rPr>
          <w:rFonts w:cstheme="minorHAnsi"/>
        </w:rPr>
        <w:t>Sie haben bis</w:t>
      </w:r>
    </w:p>
    <w:p w14:paraId="043DB4B2" w14:textId="4E49B59A" w:rsidR="006A4E57" w:rsidRPr="006A4E57" w:rsidRDefault="006A4E57" w:rsidP="00ED135A">
      <w:pPr>
        <w:spacing w:after="0"/>
        <w:rPr>
          <w:rFonts w:cstheme="minorHAnsi"/>
          <w:b/>
          <w:bCs/>
        </w:rPr>
      </w:pPr>
      <w:r w:rsidRPr="006A4E57">
        <w:rPr>
          <w:rFonts w:cstheme="minorHAnsi"/>
          <w:b/>
          <w:bCs/>
        </w:rPr>
        <w:t>23:59 am 19.02.2026</w:t>
      </w:r>
    </w:p>
    <w:p w14:paraId="3D0DE25A" w14:textId="14AB2201" w:rsidR="006A4E57" w:rsidRDefault="006A4E57" w:rsidP="00ED135A">
      <w:pPr>
        <w:spacing w:after="0"/>
        <w:rPr>
          <w:rFonts w:cstheme="minorHAnsi"/>
        </w:rPr>
      </w:pPr>
      <w:r>
        <w:rPr>
          <w:rFonts w:cstheme="minorHAnsi"/>
        </w:rPr>
        <w:t>Zeit, die Fragen sorgfältig zu beantworten.</w:t>
      </w:r>
    </w:p>
    <w:p w14:paraId="29179660" w14:textId="04442CA6" w:rsidR="006A4E57" w:rsidRDefault="006A4E57" w:rsidP="00ED135A">
      <w:pPr>
        <w:spacing w:after="0"/>
        <w:rPr>
          <w:rFonts w:cstheme="minorHAnsi"/>
        </w:rPr>
      </w:pPr>
      <w:r>
        <w:rPr>
          <w:rFonts w:cstheme="minorHAnsi"/>
        </w:rPr>
        <w:t>Die Prüfung können Sie nicht beenden.</w:t>
      </w:r>
    </w:p>
    <w:p w14:paraId="47E6B386" w14:textId="58B1690A" w:rsidR="006A4E57" w:rsidRDefault="006A4E57" w:rsidP="00ED135A">
      <w:pPr>
        <w:spacing w:after="0"/>
        <w:rPr>
          <w:rFonts w:cstheme="minorHAnsi"/>
        </w:rPr>
      </w:pPr>
      <w:r>
        <w:rPr>
          <w:rFonts w:cstheme="minorHAnsi"/>
        </w:rPr>
        <w:t>Sie wird nach Ablauf der Zeit von der technischen Aufsicht beendet.</w:t>
      </w:r>
    </w:p>
    <w:p w14:paraId="2BB20CA1" w14:textId="77777777" w:rsidR="006A4E57" w:rsidRPr="00D1593D" w:rsidRDefault="006A4E57" w:rsidP="00D1593D">
      <w:pPr>
        <w:spacing w:after="0"/>
        <w:rPr>
          <w:rFonts w:cstheme="minorHAnsi"/>
        </w:rPr>
      </w:pPr>
    </w:p>
    <w:p w14:paraId="6A159560" w14:textId="0E8C112B" w:rsidR="001E6702" w:rsidRPr="00D1593D" w:rsidRDefault="008F1738" w:rsidP="00D1593D">
      <w:pPr>
        <w:spacing w:after="0"/>
        <w:rPr>
          <w:rFonts w:cstheme="minorHAnsi"/>
        </w:rPr>
      </w:pPr>
      <w:r w:rsidRPr="00D1593D">
        <w:rPr>
          <w:rFonts w:cstheme="minorHAnsi"/>
        </w:rPr>
        <w:t>--</w:t>
      </w:r>
    </w:p>
    <w:p w14:paraId="60A836A1" w14:textId="00FE84A7" w:rsidR="00575104" w:rsidRDefault="008F1738" w:rsidP="00575104">
      <w:pPr>
        <w:spacing w:after="0"/>
        <w:rPr>
          <w:rFonts w:eastAsia="Times New Roman" w:cstheme="minorHAnsi"/>
          <w:bCs/>
          <w:lang w:eastAsia="de-DE"/>
        </w:rPr>
      </w:pPr>
      <w:r w:rsidRPr="00D1593D">
        <w:rPr>
          <w:rFonts w:cstheme="minorHAnsi"/>
        </w:rPr>
        <w:t xml:space="preserve">Titel: </w:t>
      </w:r>
      <w:r w:rsidR="00575104" w:rsidRPr="00575104">
        <w:rPr>
          <w:rFonts w:eastAsia="Times New Roman" w:cstheme="minorHAnsi"/>
          <w:bCs/>
          <w:lang w:eastAsia="de-DE"/>
        </w:rPr>
        <w:t>Klausur Modul III_Z_02_2026</w:t>
      </w:r>
      <w:r w:rsidR="005746C1">
        <w:rPr>
          <w:rFonts w:eastAsia="Times New Roman" w:cstheme="minorHAnsi"/>
          <w:bCs/>
          <w:lang w:eastAsia="de-DE"/>
        </w:rPr>
        <w:t xml:space="preserve"> </w:t>
      </w:r>
    </w:p>
    <w:p w14:paraId="14A1DB77" w14:textId="77777777" w:rsidR="00575104" w:rsidRPr="00575104" w:rsidRDefault="00575104" w:rsidP="00575104">
      <w:pPr>
        <w:spacing w:after="0"/>
        <w:rPr>
          <w:rFonts w:cstheme="minorHAnsi"/>
          <w:bCs/>
        </w:rPr>
      </w:pPr>
      <w:r w:rsidRPr="00575104">
        <w:rPr>
          <w:rFonts w:cstheme="minorHAnsi"/>
          <w:bCs/>
        </w:rPr>
        <w:t xml:space="preserve">Ein 64-jähriger Patient zeigt Dyspnoe und Ödeme. Anamnese: Karpaltunnelsyndrom, Proteinurie. Echo: restriktive Kardiomyopathie bei erhaltener EF. Es besteht Verdacht auf Amyloidose. </w:t>
      </w:r>
    </w:p>
    <w:p w14:paraId="02DDDE32" w14:textId="77777777" w:rsidR="00575104" w:rsidRPr="00575104" w:rsidRDefault="00575104" w:rsidP="00575104">
      <w:pPr>
        <w:spacing w:after="0"/>
        <w:rPr>
          <w:rFonts w:eastAsia="Times New Roman" w:cstheme="minorHAnsi"/>
          <w:bCs/>
          <w:lang w:eastAsia="de-DE"/>
        </w:rPr>
      </w:pPr>
    </w:p>
    <w:p w14:paraId="5E4CFC71" w14:textId="58132927" w:rsidR="008F1738" w:rsidRPr="00D1593D" w:rsidRDefault="008F1738" w:rsidP="00D1593D">
      <w:pPr>
        <w:spacing w:after="0"/>
        <w:jc w:val="both"/>
        <w:rPr>
          <w:rFonts w:cstheme="minorHAnsi"/>
        </w:rPr>
      </w:pPr>
      <w:r w:rsidRPr="00D1593D">
        <w:rPr>
          <w:rFonts w:cstheme="minorHAnsi"/>
        </w:rPr>
        <w:lastRenderedPageBreak/>
        <w:t>--</w:t>
      </w:r>
    </w:p>
    <w:p w14:paraId="01D3936F" w14:textId="77777777" w:rsidR="00575104" w:rsidRPr="00575104" w:rsidRDefault="00575104" w:rsidP="00575104">
      <w:pPr>
        <w:spacing w:after="0"/>
        <w:rPr>
          <w:rFonts w:cstheme="minorHAnsi"/>
          <w:bCs/>
        </w:rPr>
      </w:pPr>
    </w:p>
    <w:p w14:paraId="2CCBAE31" w14:textId="1380DFE7" w:rsidR="00575104" w:rsidRDefault="00501A89" w:rsidP="00575104">
      <w:pPr>
        <w:spacing w:after="0"/>
        <w:rPr>
          <w:rFonts w:cstheme="minorHAnsi"/>
          <w:bCs/>
        </w:rPr>
      </w:pPr>
      <w:r>
        <w:rPr>
          <w:rFonts w:cstheme="minorHAnsi"/>
          <w:bCs/>
        </w:rPr>
        <w:t xml:space="preserve">1. </w:t>
      </w:r>
      <w:r w:rsidR="00575104" w:rsidRPr="00575104">
        <w:rPr>
          <w:rFonts w:cstheme="minorHAnsi"/>
          <w:bCs/>
        </w:rPr>
        <w:t>Welche der folgenden Aussagen beschreibt ein typisches Merkmal von Amyloid-Erkrankungen?</w:t>
      </w:r>
    </w:p>
    <w:p w14:paraId="147E2012" w14:textId="2BC9CCF1" w:rsidR="00575104" w:rsidRDefault="00575104" w:rsidP="00575104">
      <w:pPr>
        <w:spacing w:after="0"/>
        <w:rPr>
          <w:rFonts w:cstheme="minorHAnsi"/>
          <w:bCs/>
        </w:rPr>
      </w:pPr>
      <w:proofErr w:type="spellStart"/>
      <w:proofErr w:type="gramStart"/>
      <w:r>
        <w:rPr>
          <w:rFonts w:cstheme="minorHAnsi"/>
          <w:bCs/>
        </w:rPr>
        <w:t>Modus:TypA</w:t>
      </w:r>
      <w:proofErr w:type="spellEnd"/>
      <w:proofErr w:type="gramEnd"/>
    </w:p>
    <w:p w14:paraId="7089B081" w14:textId="77777777" w:rsidR="00575104" w:rsidRPr="00575104" w:rsidRDefault="00575104" w:rsidP="00575104">
      <w:pPr>
        <w:spacing w:after="0"/>
        <w:rPr>
          <w:rFonts w:cstheme="minorHAnsi"/>
          <w:bCs/>
        </w:rPr>
      </w:pPr>
    </w:p>
    <w:p w14:paraId="1CE64F5E" w14:textId="0E75DDF5" w:rsidR="00575104" w:rsidRPr="00575104" w:rsidRDefault="00575104" w:rsidP="005D50A9">
      <w:pPr>
        <w:pStyle w:val="ListParagraph"/>
        <w:numPr>
          <w:ilvl w:val="0"/>
          <w:numId w:val="4"/>
        </w:numPr>
        <w:rPr>
          <w:rFonts w:cstheme="minorHAnsi"/>
          <w:bCs/>
        </w:rPr>
      </w:pPr>
      <w:r w:rsidRPr="00575104">
        <w:rPr>
          <w:rFonts w:cstheme="minorHAnsi"/>
          <w:bCs/>
        </w:rPr>
        <w:t>Sie werden durch Virusinfektionen verursacht.</w:t>
      </w:r>
    </w:p>
    <w:p w14:paraId="4A7F9127" w14:textId="626273C6" w:rsidR="00575104" w:rsidRPr="00575104" w:rsidRDefault="00575104" w:rsidP="005D50A9">
      <w:pPr>
        <w:pStyle w:val="ListParagraph"/>
        <w:numPr>
          <w:ilvl w:val="0"/>
          <w:numId w:val="4"/>
        </w:numPr>
        <w:rPr>
          <w:rFonts w:cstheme="minorHAnsi"/>
          <w:bCs/>
        </w:rPr>
      </w:pPr>
      <w:r w:rsidRPr="00575104">
        <w:rPr>
          <w:rFonts w:cstheme="minorHAnsi"/>
          <w:bCs/>
        </w:rPr>
        <w:t>Sie werden durch Polysaccharidketten ausgelöst, die Beta-Faltblatt-Strukturen bilden.</w:t>
      </w:r>
    </w:p>
    <w:p w14:paraId="1AF0745D" w14:textId="3E546FE1" w:rsidR="00575104" w:rsidRPr="00575104" w:rsidRDefault="00575104" w:rsidP="005D50A9">
      <w:pPr>
        <w:pStyle w:val="ListParagraph"/>
        <w:numPr>
          <w:ilvl w:val="0"/>
          <w:numId w:val="4"/>
        </w:numPr>
        <w:rPr>
          <w:rFonts w:cstheme="minorHAnsi"/>
          <w:b/>
        </w:rPr>
      </w:pPr>
      <w:r w:rsidRPr="00575104">
        <w:rPr>
          <w:rFonts w:cstheme="minorHAnsi"/>
          <w:b/>
        </w:rPr>
        <w:t>Sie werden durch die Aggregation körpereigener Proteine verursacht.</w:t>
      </w:r>
    </w:p>
    <w:p w14:paraId="15ACDC8B" w14:textId="6DCF4BD9" w:rsidR="00575104" w:rsidRPr="00575104" w:rsidRDefault="00575104" w:rsidP="005D50A9">
      <w:pPr>
        <w:pStyle w:val="ListParagraph"/>
        <w:numPr>
          <w:ilvl w:val="0"/>
          <w:numId w:val="4"/>
        </w:numPr>
        <w:rPr>
          <w:rFonts w:cstheme="minorHAnsi"/>
          <w:bCs/>
        </w:rPr>
      </w:pPr>
      <w:r w:rsidRPr="00575104">
        <w:rPr>
          <w:rFonts w:cstheme="minorHAnsi"/>
          <w:bCs/>
        </w:rPr>
        <w:t>Sie sind immer zwischen verschiedenen Spezies übertragbar.</w:t>
      </w:r>
    </w:p>
    <w:p w14:paraId="23958249" w14:textId="6DF50FF8" w:rsidR="00575104" w:rsidRPr="00575104" w:rsidRDefault="00575104" w:rsidP="005D50A9">
      <w:pPr>
        <w:pStyle w:val="ListParagraph"/>
        <w:numPr>
          <w:ilvl w:val="0"/>
          <w:numId w:val="4"/>
        </w:numPr>
        <w:rPr>
          <w:rFonts w:cstheme="minorHAnsi"/>
          <w:bCs/>
        </w:rPr>
      </w:pPr>
      <w:r w:rsidRPr="00575104">
        <w:rPr>
          <w:rFonts w:cstheme="minorHAnsi"/>
          <w:bCs/>
        </w:rPr>
        <w:t>Sie sind mit einem beschleunigten Abbau des Zielproteins verbunden.</w:t>
      </w:r>
    </w:p>
    <w:p w14:paraId="198A137B" w14:textId="02594923" w:rsidR="00F27DA0" w:rsidRPr="00575104" w:rsidRDefault="00F27DA0" w:rsidP="0056585A">
      <w:pPr>
        <w:spacing w:after="0"/>
        <w:rPr>
          <w:rFonts w:cstheme="minorHAnsi"/>
          <w:bCs/>
        </w:rPr>
      </w:pPr>
    </w:p>
    <w:p w14:paraId="7FF047DE" w14:textId="6AA845CB" w:rsidR="00F27DA0" w:rsidRPr="00D1593D" w:rsidRDefault="00F27DA0" w:rsidP="00D1593D">
      <w:pPr>
        <w:spacing w:after="0"/>
        <w:jc w:val="both"/>
        <w:rPr>
          <w:rFonts w:cstheme="minorHAnsi"/>
          <w:bCs/>
        </w:rPr>
      </w:pPr>
      <w:r w:rsidRPr="00D1593D">
        <w:rPr>
          <w:rFonts w:cstheme="minorHAnsi"/>
        </w:rPr>
        <w:t>--</w:t>
      </w:r>
    </w:p>
    <w:p w14:paraId="4001FFF7" w14:textId="05048ADA" w:rsidR="00F27DA0" w:rsidRDefault="00575104" w:rsidP="00D252F4">
      <w:pPr>
        <w:spacing w:after="0"/>
        <w:jc w:val="both"/>
        <w:rPr>
          <w:rFonts w:cstheme="minorHAnsi"/>
        </w:rPr>
      </w:pPr>
      <w:r>
        <w:rPr>
          <w:rFonts w:cstheme="minorHAnsi"/>
        </w:rPr>
        <w:t>Titel: Klausur Modul III_Z_02_2026</w:t>
      </w:r>
      <w:r w:rsidR="005746C1">
        <w:rPr>
          <w:rFonts w:cstheme="minorHAnsi"/>
        </w:rPr>
        <w:t xml:space="preserve"> </w:t>
      </w:r>
    </w:p>
    <w:p w14:paraId="3A833CD0" w14:textId="16E632CD" w:rsidR="00575104" w:rsidRDefault="00575104" w:rsidP="00D252F4">
      <w:pPr>
        <w:spacing w:after="0"/>
        <w:jc w:val="both"/>
        <w:rPr>
          <w:rFonts w:cstheme="minorHAnsi"/>
        </w:rPr>
      </w:pPr>
      <w:r>
        <w:rPr>
          <w:rFonts w:cstheme="minorHAnsi"/>
          <w:noProof/>
        </w:rPr>
        <w:drawing>
          <wp:inline distT="0" distB="0" distL="0" distR="0" wp14:anchorId="296FC454" wp14:editId="3E0B4A2C">
            <wp:extent cx="3963035" cy="1969135"/>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63035" cy="1969135"/>
                    </a:xfrm>
                    <a:prstGeom prst="rect">
                      <a:avLst/>
                    </a:prstGeom>
                    <a:noFill/>
                  </pic:spPr>
                </pic:pic>
              </a:graphicData>
            </a:graphic>
          </wp:inline>
        </w:drawing>
      </w:r>
    </w:p>
    <w:p w14:paraId="68A914DF" w14:textId="77777777" w:rsidR="00575104" w:rsidRDefault="00575104" w:rsidP="00D252F4">
      <w:pPr>
        <w:spacing w:after="0"/>
        <w:jc w:val="both"/>
        <w:rPr>
          <w:rFonts w:cstheme="minorHAnsi"/>
        </w:rPr>
      </w:pPr>
    </w:p>
    <w:p w14:paraId="04DA7C33" w14:textId="77777777" w:rsidR="00575104" w:rsidRPr="00575104" w:rsidRDefault="00575104" w:rsidP="00575104">
      <w:pPr>
        <w:spacing w:after="0"/>
        <w:rPr>
          <w:rFonts w:cstheme="minorHAnsi"/>
        </w:rPr>
      </w:pPr>
      <w:r w:rsidRPr="00575104">
        <w:rPr>
          <w:rFonts w:cstheme="minorHAnsi"/>
        </w:rPr>
        <w:t xml:space="preserve">Gezeigt ist eine Stammbaumanalyse für eine Familie, in der einige Mitglieder von der Huntington-Krankheit (Chorea Huntington) betroffen sind. </w:t>
      </w:r>
    </w:p>
    <w:p w14:paraId="4A6CED42" w14:textId="77777777" w:rsidR="00575104" w:rsidRPr="00D1593D" w:rsidRDefault="00575104" w:rsidP="00D252F4">
      <w:pPr>
        <w:spacing w:after="0"/>
        <w:jc w:val="both"/>
        <w:rPr>
          <w:rFonts w:cstheme="minorHAnsi"/>
        </w:rPr>
      </w:pPr>
    </w:p>
    <w:p w14:paraId="27C58B5C" w14:textId="77777777" w:rsidR="00F27DA0" w:rsidRPr="00D1593D" w:rsidRDefault="00F27DA0" w:rsidP="00D1593D">
      <w:pPr>
        <w:spacing w:after="0"/>
        <w:jc w:val="both"/>
        <w:rPr>
          <w:rFonts w:cstheme="minorHAnsi"/>
        </w:rPr>
      </w:pPr>
      <w:r w:rsidRPr="00D1593D">
        <w:rPr>
          <w:rFonts w:cstheme="minorHAnsi"/>
        </w:rPr>
        <w:t>--</w:t>
      </w:r>
    </w:p>
    <w:p w14:paraId="57AFCCE1" w14:textId="77777777" w:rsidR="00575104" w:rsidRPr="00575104" w:rsidRDefault="00575104" w:rsidP="00575104">
      <w:pPr>
        <w:spacing w:after="0"/>
        <w:rPr>
          <w:rFonts w:cstheme="minorHAnsi"/>
        </w:rPr>
      </w:pPr>
    </w:p>
    <w:p w14:paraId="0E53C1D0" w14:textId="6B691729" w:rsidR="00575104" w:rsidRDefault="00501A89" w:rsidP="00575104">
      <w:pPr>
        <w:spacing w:after="0"/>
        <w:rPr>
          <w:rFonts w:cstheme="minorHAnsi"/>
        </w:rPr>
      </w:pPr>
      <w:r>
        <w:rPr>
          <w:rFonts w:cstheme="minorHAnsi"/>
        </w:rPr>
        <w:t xml:space="preserve">2. </w:t>
      </w:r>
      <w:r w:rsidR="00575104" w:rsidRPr="00575104">
        <w:rPr>
          <w:rFonts w:cstheme="minorHAnsi"/>
        </w:rPr>
        <w:t>Welche der folgenden Aussagen erklärt am ehesten, warum III-6 von diesem genetischen Syndrom nicht betroffen ist?</w:t>
      </w:r>
    </w:p>
    <w:p w14:paraId="157064DE" w14:textId="75E70D51" w:rsidR="00575104" w:rsidRPr="00575104" w:rsidRDefault="00575104" w:rsidP="00575104">
      <w:pPr>
        <w:spacing w:after="0"/>
        <w:rPr>
          <w:rFonts w:cstheme="minorHAnsi"/>
        </w:rPr>
      </w:pPr>
      <w:proofErr w:type="spellStart"/>
      <w:proofErr w:type="gramStart"/>
      <w:r>
        <w:rPr>
          <w:rFonts w:cstheme="minorHAnsi"/>
        </w:rPr>
        <w:t>Modus:TypA</w:t>
      </w:r>
      <w:proofErr w:type="spellEnd"/>
      <w:proofErr w:type="gramEnd"/>
    </w:p>
    <w:p w14:paraId="3E3EF585" w14:textId="77777777" w:rsidR="00575104" w:rsidRPr="00575104" w:rsidRDefault="00575104" w:rsidP="00575104">
      <w:pPr>
        <w:spacing w:after="0"/>
        <w:rPr>
          <w:rFonts w:cstheme="minorHAnsi"/>
        </w:rPr>
      </w:pPr>
      <w:r w:rsidRPr="00575104">
        <w:rPr>
          <w:rFonts w:cstheme="minorHAnsi"/>
        </w:rPr>
        <w:t>A) Er hat die pathogene Variante (Mutation) nicht geerbt.</w:t>
      </w:r>
    </w:p>
    <w:p w14:paraId="105DC88F" w14:textId="77777777" w:rsidR="00575104" w:rsidRPr="00575104" w:rsidRDefault="00575104" w:rsidP="00575104">
      <w:pPr>
        <w:spacing w:after="0"/>
        <w:rPr>
          <w:rFonts w:cstheme="minorHAnsi"/>
        </w:rPr>
      </w:pPr>
      <w:r w:rsidRPr="00575104">
        <w:rPr>
          <w:rFonts w:cstheme="minorHAnsi"/>
        </w:rPr>
        <w:t>B) Die pathogene Variante zeigt eine variable Expressivität.</w:t>
      </w:r>
    </w:p>
    <w:p w14:paraId="78E3D63C" w14:textId="77777777" w:rsidR="00575104" w:rsidRPr="00575104" w:rsidRDefault="00575104" w:rsidP="00575104">
      <w:pPr>
        <w:spacing w:after="0"/>
        <w:rPr>
          <w:rFonts w:cstheme="minorHAnsi"/>
        </w:rPr>
      </w:pPr>
      <w:r w:rsidRPr="00575104">
        <w:rPr>
          <w:rFonts w:cstheme="minorHAnsi"/>
        </w:rPr>
        <w:t xml:space="preserve">C) Das beteiligte Gen ist </w:t>
      </w:r>
      <w:proofErr w:type="spellStart"/>
      <w:r w:rsidRPr="00575104">
        <w:rPr>
          <w:rFonts w:cstheme="minorHAnsi"/>
        </w:rPr>
        <w:t>pleiotrop</w:t>
      </w:r>
      <w:proofErr w:type="spellEnd"/>
      <w:r w:rsidRPr="00575104">
        <w:rPr>
          <w:rFonts w:cstheme="minorHAnsi"/>
        </w:rPr>
        <w:t>.</w:t>
      </w:r>
    </w:p>
    <w:p w14:paraId="579EB627" w14:textId="77777777" w:rsidR="00575104" w:rsidRPr="00575104" w:rsidRDefault="00575104" w:rsidP="00575104">
      <w:pPr>
        <w:spacing w:after="0"/>
        <w:rPr>
          <w:rFonts w:cstheme="minorHAnsi"/>
        </w:rPr>
      </w:pPr>
      <w:r w:rsidRPr="00575104">
        <w:rPr>
          <w:rFonts w:cstheme="minorHAnsi"/>
        </w:rPr>
        <w:t>D) Es besteht eine geschlechtsspezifische Bevorzugung der Ausprägung dieses Syndroms bei Frauen.</w:t>
      </w:r>
    </w:p>
    <w:p w14:paraId="227667E7" w14:textId="7EBEE7D5" w:rsidR="00F27DA0" w:rsidRPr="00575104" w:rsidRDefault="00575104" w:rsidP="00575104">
      <w:pPr>
        <w:spacing w:after="0"/>
        <w:rPr>
          <w:rFonts w:cstheme="minorHAnsi"/>
          <w:b/>
          <w:bCs/>
        </w:rPr>
      </w:pPr>
      <w:r w:rsidRPr="00575104">
        <w:rPr>
          <w:rFonts w:cstheme="minorHAnsi"/>
        </w:rPr>
        <w:t xml:space="preserve">E) </w:t>
      </w:r>
      <w:r w:rsidRPr="00575104">
        <w:rPr>
          <w:rFonts w:cstheme="minorHAnsi"/>
          <w:b/>
          <w:bCs/>
        </w:rPr>
        <w:t>Das Syndrom weist eine reduzierte oder unvollständige Penetranz auf.</w:t>
      </w:r>
    </w:p>
    <w:p w14:paraId="09891215" w14:textId="77777777" w:rsidR="00575104" w:rsidRDefault="00575104" w:rsidP="00D1593D">
      <w:pPr>
        <w:spacing w:after="0"/>
        <w:rPr>
          <w:rFonts w:cstheme="minorHAnsi"/>
        </w:rPr>
      </w:pPr>
    </w:p>
    <w:p w14:paraId="7B0FC438" w14:textId="3BF6E3AC" w:rsidR="00F27DA0" w:rsidRPr="00D1593D" w:rsidRDefault="00F27DA0" w:rsidP="00D1593D">
      <w:pPr>
        <w:spacing w:after="0"/>
        <w:rPr>
          <w:rFonts w:cstheme="minorHAnsi"/>
        </w:rPr>
      </w:pPr>
      <w:r w:rsidRPr="00D1593D">
        <w:rPr>
          <w:rFonts w:cstheme="minorHAnsi"/>
        </w:rPr>
        <w:t>--</w:t>
      </w:r>
    </w:p>
    <w:p w14:paraId="26E7A2AA" w14:textId="5AC8F5DF" w:rsidR="00F27DA0"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623A1016" w14:textId="314F1FCD" w:rsidR="00E12ACD" w:rsidRDefault="00AE4A71" w:rsidP="00D1593D">
      <w:pPr>
        <w:spacing w:after="0"/>
        <w:rPr>
          <w:rFonts w:cstheme="minorHAnsi"/>
        </w:rPr>
      </w:pPr>
      <w:r>
        <w:t>Orte des Immunsystems</w:t>
      </w:r>
    </w:p>
    <w:p w14:paraId="17826C3D" w14:textId="28561600" w:rsidR="00F27DA0" w:rsidRPr="00D1593D" w:rsidRDefault="00F27DA0" w:rsidP="00D1593D">
      <w:pPr>
        <w:spacing w:after="0"/>
        <w:rPr>
          <w:rFonts w:cstheme="minorHAnsi"/>
        </w:rPr>
      </w:pPr>
      <w:r w:rsidRPr="00D1593D">
        <w:rPr>
          <w:rFonts w:cstheme="minorHAnsi"/>
        </w:rPr>
        <w:t>--</w:t>
      </w:r>
    </w:p>
    <w:p w14:paraId="2857A3E2" w14:textId="01642004" w:rsidR="00AE4A71" w:rsidRDefault="00501A89" w:rsidP="00AE4A71">
      <w:pPr>
        <w:spacing w:after="0"/>
        <w:rPr>
          <w:rFonts w:cstheme="minorHAnsi"/>
        </w:rPr>
      </w:pPr>
      <w:r>
        <w:rPr>
          <w:rFonts w:cstheme="minorHAnsi"/>
        </w:rPr>
        <w:t xml:space="preserve">3. </w:t>
      </w:r>
      <w:r w:rsidR="00AE4A71" w:rsidRPr="00AE4A71">
        <w:rPr>
          <w:rFonts w:cstheme="minorHAnsi"/>
        </w:rPr>
        <w:t>In welchem lymphatischen Organ werden alle Immunvorläuferzellen gebildet?</w:t>
      </w:r>
    </w:p>
    <w:p w14:paraId="66683B89" w14:textId="77777777" w:rsidR="00AE4A71" w:rsidRDefault="00AE4A71" w:rsidP="00AE4A71">
      <w:pPr>
        <w:spacing w:after="0"/>
        <w:rPr>
          <w:rFonts w:cstheme="minorHAnsi"/>
        </w:rPr>
      </w:pPr>
      <w:proofErr w:type="spellStart"/>
      <w:proofErr w:type="gramStart"/>
      <w:r>
        <w:rPr>
          <w:rFonts w:cstheme="minorHAnsi"/>
        </w:rPr>
        <w:t>Modus:TypA</w:t>
      </w:r>
      <w:proofErr w:type="spellEnd"/>
      <w:proofErr w:type="gramEnd"/>
    </w:p>
    <w:p w14:paraId="4C857188" w14:textId="77777777" w:rsidR="00AE4A71" w:rsidRDefault="00AE4A71" w:rsidP="00AE4A71">
      <w:pPr>
        <w:spacing w:after="0"/>
        <w:rPr>
          <w:rFonts w:cstheme="minorHAnsi"/>
        </w:rPr>
      </w:pPr>
    </w:p>
    <w:p w14:paraId="405B4E99" w14:textId="47C0DA59" w:rsidR="00AE4A71" w:rsidRPr="00AE4A71" w:rsidRDefault="00AE4A71" w:rsidP="005D50A9">
      <w:pPr>
        <w:pStyle w:val="ListParagraph"/>
        <w:numPr>
          <w:ilvl w:val="0"/>
          <w:numId w:val="5"/>
        </w:numPr>
        <w:rPr>
          <w:rFonts w:cstheme="minorHAnsi"/>
        </w:rPr>
      </w:pPr>
      <w:r w:rsidRPr="00AE4A71">
        <w:rPr>
          <w:rFonts w:cstheme="minorHAnsi"/>
        </w:rPr>
        <w:t>Lymphknoten</w:t>
      </w:r>
    </w:p>
    <w:p w14:paraId="09E320B9" w14:textId="68AB2C67" w:rsidR="00AE4A71" w:rsidRPr="00AE4A71" w:rsidRDefault="00AE4A71" w:rsidP="005D50A9">
      <w:pPr>
        <w:pStyle w:val="ListParagraph"/>
        <w:numPr>
          <w:ilvl w:val="0"/>
          <w:numId w:val="5"/>
        </w:numPr>
        <w:rPr>
          <w:rFonts w:cstheme="minorHAnsi"/>
        </w:rPr>
      </w:pPr>
      <w:r w:rsidRPr="00AE4A71">
        <w:rPr>
          <w:rFonts w:cstheme="minorHAnsi"/>
        </w:rPr>
        <w:t>Milz</w:t>
      </w:r>
    </w:p>
    <w:p w14:paraId="67524681" w14:textId="49918F37" w:rsidR="00575104" w:rsidRPr="00AE4A71" w:rsidRDefault="00AE4A71" w:rsidP="005D50A9">
      <w:pPr>
        <w:pStyle w:val="ListParagraph"/>
        <w:numPr>
          <w:ilvl w:val="0"/>
          <w:numId w:val="5"/>
        </w:numPr>
        <w:rPr>
          <w:rFonts w:cstheme="minorHAnsi"/>
          <w:b/>
          <w:bCs/>
        </w:rPr>
      </w:pPr>
      <w:r w:rsidRPr="00AE4A71">
        <w:rPr>
          <w:rFonts w:cstheme="minorHAnsi"/>
          <w:b/>
          <w:bCs/>
        </w:rPr>
        <w:t>Knochenmark</w:t>
      </w:r>
    </w:p>
    <w:p w14:paraId="001B94F2" w14:textId="77777777" w:rsidR="00AE4A71" w:rsidRDefault="00AE4A71" w:rsidP="00E12ACD">
      <w:pPr>
        <w:spacing w:after="0"/>
        <w:rPr>
          <w:rFonts w:cstheme="minorHAnsi"/>
        </w:rPr>
      </w:pPr>
    </w:p>
    <w:p w14:paraId="26A20A67" w14:textId="70301827" w:rsidR="008457FA" w:rsidRPr="00D1593D" w:rsidRDefault="008457FA" w:rsidP="00E12ACD">
      <w:pPr>
        <w:spacing w:after="0"/>
        <w:rPr>
          <w:rFonts w:cstheme="minorHAnsi"/>
        </w:rPr>
      </w:pPr>
      <w:r w:rsidRPr="00D1593D">
        <w:rPr>
          <w:rFonts w:cstheme="minorHAnsi"/>
        </w:rPr>
        <w:t>--</w:t>
      </w:r>
    </w:p>
    <w:p w14:paraId="3175D860" w14:textId="09C0EC06" w:rsidR="008457FA"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3DE19542" w14:textId="230803C6" w:rsidR="00E12ACD" w:rsidRDefault="00AE4A71" w:rsidP="00D1593D">
      <w:pPr>
        <w:spacing w:after="0"/>
        <w:jc w:val="both"/>
        <w:rPr>
          <w:rFonts w:cstheme="minorHAnsi"/>
        </w:rPr>
      </w:pPr>
      <w:r>
        <w:t>T Zell Aktivierung</w:t>
      </w:r>
    </w:p>
    <w:p w14:paraId="10FAB53E" w14:textId="38C6CE35" w:rsidR="008457FA" w:rsidRPr="00D1593D" w:rsidRDefault="008457FA" w:rsidP="00D1593D">
      <w:pPr>
        <w:spacing w:after="0"/>
        <w:jc w:val="both"/>
        <w:rPr>
          <w:rFonts w:cstheme="minorHAnsi"/>
        </w:rPr>
      </w:pPr>
      <w:r w:rsidRPr="00D1593D">
        <w:rPr>
          <w:rFonts w:cstheme="minorHAnsi"/>
        </w:rPr>
        <w:t>--</w:t>
      </w:r>
    </w:p>
    <w:p w14:paraId="71CAB31D" w14:textId="1A4D8A17" w:rsidR="00AE4A71" w:rsidRPr="00AE4A71" w:rsidRDefault="00D949C1" w:rsidP="00AE4A71">
      <w:pPr>
        <w:spacing w:after="0"/>
        <w:rPr>
          <w:rFonts w:cstheme="minorHAnsi"/>
        </w:rPr>
      </w:pPr>
      <w:r>
        <w:t xml:space="preserve">4. </w:t>
      </w:r>
      <w:r w:rsidR="00AE4A71" w:rsidRPr="00AE4A71">
        <w:rPr>
          <w:rFonts w:cstheme="minorHAnsi"/>
        </w:rPr>
        <w:t xml:space="preserve">Signalkaskaden durch welche Proteine sind zur T Zellaktivierung nötig? </w:t>
      </w:r>
    </w:p>
    <w:p w14:paraId="08465793" w14:textId="0E428099" w:rsidR="00AE4A71" w:rsidRDefault="00AE4A71" w:rsidP="00AE4A71">
      <w:pPr>
        <w:spacing w:after="0"/>
        <w:rPr>
          <w:rFonts w:cstheme="minorHAnsi"/>
        </w:rPr>
      </w:pPr>
      <w:proofErr w:type="spellStart"/>
      <w:proofErr w:type="gramStart"/>
      <w:r>
        <w:rPr>
          <w:rFonts w:cstheme="minorHAnsi"/>
        </w:rPr>
        <w:t>Modus:KPrim</w:t>
      </w:r>
      <w:proofErr w:type="spellEnd"/>
      <w:proofErr w:type="gramEnd"/>
    </w:p>
    <w:p w14:paraId="0EDEA89F" w14:textId="77777777" w:rsidR="00AE4A71" w:rsidRPr="00AE4A71" w:rsidRDefault="00AE4A71" w:rsidP="00AE4A71">
      <w:pPr>
        <w:spacing w:after="0"/>
        <w:rPr>
          <w:rFonts w:cstheme="minorHAnsi"/>
        </w:rPr>
      </w:pPr>
    </w:p>
    <w:p w14:paraId="0D9A5595" w14:textId="3B5C4DF4" w:rsidR="00AE4A71" w:rsidRPr="00AE4A71" w:rsidRDefault="00AE4A71" w:rsidP="005D50A9">
      <w:pPr>
        <w:pStyle w:val="ListParagraph"/>
        <w:numPr>
          <w:ilvl w:val="0"/>
          <w:numId w:val="6"/>
        </w:numPr>
        <w:rPr>
          <w:rFonts w:cstheme="minorHAnsi"/>
          <w:lang w:val="en-GB"/>
        </w:rPr>
      </w:pPr>
      <w:r w:rsidRPr="00AE4A71">
        <w:rPr>
          <w:rFonts w:cstheme="minorHAnsi"/>
          <w:lang w:val="en-GB"/>
        </w:rPr>
        <w:t>CD8</w:t>
      </w:r>
    </w:p>
    <w:p w14:paraId="74D1EAED" w14:textId="1CA46857" w:rsidR="00AE4A71" w:rsidRPr="00AE4A71" w:rsidRDefault="00AE4A71" w:rsidP="005D50A9">
      <w:pPr>
        <w:pStyle w:val="ListParagraph"/>
        <w:numPr>
          <w:ilvl w:val="0"/>
          <w:numId w:val="6"/>
        </w:numPr>
        <w:rPr>
          <w:rFonts w:cstheme="minorHAnsi"/>
          <w:lang w:val="en-GB"/>
        </w:rPr>
      </w:pPr>
      <w:r w:rsidRPr="00AE4A71">
        <w:rPr>
          <w:rFonts w:cstheme="minorHAnsi"/>
          <w:lang w:val="en-GB"/>
        </w:rPr>
        <w:t>PD-1</w:t>
      </w:r>
    </w:p>
    <w:p w14:paraId="342E6FF9" w14:textId="6950EAC5" w:rsidR="00AE4A71" w:rsidRPr="00AE4A71" w:rsidRDefault="00AE4A71" w:rsidP="005D50A9">
      <w:pPr>
        <w:pStyle w:val="ListParagraph"/>
        <w:numPr>
          <w:ilvl w:val="0"/>
          <w:numId w:val="6"/>
        </w:numPr>
        <w:rPr>
          <w:rFonts w:cstheme="minorHAnsi"/>
          <w:b/>
          <w:bCs/>
          <w:lang w:val="en-GB"/>
        </w:rPr>
      </w:pPr>
      <w:r w:rsidRPr="00AE4A71">
        <w:rPr>
          <w:rFonts w:cstheme="minorHAnsi"/>
          <w:b/>
          <w:bCs/>
          <w:lang w:val="en-GB"/>
        </w:rPr>
        <w:t>TCR</w:t>
      </w:r>
    </w:p>
    <w:p w14:paraId="748A7041" w14:textId="7DA68F83" w:rsidR="00AE4A71" w:rsidRPr="00AE4A71" w:rsidRDefault="00AE4A71" w:rsidP="005D50A9">
      <w:pPr>
        <w:pStyle w:val="ListParagraph"/>
        <w:numPr>
          <w:ilvl w:val="0"/>
          <w:numId w:val="6"/>
        </w:numPr>
        <w:rPr>
          <w:rFonts w:cstheme="minorHAnsi"/>
          <w:b/>
          <w:bCs/>
          <w:lang w:val="en-GB"/>
        </w:rPr>
      </w:pPr>
      <w:r w:rsidRPr="00AE4A71">
        <w:rPr>
          <w:rFonts w:cstheme="minorHAnsi"/>
          <w:b/>
          <w:bCs/>
          <w:lang w:val="en-GB"/>
        </w:rPr>
        <w:t>CD28</w:t>
      </w:r>
    </w:p>
    <w:p w14:paraId="1EFB6FBE" w14:textId="6315210B" w:rsidR="00F27DA0" w:rsidRPr="00AE4A71" w:rsidRDefault="00F27DA0" w:rsidP="00D1593D">
      <w:pPr>
        <w:spacing w:after="0"/>
        <w:rPr>
          <w:rFonts w:cstheme="minorHAnsi"/>
          <w:lang w:val="en-GB"/>
        </w:rPr>
      </w:pPr>
    </w:p>
    <w:p w14:paraId="70162E5E" w14:textId="5265F0AC" w:rsidR="00F27DA0" w:rsidRPr="00603057" w:rsidRDefault="00F27DA0" w:rsidP="00D1593D">
      <w:pPr>
        <w:spacing w:after="0"/>
        <w:rPr>
          <w:rFonts w:cstheme="minorHAnsi"/>
        </w:rPr>
      </w:pPr>
      <w:r w:rsidRPr="00603057">
        <w:rPr>
          <w:rFonts w:cstheme="minorHAnsi"/>
        </w:rPr>
        <w:t>--</w:t>
      </w:r>
    </w:p>
    <w:p w14:paraId="1DFDC742" w14:textId="38241BE6" w:rsidR="00F27DA0" w:rsidRPr="00C15F84" w:rsidRDefault="00575104" w:rsidP="00D1593D">
      <w:pPr>
        <w:spacing w:after="0"/>
        <w:rPr>
          <w:rFonts w:cstheme="minorHAnsi"/>
        </w:rPr>
      </w:pPr>
      <w:r>
        <w:rPr>
          <w:rFonts w:cstheme="minorHAnsi"/>
        </w:rPr>
        <w:t>Titel: Klausur Modul III_Z_02_2026</w:t>
      </w:r>
      <w:r w:rsidR="005746C1">
        <w:rPr>
          <w:rFonts w:cstheme="minorHAnsi"/>
        </w:rPr>
        <w:t xml:space="preserve"> </w:t>
      </w:r>
    </w:p>
    <w:p w14:paraId="25F6E2AF" w14:textId="77777777" w:rsidR="00465D98" w:rsidRDefault="00465D98" w:rsidP="00D1593D">
      <w:pPr>
        <w:spacing w:after="0"/>
        <w:rPr>
          <w:rFonts w:cstheme="minorHAnsi"/>
        </w:rPr>
      </w:pPr>
    </w:p>
    <w:p w14:paraId="00EEAFB9" w14:textId="2633A2BD" w:rsidR="008457FA" w:rsidRPr="00D1593D" w:rsidRDefault="00F92C94" w:rsidP="00D1593D">
      <w:pPr>
        <w:spacing w:after="0"/>
        <w:rPr>
          <w:rFonts w:cstheme="minorHAnsi"/>
        </w:rPr>
      </w:pPr>
      <w:r>
        <w:rPr>
          <w:rFonts w:cstheme="minorHAnsi"/>
        </w:rPr>
        <w:t>--</w:t>
      </w:r>
    </w:p>
    <w:p w14:paraId="00E8F372" w14:textId="3B281FE7" w:rsidR="00AE4A71" w:rsidRPr="00AE4A71" w:rsidRDefault="00501A89" w:rsidP="00AE4A71">
      <w:pPr>
        <w:spacing w:after="0"/>
        <w:rPr>
          <w:rFonts w:cstheme="minorHAnsi"/>
        </w:rPr>
      </w:pPr>
      <w:r>
        <w:rPr>
          <w:rFonts w:cstheme="minorHAnsi"/>
        </w:rPr>
        <w:t xml:space="preserve">5. </w:t>
      </w:r>
      <w:r w:rsidR="00AE4A71" w:rsidRPr="00AE4A71">
        <w:rPr>
          <w:rFonts w:cstheme="minorHAnsi"/>
        </w:rPr>
        <w:t>Welche der folgenden Aussagen beschreibt am ehesten die Bedeutung der Eigenschaft "kontrolliert" von randomisiert-kontrollierten Studien?</w:t>
      </w:r>
    </w:p>
    <w:p w14:paraId="03D00D6C" w14:textId="63E77A95" w:rsidR="00AE4A71" w:rsidRDefault="00AE4A71" w:rsidP="00AE4A71">
      <w:pPr>
        <w:spacing w:after="0"/>
        <w:rPr>
          <w:rFonts w:cstheme="minorHAnsi"/>
        </w:rPr>
      </w:pPr>
      <w:proofErr w:type="spellStart"/>
      <w:proofErr w:type="gramStart"/>
      <w:r>
        <w:rPr>
          <w:rFonts w:cstheme="minorHAnsi"/>
        </w:rPr>
        <w:t>Modus</w:t>
      </w:r>
      <w:r w:rsidRPr="00AE4A71">
        <w:rPr>
          <w:rFonts w:cstheme="minorHAnsi"/>
        </w:rPr>
        <w:t>:TypA</w:t>
      </w:r>
      <w:proofErr w:type="spellEnd"/>
      <w:proofErr w:type="gramEnd"/>
    </w:p>
    <w:p w14:paraId="7F819094" w14:textId="77777777" w:rsidR="00AE4A71" w:rsidRPr="00AE4A71" w:rsidRDefault="00AE4A71" w:rsidP="00AE4A71">
      <w:pPr>
        <w:spacing w:after="0"/>
        <w:rPr>
          <w:rFonts w:cstheme="minorHAnsi"/>
        </w:rPr>
      </w:pPr>
    </w:p>
    <w:p w14:paraId="5F9F93C4" w14:textId="3B6014AF" w:rsidR="00AE4A71" w:rsidRPr="00AE4A71" w:rsidRDefault="00AE4A71" w:rsidP="005D50A9">
      <w:pPr>
        <w:pStyle w:val="ListParagraph"/>
        <w:numPr>
          <w:ilvl w:val="0"/>
          <w:numId w:val="7"/>
        </w:numPr>
        <w:rPr>
          <w:rFonts w:cstheme="minorHAnsi"/>
        </w:rPr>
      </w:pPr>
      <w:r w:rsidRPr="00AE4A71">
        <w:rPr>
          <w:rFonts w:cstheme="minorHAnsi"/>
        </w:rPr>
        <w:t>Das Studienprotokoll definiert die Durchführung der Intervention unter kontrollierten Bedingungen.</w:t>
      </w:r>
    </w:p>
    <w:p w14:paraId="07F4C000" w14:textId="0C79E7D2" w:rsidR="00AE4A71" w:rsidRPr="00AE4A71" w:rsidRDefault="00AE4A71" w:rsidP="005D50A9">
      <w:pPr>
        <w:pStyle w:val="ListParagraph"/>
        <w:numPr>
          <w:ilvl w:val="0"/>
          <w:numId w:val="7"/>
        </w:numPr>
        <w:rPr>
          <w:rFonts w:cstheme="minorHAnsi"/>
          <w:b/>
          <w:bCs/>
        </w:rPr>
      </w:pPr>
      <w:r w:rsidRPr="00AE4A71">
        <w:rPr>
          <w:rFonts w:cstheme="minorHAnsi"/>
          <w:b/>
          <w:bCs/>
        </w:rPr>
        <w:t>Neben der Gruppe mit Interventions-Behandlung wird eine geeignete Kontrollgruppe untersucht.</w:t>
      </w:r>
    </w:p>
    <w:p w14:paraId="5376628B" w14:textId="58531D4E" w:rsidR="00AE4A71" w:rsidRPr="00AE4A71" w:rsidRDefault="00AE4A71" w:rsidP="005D50A9">
      <w:pPr>
        <w:pStyle w:val="ListParagraph"/>
        <w:numPr>
          <w:ilvl w:val="0"/>
          <w:numId w:val="7"/>
        </w:numPr>
        <w:rPr>
          <w:rFonts w:cstheme="minorHAnsi"/>
        </w:rPr>
      </w:pPr>
      <w:r w:rsidRPr="00AE4A71">
        <w:rPr>
          <w:rFonts w:cstheme="minorHAnsi"/>
        </w:rPr>
        <w:t>Die Zuteilung zu Interventions- und Kontrollgruppe erfolgt nach streng definierten Kriterien.</w:t>
      </w:r>
    </w:p>
    <w:p w14:paraId="3D1B9896" w14:textId="221335E7" w:rsidR="008457FA" w:rsidRPr="00AE4A71" w:rsidRDefault="00AE4A71" w:rsidP="005D50A9">
      <w:pPr>
        <w:pStyle w:val="ListParagraph"/>
        <w:numPr>
          <w:ilvl w:val="0"/>
          <w:numId w:val="7"/>
        </w:numPr>
        <w:rPr>
          <w:rFonts w:cstheme="minorHAnsi"/>
        </w:rPr>
      </w:pPr>
      <w:r w:rsidRPr="00AE4A71">
        <w:rPr>
          <w:rFonts w:cstheme="minorHAnsi"/>
        </w:rPr>
        <w:t>Eine Intervention wird durch den Einsatz standardisierter Evaluationsbögen beurteilt.</w:t>
      </w:r>
    </w:p>
    <w:p w14:paraId="7260AA74" w14:textId="392345ED" w:rsidR="008457FA" w:rsidRPr="00465D98" w:rsidRDefault="008457FA" w:rsidP="00D1593D">
      <w:pPr>
        <w:spacing w:after="0"/>
        <w:rPr>
          <w:rFonts w:cstheme="minorHAnsi"/>
        </w:rPr>
      </w:pPr>
      <w:r w:rsidRPr="00465D98">
        <w:rPr>
          <w:rFonts w:cstheme="minorHAnsi"/>
        </w:rPr>
        <w:t>--</w:t>
      </w:r>
    </w:p>
    <w:p w14:paraId="7468EC49" w14:textId="2DD444E2" w:rsidR="008457FA" w:rsidRPr="00465D98" w:rsidRDefault="00575104" w:rsidP="00D1593D">
      <w:pPr>
        <w:spacing w:after="0"/>
        <w:rPr>
          <w:rFonts w:cstheme="minorHAnsi"/>
        </w:rPr>
      </w:pPr>
      <w:r>
        <w:rPr>
          <w:rFonts w:cstheme="minorHAnsi"/>
        </w:rPr>
        <w:t>Titel: Klausur Modul III_Z_02_2026</w:t>
      </w:r>
      <w:r w:rsidR="005746C1">
        <w:rPr>
          <w:rFonts w:cstheme="minorHAnsi"/>
        </w:rPr>
        <w:t xml:space="preserve"> </w:t>
      </w:r>
    </w:p>
    <w:p w14:paraId="6899E12F" w14:textId="6E0A2A21" w:rsidR="008457FA" w:rsidRPr="00465D98" w:rsidRDefault="008457FA" w:rsidP="00D1593D">
      <w:pPr>
        <w:spacing w:after="0"/>
        <w:rPr>
          <w:rFonts w:cstheme="minorHAnsi"/>
        </w:rPr>
      </w:pPr>
      <w:r w:rsidRPr="00465D98">
        <w:rPr>
          <w:rFonts w:cstheme="minorHAnsi"/>
        </w:rPr>
        <w:t>--</w:t>
      </w:r>
    </w:p>
    <w:p w14:paraId="32933980" w14:textId="1FCC82D8" w:rsidR="00AE4A71" w:rsidRPr="00AE4A71" w:rsidRDefault="00501A89" w:rsidP="00AE4A71">
      <w:pPr>
        <w:spacing w:after="0"/>
        <w:rPr>
          <w:rFonts w:cstheme="minorHAnsi"/>
        </w:rPr>
      </w:pPr>
      <w:r>
        <w:rPr>
          <w:rFonts w:cstheme="minorHAnsi"/>
        </w:rPr>
        <w:t xml:space="preserve">6. </w:t>
      </w:r>
      <w:r w:rsidR="00AE4A71" w:rsidRPr="00AE4A71">
        <w:rPr>
          <w:rFonts w:cstheme="minorHAnsi"/>
        </w:rPr>
        <w:t>Welche der folgenden Aussagen beschreibt am ehesten eine Stärke von Querschnittsstudien?</w:t>
      </w:r>
    </w:p>
    <w:p w14:paraId="45ECFDE6" w14:textId="77777777" w:rsidR="00AE4A71" w:rsidRDefault="00AE4A71" w:rsidP="00AE4A71">
      <w:pPr>
        <w:spacing w:after="0"/>
        <w:rPr>
          <w:rFonts w:cstheme="minorHAnsi"/>
        </w:rPr>
      </w:pPr>
    </w:p>
    <w:p w14:paraId="5511B2B3" w14:textId="553DD7C2" w:rsidR="00AE4A71" w:rsidRPr="00AE4A71" w:rsidRDefault="00AE4A71" w:rsidP="00AE4A71">
      <w:pPr>
        <w:spacing w:after="0"/>
        <w:rPr>
          <w:rFonts w:cstheme="minorHAnsi"/>
        </w:rPr>
      </w:pPr>
      <w:proofErr w:type="spellStart"/>
      <w:proofErr w:type="gramStart"/>
      <w:r>
        <w:rPr>
          <w:rFonts w:cstheme="minorHAnsi"/>
        </w:rPr>
        <w:t>Modus:</w:t>
      </w:r>
      <w:r w:rsidRPr="00AE4A71">
        <w:rPr>
          <w:rFonts w:cstheme="minorHAnsi"/>
        </w:rPr>
        <w:t>TypA</w:t>
      </w:r>
      <w:proofErr w:type="spellEnd"/>
      <w:proofErr w:type="gramEnd"/>
    </w:p>
    <w:p w14:paraId="230156A5" w14:textId="7401E249" w:rsidR="00AE4A71" w:rsidRPr="00AE4A71" w:rsidRDefault="00AE4A71" w:rsidP="005D50A9">
      <w:pPr>
        <w:pStyle w:val="ListParagraph"/>
        <w:numPr>
          <w:ilvl w:val="0"/>
          <w:numId w:val="8"/>
        </w:numPr>
        <w:rPr>
          <w:rFonts w:cstheme="minorHAnsi"/>
        </w:rPr>
      </w:pPr>
      <w:r w:rsidRPr="00AE4A71">
        <w:rPr>
          <w:rFonts w:cstheme="minorHAnsi"/>
        </w:rPr>
        <w:t>Sie sind besonders gut geeignet, Kausalitätsbeziehungen zwischen Exposition und Outcome zu untersuchen.</w:t>
      </w:r>
    </w:p>
    <w:p w14:paraId="0565B4B6" w14:textId="56AF764F" w:rsidR="00AE4A71" w:rsidRPr="00AE4A71" w:rsidRDefault="00AE4A71" w:rsidP="005D50A9">
      <w:pPr>
        <w:pStyle w:val="ListParagraph"/>
        <w:numPr>
          <w:ilvl w:val="0"/>
          <w:numId w:val="8"/>
        </w:numPr>
        <w:rPr>
          <w:rFonts w:cstheme="minorHAnsi"/>
        </w:rPr>
      </w:pPr>
      <w:r w:rsidRPr="00AE4A71">
        <w:rPr>
          <w:rFonts w:cstheme="minorHAnsi"/>
        </w:rPr>
        <w:t>Sie ermöglichen eine detaillierte Analyse von Langzeiteffekten von Interventionen.</w:t>
      </w:r>
    </w:p>
    <w:p w14:paraId="29D26982" w14:textId="05B072C5" w:rsidR="00AE4A71" w:rsidRPr="00AE4A71" w:rsidRDefault="00AE4A71" w:rsidP="005D50A9">
      <w:pPr>
        <w:pStyle w:val="ListParagraph"/>
        <w:numPr>
          <w:ilvl w:val="0"/>
          <w:numId w:val="8"/>
        </w:numPr>
        <w:rPr>
          <w:rFonts w:cstheme="minorHAnsi"/>
          <w:b/>
          <w:bCs/>
        </w:rPr>
      </w:pPr>
      <w:r w:rsidRPr="00AE4A71">
        <w:rPr>
          <w:rFonts w:cstheme="minorHAnsi"/>
          <w:b/>
          <w:bCs/>
        </w:rPr>
        <w:t>Es gibt die Möglichkeit zur Untersuchung multipler Expositionen und Erkrankungen.</w:t>
      </w:r>
    </w:p>
    <w:p w14:paraId="0EE98538" w14:textId="6256821F" w:rsidR="008457FA" w:rsidRPr="00AE4A71" w:rsidRDefault="00AE4A71" w:rsidP="005D50A9">
      <w:pPr>
        <w:pStyle w:val="ListParagraph"/>
        <w:numPr>
          <w:ilvl w:val="0"/>
          <w:numId w:val="8"/>
        </w:numPr>
        <w:rPr>
          <w:rFonts w:cstheme="minorHAnsi"/>
        </w:rPr>
      </w:pPr>
      <w:r w:rsidRPr="00AE4A71">
        <w:rPr>
          <w:rFonts w:cstheme="minorHAnsi"/>
        </w:rPr>
        <w:lastRenderedPageBreak/>
        <w:t>Sie minimieren das Risiko von Selektionsverzerrungen.</w:t>
      </w:r>
    </w:p>
    <w:p w14:paraId="67F7A575" w14:textId="7CF9D13C" w:rsidR="00F27DA0" w:rsidRPr="00D1593D" w:rsidRDefault="00F27DA0" w:rsidP="00D1593D">
      <w:pPr>
        <w:spacing w:after="0"/>
        <w:rPr>
          <w:rFonts w:cstheme="minorHAnsi"/>
        </w:rPr>
      </w:pPr>
      <w:r w:rsidRPr="00D1593D">
        <w:rPr>
          <w:rFonts w:cstheme="minorHAnsi"/>
        </w:rPr>
        <w:t>--</w:t>
      </w:r>
    </w:p>
    <w:p w14:paraId="2293754A" w14:textId="61F9CA75" w:rsidR="00F27DA0"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6EFDD2E5" w14:textId="77777777" w:rsidR="002E2A7A" w:rsidRPr="00D1593D" w:rsidRDefault="002E2A7A" w:rsidP="00D1593D">
      <w:pPr>
        <w:spacing w:after="0"/>
        <w:rPr>
          <w:rFonts w:cstheme="minorHAnsi"/>
        </w:rPr>
      </w:pPr>
    </w:p>
    <w:p w14:paraId="0E074E0F" w14:textId="77777777" w:rsidR="00F27DA0" w:rsidRPr="00D1593D" w:rsidRDefault="00F27DA0" w:rsidP="00D1593D">
      <w:pPr>
        <w:spacing w:after="0"/>
        <w:jc w:val="both"/>
        <w:rPr>
          <w:rFonts w:cstheme="minorHAnsi"/>
        </w:rPr>
      </w:pPr>
      <w:r w:rsidRPr="00D1593D">
        <w:rPr>
          <w:rFonts w:cstheme="minorHAnsi"/>
        </w:rPr>
        <w:t>--</w:t>
      </w:r>
    </w:p>
    <w:p w14:paraId="3D6A8E8A" w14:textId="081F9322" w:rsidR="00AE4A71" w:rsidRDefault="00501A89" w:rsidP="00AE4A71">
      <w:pPr>
        <w:spacing w:after="0"/>
        <w:jc w:val="both"/>
        <w:rPr>
          <w:rFonts w:cstheme="minorHAnsi"/>
        </w:rPr>
      </w:pPr>
      <w:r>
        <w:rPr>
          <w:rFonts w:cstheme="minorHAnsi"/>
        </w:rPr>
        <w:t xml:space="preserve">7. </w:t>
      </w:r>
      <w:r w:rsidR="00AE4A71" w:rsidRPr="00AE4A71">
        <w:rPr>
          <w:rFonts w:cstheme="minorHAnsi"/>
        </w:rPr>
        <w:t>Welcher Nerv wird bei der Implantation eines „Zungenschrittmachers“ zur Therapie der obstruktiven Schlafapnoe stimuliert?</w:t>
      </w:r>
    </w:p>
    <w:p w14:paraId="601F82EF" w14:textId="594D1260" w:rsidR="00AE4A71" w:rsidRDefault="00AE4A71" w:rsidP="00AE4A71">
      <w:pPr>
        <w:spacing w:after="0"/>
        <w:jc w:val="both"/>
        <w:rPr>
          <w:rFonts w:cstheme="minorHAnsi"/>
        </w:rPr>
      </w:pPr>
      <w:proofErr w:type="spellStart"/>
      <w:proofErr w:type="gramStart"/>
      <w:r>
        <w:rPr>
          <w:rFonts w:cstheme="minorHAnsi"/>
        </w:rPr>
        <w:t>Modus:TypA</w:t>
      </w:r>
      <w:proofErr w:type="spellEnd"/>
      <w:proofErr w:type="gramEnd"/>
    </w:p>
    <w:p w14:paraId="735A2E46" w14:textId="77777777" w:rsidR="00AE4A71" w:rsidRPr="00AE4A71" w:rsidRDefault="00AE4A71" w:rsidP="00AE4A71">
      <w:pPr>
        <w:spacing w:after="0"/>
        <w:jc w:val="both"/>
        <w:rPr>
          <w:rFonts w:cstheme="minorHAnsi"/>
        </w:rPr>
      </w:pPr>
    </w:p>
    <w:p w14:paraId="3BEB1CB3" w14:textId="7685C396" w:rsidR="00AE4A71" w:rsidRPr="00AE4A71" w:rsidRDefault="00AE4A71" w:rsidP="005D50A9">
      <w:pPr>
        <w:pStyle w:val="ListParagraph"/>
        <w:numPr>
          <w:ilvl w:val="0"/>
          <w:numId w:val="9"/>
        </w:numPr>
        <w:rPr>
          <w:rFonts w:cstheme="minorHAnsi"/>
          <w:lang w:val="en-GB"/>
        </w:rPr>
      </w:pPr>
      <w:r w:rsidRPr="00AE4A71">
        <w:rPr>
          <w:rFonts w:cstheme="minorHAnsi"/>
          <w:lang w:val="en-GB"/>
        </w:rPr>
        <w:t>N. lingualis</w:t>
      </w:r>
    </w:p>
    <w:p w14:paraId="45B8CD54" w14:textId="08774797" w:rsidR="00AE4A71" w:rsidRPr="00AE4A71" w:rsidRDefault="00AE4A71" w:rsidP="005D50A9">
      <w:pPr>
        <w:pStyle w:val="ListParagraph"/>
        <w:numPr>
          <w:ilvl w:val="0"/>
          <w:numId w:val="9"/>
        </w:numPr>
        <w:rPr>
          <w:rFonts w:cstheme="minorHAnsi"/>
          <w:lang w:val="en-GB"/>
        </w:rPr>
      </w:pPr>
      <w:r w:rsidRPr="00AE4A71">
        <w:rPr>
          <w:rFonts w:cstheme="minorHAnsi"/>
          <w:lang w:val="en-GB"/>
        </w:rPr>
        <w:t xml:space="preserve">N. </w:t>
      </w:r>
      <w:proofErr w:type="spellStart"/>
      <w:r w:rsidRPr="00AE4A71">
        <w:rPr>
          <w:rFonts w:cstheme="minorHAnsi"/>
          <w:lang w:val="en-GB"/>
        </w:rPr>
        <w:t>glossopharyngeus</w:t>
      </w:r>
      <w:proofErr w:type="spellEnd"/>
      <w:r w:rsidRPr="00AE4A71">
        <w:rPr>
          <w:rFonts w:cstheme="minorHAnsi"/>
          <w:lang w:val="en-GB"/>
        </w:rPr>
        <w:t xml:space="preserve"> (IX)</w:t>
      </w:r>
    </w:p>
    <w:p w14:paraId="5DA9E23C" w14:textId="62BDF9F5" w:rsidR="00AE4A71" w:rsidRPr="00AE4A71" w:rsidRDefault="00AE4A71" w:rsidP="005D50A9">
      <w:pPr>
        <w:pStyle w:val="ListParagraph"/>
        <w:numPr>
          <w:ilvl w:val="0"/>
          <w:numId w:val="9"/>
        </w:numPr>
        <w:rPr>
          <w:rFonts w:cstheme="minorHAnsi"/>
          <w:b/>
          <w:bCs/>
          <w:lang w:val="en-GB"/>
        </w:rPr>
      </w:pPr>
      <w:r w:rsidRPr="00AE4A71">
        <w:rPr>
          <w:rFonts w:cstheme="minorHAnsi"/>
          <w:b/>
          <w:bCs/>
          <w:lang w:val="en-GB"/>
        </w:rPr>
        <w:t xml:space="preserve">N. </w:t>
      </w:r>
      <w:proofErr w:type="spellStart"/>
      <w:r w:rsidRPr="00AE4A71">
        <w:rPr>
          <w:rFonts w:cstheme="minorHAnsi"/>
          <w:b/>
          <w:bCs/>
          <w:lang w:val="en-GB"/>
        </w:rPr>
        <w:t>Hypoglossus</w:t>
      </w:r>
      <w:proofErr w:type="spellEnd"/>
      <w:r w:rsidRPr="00AE4A71">
        <w:rPr>
          <w:rFonts w:cstheme="minorHAnsi"/>
          <w:b/>
          <w:bCs/>
          <w:lang w:val="en-GB"/>
        </w:rPr>
        <w:t xml:space="preserve"> (XII)</w:t>
      </w:r>
    </w:p>
    <w:p w14:paraId="59590604" w14:textId="6660E314" w:rsidR="00AE4A71" w:rsidRPr="00AE4A71" w:rsidRDefault="00AE4A71" w:rsidP="005D50A9">
      <w:pPr>
        <w:pStyle w:val="ListParagraph"/>
        <w:numPr>
          <w:ilvl w:val="0"/>
          <w:numId w:val="9"/>
        </w:numPr>
        <w:rPr>
          <w:rFonts w:cstheme="minorHAnsi"/>
          <w:lang w:val="en-GB"/>
        </w:rPr>
      </w:pPr>
      <w:r w:rsidRPr="00AE4A71">
        <w:rPr>
          <w:rFonts w:cstheme="minorHAnsi"/>
          <w:lang w:val="en-GB"/>
        </w:rPr>
        <w:t>N. auricularis magnus</w:t>
      </w:r>
    </w:p>
    <w:p w14:paraId="494A5570" w14:textId="142465C8" w:rsidR="00F27DA0" w:rsidRPr="00AE4A71" w:rsidRDefault="00AE4A71" w:rsidP="005D50A9">
      <w:pPr>
        <w:pStyle w:val="ListParagraph"/>
        <w:numPr>
          <w:ilvl w:val="0"/>
          <w:numId w:val="9"/>
        </w:numPr>
        <w:rPr>
          <w:rFonts w:cstheme="minorHAnsi"/>
        </w:rPr>
      </w:pPr>
      <w:r w:rsidRPr="00AE4A71">
        <w:rPr>
          <w:rFonts w:cstheme="minorHAnsi"/>
        </w:rPr>
        <w:t xml:space="preserve">N. </w:t>
      </w:r>
      <w:proofErr w:type="spellStart"/>
      <w:r w:rsidRPr="00AE4A71">
        <w:rPr>
          <w:rFonts w:cstheme="minorHAnsi"/>
        </w:rPr>
        <w:t>trigeminus</w:t>
      </w:r>
      <w:proofErr w:type="spellEnd"/>
      <w:r w:rsidRPr="00AE4A71">
        <w:rPr>
          <w:rFonts w:cstheme="minorHAnsi"/>
        </w:rPr>
        <w:t xml:space="preserve"> (V)</w:t>
      </w:r>
    </w:p>
    <w:p w14:paraId="43BC882C" w14:textId="6278DB3C" w:rsidR="00F27DA0" w:rsidRPr="00D1593D" w:rsidRDefault="00F27DA0" w:rsidP="00D1593D">
      <w:pPr>
        <w:spacing w:after="0"/>
        <w:rPr>
          <w:rFonts w:cstheme="minorHAnsi"/>
        </w:rPr>
      </w:pPr>
      <w:r w:rsidRPr="00D1593D">
        <w:rPr>
          <w:rFonts w:cstheme="minorHAnsi"/>
        </w:rPr>
        <w:t>--</w:t>
      </w:r>
    </w:p>
    <w:p w14:paraId="32C0DBB3" w14:textId="1C3C82D0" w:rsidR="00F27DA0"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254A36C7" w14:textId="77777777" w:rsidR="004668B8" w:rsidRPr="00D1593D" w:rsidRDefault="004668B8" w:rsidP="00D1593D">
      <w:pPr>
        <w:spacing w:after="0"/>
        <w:rPr>
          <w:rFonts w:cstheme="minorHAnsi"/>
        </w:rPr>
      </w:pPr>
    </w:p>
    <w:p w14:paraId="2BB92218" w14:textId="77777777" w:rsidR="00F27DA0" w:rsidRPr="00D1593D" w:rsidRDefault="00F27DA0" w:rsidP="00D1593D">
      <w:pPr>
        <w:spacing w:after="0"/>
        <w:rPr>
          <w:rFonts w:cstheme="minorHAnsi"/>
        </w:rPr>
      </w:pPr>
      <w:r w:rsidRPr="00D1593D">
        <w:rPr>
          <w:rFonts w:cstheme="minorHAnsi"/>
        </w:rPr>
        <w:t>--</w:t>
      </w:r>
    </w:p>
    <w:p w14:paraId="55AE17F4" w14:textId="26882C77" w:rsidR="00AE4A71" w:rsidRDefault="00501A89" w:rsidP="00AE4A71">
      <w:pPr>
        <w:spacing w:after="0"/>
        <w:rPr>
          <w:rFonts w:cstheme="minorHAnsi"/>
        </w:rPr>
      </w:pPr>
      <w:r>
        <w:rPr>
          <w:rFonts w:cstheme="minorHAnsi"/>
        </w:rPr>
        <w:t xml:space="preserve">8. </w:t>
      </w:r>
      <w:r w:rsidR="00AE4A71" w:rsidRPr="00AE4A71">
        <w:rPr>
          <w:rFonts w:cstheme="minorHAnsi"/>
        </w:rPr>
        <w:t>Welche der folgenden Aussagen zur Tonsillitis sind zutreffend?</w:t>
      </w:r>
    </w:p>
    <w:p w14:paraId="46FC0FB2" w14:textId="27C9491C" w:rsidR="00AE4A71" w:rsidRDefault="00AE4A71" w:rsidP="00AE4A71">
      <w:pPr>
        <w:spacing w:after="0"/>
        <w:rPr>
          <w:rFonts w:cstheme="minorHAnsi"/>
        </w:rPr>
      </w:pPr>
      <w:proofErr w:type="spellStart"/>
      <w:proofErr w:type="gramStart"/>
      <w:r>
        <w:rPr>
          <w:rFonts w:cstheme="minorHAnsi"/>
        </w:rPr>
        <w:t>Modus:PickS</w:t>
      </w:r>
      <w:proofErr w:type="spellEnd"/>
      <w:proofErr w:type="gramEnd"/>
    </w:p>
    <w:p w14:paraId="42EB2052" w14:textId="77777777" w:rsidR="00AE4A71" w:rsidRPr="00AE4A71" w:rsidRDefault="00AE4A71" w:rsidP="00AE4A71">
      <w:pPr>
        <w:spacing w:after="0"/>
        <w:rPr>
          <w:rFonts w:cstheme="minorHAnsi"/>
        </w:rPr>
      </w:pPr>
    </w:p>
    <w:p w14:paraId="12D9CC73" w14:textId="2DC65F68" w:rsidR="00AE4A71" w:rsidRPr="00AE4A71" w:rsidRDefault="00AE4A71" w:rsidP="005D50A9">
      <w:pPr>
        <w:pStyle w:val="ListParagraph"/>
        <w:numPr>
          <w:ilvl w:val="0"/>
          <w:numId w:val="10"/>
        </w:numPr>
        <w:rPr>
          <w:rFonts w:cstheme="minorHAnsi"/>
          <w:b/>
          <w:bCs/>
        </w:rPr>
      </w:pPr>
      <w:r w:rsidRPr="00AE4A71">
        <w:rPr>
          <w:rFonts w:cstheme="minorHAnsi"/>
          <w:b/>
          <w:bCs/>
        </w:rPr>
        <w:t>bakterielle Tonsillitiden werden antibiotisch behandelt</w:t>
      </w:r>
    </w:p>
    <w:p w14:paraId="48852554" w14:textId="6FC2F2DE" w:rsidR="00AE4A71" w:rsidRPr="00AE4A71" w:rsidRDefault="00AE4A71" w:rsidP="005D50A9">
      <w:pPr>
        <w:pStyle w:val="ListParagraph"/>
        <w:numPr>
          <w:ilvl w:val="0"/>
          <w:numId w:val="10"/>
        </w:numPr>
        <w:rPr>
          <w:rFonts w:cstheme="minorHAnsi"/>
        </w:rPr>
      </w:pPr>
      <w:r w:rsidRPr="00AE4A71">
        <w:rPr>
          <w:rFonts w:cstheme="minorHAnsi"/>
        </w:rPr>
        <w:t>wird nach 3 stattgehabten Ereignissen mittels Tonsillektomie therapiert</w:t>
      </w:r>
    </w:p>
    <w:p w14:paraId="36F5E148" w14:textId="107B593A" w:rsidR="00AE4A71" w:rsidRPr="00AE4A71" w:rsidRDefault="00AE4A71" w:rsidP="005D50A9">
      <w:pPr>
        <w:pStyle w:val="ListParagraph"/>
        <w:numPr>
          <w:ilvl w:val="0"/>
          <w:numId w:val="10"/>
        </w:numPr>
        <w:rPr>
          <w:rFonts w:cstheme="minorHAnsi"/>
          <w:b/>
          <w:bCs/>
        </w:rPr>
      </w:pPr>
      <w:r w:rsidRPr="00AE4A71">
        <w:rPr>
          <w:rFonts w:cstheme="minorHAnsi"/>
          <w:b/>
          <w:bCs/>
        </w:rPr>
        <w:t xml:space="preserve">eine mögliche Komplikation ist der </w:t>
      </w:r>
      <w:proofErr w:type="spellStart"/>
      <w:r w:rsidRPr="00AE4A71">
        <w:rPr>
          <w:rFonts w:cstheme="minorHAnsi"/>
          <w:b/>
          <w:bCs/>
        </w:rPr>
        <w:t>Peritonsillar</w:t>
      </w:r>
      <w:proofErr w:type="spellEnd"/>
      <w:r w:rsidRPr="00AE4A71">
        <w:rPr>
          <w:rFonts w:cstheme="minorHAnsi"/>
          <w:b/>
          <w:bCs/>
        </w:rPr>
        <w:t xml:space="preserve">- und </w:t>
      </w:r>
      <w:proofErr w:type="spellStart"/>
      <w:r w:rsidRPr="00AE4A71">
        <w:rPr>
          <w:rFonts w:cstheme="minorHAnsi"/>
          <w:b/>
          <w:bCs/>
        </w:rPr>
        <w:t>Parapharyngealabszess</w:t>
      </w:r>
      <w:proofErr w:type="spellEnd"/>
    </w:p>
    <w:p w14:paraId="11D051DD" w14:textId="071C23BC" w:rsidR="00AE4A71" w:rsidRPr="00AE4A71" w:rsidRDefault="00AE4A71" w:rsidP="005D50A9">
      <w:pPr>
        <w:pStyle w:val="ListParagraph"/>
        <w:numPr>
          <w:ilvl w:val="0"/>
          <w:numId w:val="10"/>
        </w:numPr>
        <w:rPr>
          <w:rFonts w:cstheme="minorHAnsi"/>
        </w:rPr>
      </w:pPr>
      <w:r w:rsidRPr="00AE4A71">
        <w:rPr>
          <w:rFonts w:cstheme="minorHAnsi"/>
        </w:rPr>
        <w:t xml:space="preserve">tritt meist durch Pilze bedingt bei immunsupprimierten Personen auf </w:t>
      </w:r>
    </w:p>
    <w:p w14:paraId="44C5650E" w14:textId="00FAE7E4" w:rsidR="00147C76" w:rsidRPr="00AE4A71" w:rsidRDefault="00AE4A71" w:rsidP="005D50A9">
      <w:pPr>
        <w:pStyle w:val="ListParagraph"/>
        <w:numPr>
          <w:ilvl w:val="0"/>
          <w:numId w:val="10"/>
        </w:numPr>
        <w:rPr>
          <w:rFonts w:cstheme="minorHAnsi"/>
        </w:rPr>
      </w:pPr>
      <w:r w:rsidRPr="00AE4A71">
        <w:rPr>
          <w:rFonts w:cstheme="minorHAnsi"/>
        </w:rPr>
        <w:t>tritt bei ausgewachsenen Personen nicht mehr auf</w:t>
      </w:r>
    </w:p>
    <w:p w14:paraId="3D7B29CA" w14:textId="4B9E6D2C" w:rsidR="00F27DA0" w:rsidRPr="00D1593D" w:rsidRDefault="00F27DA0" w:rsidP="00D1593D">
      <w:pPr>
        <w:spacing w:after="0"/>
        <w:rPr>
          <w:rFonts w:cstheme="minorHAnsi"/>
        </w:rPr>
      </w:pPr>
      <w:r w:rsidRPr="00D1593D">
        <w:rPr>
          <w:rFonts w:cstheme="minorHAnsi"/>
        </w:rPr>
        <w:t>--</w:t>
      </w:r>
    </w:p>
    <w:p w14:paraId="38FF1143" w14:textId="19902F0D" w:rsidR="00F27DA0"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36DA0FA9" w14:textId="77777777" w:rsidR="00AE4A71" w:rsidRPr="00AE4A71" w:rsidRDefault="00AE4A71" w:rsidP="00AE4A71">
      <w:pPr>
        <w:spacing w:after="0"/>
        <w:rPr>
          <w:rFonts w:cstheme="minorHAnsi"/>
          <w:b/>
          <w:bCs/>
        </w:rPr>
      </w:pPr>
      <w:r w:rsidRPr="00AE4A71">
        <w:rPr>
          <w:rFonts w:cstheme="minorHAnsi"/>
          <w:b/>
          <w:bCs/>
        </w:rPr>
        <w:t xml:space="preserve">Nasenbluten bei Herrn K. </w:t>
      </w:r>
    </w:p>
    <w:p w14:paraId="540DD2F8" w14:textId="6697A27B" w:rsidR="00B20B89" w:rsidRDefault="00AE4A71" w:rsidP="00AE4A71">
      <w:pPr>
        <w:spacing w:after="0"/>
        <w:rPr>
          <w:rFonts w:cstheme="minorHAnsi"/>
        </w:rPr>
      </w:pPr>
      <w:r w:rsidRPr="00AE4A71">
        <w:rPr>
          <w:rFonts w:cstheme="minorHAnsi"/>
        </w:rPr>
        <w:t>Der 89-jährige Herr K. sucht seinen Hausarzt Herrn A. bei vermehrtem Nasenbluten in letzter Zeit auf. Sonst bestehen keine besonderen Beschwerden. Ein abgenommenes Blutbild zeigt folgendes Ergebnis:</w:t>
      </w:r>
    </w:p>
    <w:p w14:paraId="04064E75" w14:textId="2900F410" w:rsidR="00F91B47" w:rsidRDefault="00F91B47" w:rsidP="00AE4A71">
      <w:pPr>
        <w:spacing w:after="0"/>
        <w:rPr>
          <w:rFonts w:cstheme="minorHAnsi"/>
        </w:rPr>
      </w:pPr>
      <w:r>
        <w:rPr>
          <w:noProof/>
        </w:rPr>
        <w:lastRenderedPageBreak/>
        <w:drawing>
          <wp:inline distT="0" distB="0" distL="0" distR="0" wp14:anchorId="249FCEC0" wp14:editId="21CB536D">
            <wp:extent cx="2359025" cy="2867025"/>
            <wp:effectExtent l="0" t="0" r="3175" b="9525"/>
            <wp:docPr id="5"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 3"/>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59025" cy="2867025"/>
                    </a:xfrm>
                    <a:prstGeom prst="rect">
                      <a:avLst/>
                    </a:prstGeom>
                    <a:noFill/>
                    <a:ln>
                      <a:noFill/>
                    </a:ln>
                  </pic:spPr>
                </pic:pic>
              </a:graphicData>
            </a:graphic>
          </wp:inline>
        </w:drawing>
      </w:r>
    </w:p>
    <w:p w14:paraId="0ED9C9CB" w14:textId="77777777" w:rsidR="00F91B47" w:rsidRDefault="00F91B47" w:rsidP="00AE4A71">
      <w:pPr>
        <w:spacing w:after="0"/>
        <w:rPr>
          <w:rFonts w:cstheme="minorHAnsi"/>
        </w:rPr>
      </w:pPr>
    </w:p>
    <w:p w14:paraId="3C22F656" w14:textId="35956A86" w:rsidR="00F91B47" w:rsidRDefault="00F91B47" w:rsidP="00AE4A71">
      <w:pPr>
        <w:spacing w:after="0"/>
        <w:rPr>
          <w:rFonts w:cstheme="minorHAnsi"/>
        </w:rPr>
      </w:pPr>
      <w:r w:rsidRPr="00F91B47">
        <w:rPr>
          <w:rFonts w:cstheme="minorHAnsi"/>
        </w:rPr>
        <w:t>Vor einem halben Jahr bestanden auch bereits Blutbildveränderungen; damals waren Herr K. und sein Hausarzt aber übereingekommen, aufgrund völliger Beschwerdefreiheit und des fortgeschrittenen Alters auf weiterführende Diagnostik zu verzichten.</w:t>
      </w:r>
    </w:p>
    <w:p w14:paraId="4C443348" w14:textId="77777777" w:rsidR="00F91B47" w:rsidRDefault="00F91B47" w:rsidP="00AE4A71">
      <w:pPr>
        <w:spacing w:after="0"/>
        <w:rPr>
          <w:rFonts w:cstheme="minorHAnsi"/>
        </w:rPr>
      </w:pPr>
    </w:p>
    <w:p w14:paraId="515F2B97" w14:textId="33A7B1C5" w:rsidR="00F91B47" w:rsidRDefault="00F91B47" w:rsidP="00AE4A71">
      <w:pPr>
        <w:spacing w:after="0"/>
        <w:rPr>
          <w:rFonts w:cstheme="minorHAnsi"/>
        </w:rPr>
      </w:pPr>
      <w:r>
        <w:rPr>
          <w:rFonts w:cstheme="minorHAnsi"/>
          <w:noProof/>
        </w:rPr>
        <w:drawing>
          <wp:inline distT="0" distB="0" distL="0" distR="0" wp14:anchorId="788CFD17" wp14:editId="3317D088">
            <wp:extent cx="2097405" cy="286512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7405" cy="2865120"/>
                    </a:xfrm>
                    <a:prstGeom prst="rect">
                      <a:avLst/>
                    </a:prstGeom>
                    <a:noFill/>
                  </pic:spPr>
                </pic:pic>
              </a:graphicData>
            </a:graphic>
          </wp:inline>
        </w:drawing>
      </w:r>
    </w:p>
    <w:p w14:paraId="0B6D3592" w14:textId="77777777" w:rsidR="00F91B47" w:rsidRDefault="00F91B47" w:rsidP="00D1593D">
      <w:pPr>
        <w:spacing w:after="0"/>
        <w:rPr>
          <w:rFonts w:cstheme="minorHAnsi"/>
        </w:rPr>
      </w:pPr>
    </w:p>
    <w:p w14:paraId="3A5D3396" w14:textId="51129043" w:rsidR="00F91B47" w:rsidRDefault="00F91B47" w:rsidP="00D1593D">
      <w:pPr>
        <w:spacing w:after="0"/>
        <w:rPr>
          <w:rFonts w:cstheme="minorHAnsi"/>
        </w:rPr>
      </w:pPr>
      <w:r>
        <w:rPr>
          <w:rFonts w:cstheme="minorHAnsi"/>
        </w:rPr>
        <w:t>Einheiten und Referenzwerte:</w:t>
      </w:r>
    </w:p>
    <w:p w14:paraId="264D414C" w14:textId="77777777" w:rsidR="00F91B47" w:rsidRDefault="00F91B47" w:rsidP="00D1593D">
      <w:pPr>
        <w:spacing w:after="0"/>
        <w:rPr>
          <w:rFonts w:cstheme="minorHAnsi"/>
        </w:rPr>
      </w:pPr>
    </w:p>
    <w:p w14:paraId="21B9F7D6" w14:textId="58A1FDF1" w:rsidR="00F91B47" w:rsidRDefault="00F91B47" w:rsidP="00D1593D">
      <w:pPr>
        <w:spacing w:after="0"/>
        <w:rPr>
          <w:rFonts w:cstheme="minorHAnsi"/>
        </w:rPr>
      </w:pPr>
      <w:r>
        <w:rPr>
          <w:noProof/>
        </w:rPr>
        <w:lastRenderedPageBreak/>
        <w:drawing>
          <wp:inline distT="0" distB="0" distL="0" distR="0" wp14:anchorId="5997E735" wp14:editId="338DC23B">
            <wp:extent cx="1421765" cy="2840355"/>
            <wp:effectExtent l="0" t="0" r="6985" b="0"/>
            <wp:docPr id="8"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 5"/>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1765" cy="2840355"/>
                    </a:xfrm>
                    <a:prstGeom prst="rect">
                      <a:avLst/>
                    </a:prstGeom>
                    <a:noFill/>
                    <a:ln>
                      <a:noFill/>
                    </a:ln>
                  </pic:spPr>
                </pic:pic>
              </a:graphicData>
            </a:graphic>
          </wp:inline>
        </w:drawing>
      </w:r>
    </w:p>
    <w:p w14:paraId="4EF96677" w14:textId="77777777" w:rsidR="00F91B47" w:rsidRDefault="00F91B47" w:rsidP="00D1593D">
      <w:pPr>
        <w:spacing w:after="0"/>
        <w:rPr>
          <w:rFonts w:cstheme="minorHAnsi"/>
        </w:rPr>
      </w:pPr>
    </w:p>
    <w:p w14:paraId="7630126F" w14:textId="1E1E4C98" w:rsidR="00147C76" w:rsidRPr="00D1593D" w:rsidRDefault="00147C76" w:rsidP="00D1593D">
      <w:pPr>
        <w:spacing w:after="0"/>
        <w:rPr>
          <w:rFonts w:cstheme="minorHAnsi"/>
        </w:rPr>
      </w:pPr>
      <w:r w:rsidRPr="00D1593D">
        <w:rPr>
          <w:rFonts w:cstheme="minorHAnsi"/>
        </w:rPr>
        <w:t>--</w:t>
      </w:r>
    </w:p>
    <w:p w14:paraId="2111458C" w14:textId="45DE1C76" w:rsidR="00F91B47" w:rsidRDefault="00501A89" w:rsidP="00F91B47">
      <w:pPr>
        <w:spacing w:after="0"/>
        <w:rPr>
          <w:rFonts w:cstheme="minorHAnsi"/>
        </w:rPr>
      </w:pPr>
      <w:r>
        <w:rPr>
          <w:rFonts w:cstheme="minorHAnsi"/>
        </w:rPr>
        <w:t xml:space="preserve">9. </w:t>
      </w:r>
      <w:r w:rsidR="00F91B47" w:rsidRPr="00F91B47">
        <w:rPr>
          <w:rFonts w:cstheme="minorHAnsi"/>
        </w:rPr>
        <w:t>Welche Differentialdiagnose ist am wahrscheinlichsten ursächlich für die dokumentierte Blutbildveränderung?</w:t>
      </w:r>
    </w:p>
    <w:p w14:paraId="144B9F02" w14:textId="480C696B" w:rsidR="00F91B47" w:rsidRDefault="00F91B47" w:rsidP="00F91B47">
      <w:pPr>
        <w:spacing w:after="0"/>
        <w:rPr>
          <w:rFonts w:cstheme="minorHAnsi"/>
          <w:lang w:val="en-GB"/>
        </w:rPr>
      </w:pPr>
      <w:proofErr w:type="spellStart"/>
      <w:proofErr w:type="gramStart"/>
      <w:r w:rsidRPr="00F91B47">
        <w:rPr>
          <w:rFonts w:cstheme="minorHAnsi"/>
          <w:lang w:val="en-GB"/>
        </w:rPr>
        <w:t>Mo</w:t>
      </w:r>
      <w:r>
        <w:rPr>
          <w:rFonts w:cstheme="minorHAnsi"/>
          <w:lang w:val="en-GB"/>
        </w:rPr>
        <w:t>dus:TypA</w:t>
      </w:r>
      <w:proofErr w:type="spellEnd"/>
      <w:proofErr w:type="gramEnd"/>
    </w:p>
    <w:p w14:paraId="51F9B154" w14:textId="77777777" w:rsidR="00F91B47" w:rsidRPr="00F91B47" w:rsidRDefault="00F91B47" w:rsidP="00F91B47">
      <w:pPr>
        <w:spacing w:after="0"/>
        <w:rPr>
          <w:rFonts w:cstheme="minorHAnsi"/>
          <w:lang w:val="en-GB"/>
        </w:rPr>
      </w:pPr>
    </w:p>
    <w:p w14:paraId="2EA5CC73" w14:textId="514B672C" w:rsidR="00F91B47" w:rsidRPr="00F91B47" w:rsidRDefault="00F91B47" w:rsidP="005D50A9">
      <w:pPr>
        <w:pStyle w:val="ListParagraph"/>
        <w:numPr>
          <w:ilvl w:val="0"/>
          <w:numId w:val="11"/>
        </w:numPr>
        <w:rPr>
          <w:rFonts w:cstheme="minorHAnsi"/>
        </w:rPr>
      </w:pPr>
      <w:r w:rsidRPr="00F91B47">
        <w:rPr>
          <w:rFonts w:cstheme="minorHAnsi"/>
        </w:rPr>
        <w:t>Thrombotisch-</w:t>
      </w:r>
      <w:proofErr w:type="spellStart"/>
      <w:r w:rsidRPr="00F91B47">
        <w:rPr>
          <w:rFonts w:cstheme="minorHAnsi"/>
        </w:rPr>
        <w:t>thrombozytopenische</w:t>
      </w:r>
      <w:proofErr w:type="spellEnd"/>
      <w:r w:rsidRPr="00F91B47">
        <w:rPr>
          <w:rFonts w:cstheme="minorHAnsi"/>
        </w:rPr>
        <w:t xml:space="preserve"> Purpura</w:t>
      </w:r>
    </w:p>
    <w:p w14:paraId="29A12149" w14:textId="61F3465E" w:rsidR="00F91B47" w:rsidRPr="00F91B47" w:rsidRDefault="00F91B47" w:rsidP="005D50A9">
      <w:pPr>
        <w:pStyle w:val="ListParagraph"/>
        <w:numPr>
          <w:ilvl w:val="0"/>
          <w:numId w:val="11"/>
        </w:numPr>
        <w:rPr>
          <w:rFonts w:cstheme="minorHAnsi"/>
        </w:rPr>
      </w:pPr>
      <w:r w:rsidRPr="00F91B47">
        <w:rPr>
          <w:rFonts w:cstheme="minorHAnsi"/>
        </w:rPr>
        <w:t xml:space="preserve">Schwere aplastische Anämie </w:t>
      </w:r>
    </w:p>
    <w:p w14:paraId="2586A844" w14:textId="4B0E9DED" w:rsidR="00F91B47" w:rsidRPr="00F91B47" w:rsidRDefault="00F91B47" w:rsidP="005D50A9">
      <w:pPr>
        <w:pStyle w:val="ListParagraph"/>
        <w:numPr>
          <w:ilvl w:val="0"/>
          <w:numId w:val="11"/>
        </w:numPr>
        <w:rPr>
          <w:rFonts w:cstheme="minorHAnsi"/>
        </w:rPr>
      </w:pPr>
      <w:r w:rsidRPr="00F91B47">
        <w:rPr>
          <w:rFonts w:cstheme="minorHAnsi"/>
        </w:rPr>
        <w:t>Folsäuremangel</w:t>
      </w:r>
    </w:p>
    <w:p w14:paraId="39F1FBC4" w14:textId="1EB4C037" w:rsidR="00F91B47" w:rsidRPr="00F91B47" w:rsidRDefault="00F91B47" w:rsidP="005D50A9">
      <w:pPr>
        <w:pStyle w:val="ListParagraph"/>
        <w:numPr>
          <w:ilvl w:val="0"/>
          <w:numId w:val="11"/>
        </w:numPr>
        <w:rPr>
          <w:rFonts w:cstheme="minorHAnsi"/>
          <w:b/>
          <w:bCs/>
        </w:rPr>
      </w:pPr>
      <w:r w:rsidRPr="00F91B47">
        <w:rPr>
          <w:rFonts w:cstheme="minorHAnsi"/>
          <w:b/>
          <w:bCs/>
        </w:rPr>
        <w:t>Myelodysplastische Neoplasie</w:t>
      </w:r>
    </w:p>
    <w:p w14:paraId="5D57DF42" w14:textId="3D19AA3C" w:rsidR="00AE4A71" w:rsidRPr="00F91B47" w:rsidRDefault="00F91B47" w:rsidP="005D50A9">
      <w:pPr>
        <w:pStyle w:val="ListParagraph"/>
        <w:numPr>
          <w:ilvl w:val="0"/>
          <w:numId w:val="11"/>
        </w:numPr>
        <w:rPr>
          <w:rFonts w:cstheme="minorHAnsi"/>
        </w:rPr>
      </w:pPr>
      <w:proofErr w:type="spellStart"/>
      <w:r w:rsidRPr="00F91B47">
        <w:rPr>
          <w:rFonts w:cstheme="minorHAnsi"/>
        </w:rPr>
        <w:t>Autoimmunthrombozytopenie</w:t>
      </w:r>
      <w:proofErr w:type="spellEnd"/>
    </w:p>
    <w:p w14:paraId="134E5BFF" w14:textId="4DC36DCB" w:rsidR="00F27DA0" w:rsidRPr="00D1593D" w:rsidRDefault="00F27DA0" w:rsidP="00D1593D">
      <w:pPr>
        <w:spacing w:after="0"/>
        <w:rPr>
          <w:rFonts w:cstheme="minorHAnsi"/>
        </w:rPr>
      </w:pPr>
      <w:r w:rsidRPr="00D1593D">
        <w:rPr>
          <w:rFonts w:cstheme="minorHAnsi"/>
        </w:rPr>
        <w:t>--</w:t>
      </w:r>
    </w:p>
    <w:p w14:paraId="402C1270" w14:textId="5B576938" w:rsidR="00F27DA0" w:rsidRDefault="00575104" w:rsidP="00D1593D">
      <w:pPr>
        <w:spacing w:after="0"/>
        <w:rPr>
          <w:rFonts w:cstheme="minorHAnsi"/>
        </w:rPr>
      </w:pPr>
      <w:r>
        <w:rPr>
          <w:rFonts w:cstheme="minorHAnsi"/>
        </w:rPr>
        <w:t>Titel: Klausur Modul III_Z_02_2026</w:t>
      </w:r>
      <w:r w:rsidR="005746C1">
        <w:rPr>
          <w:rFonts w:cstheme="minorHAnsi"/>
        </w:rPr>
        <w:t xml:space="preserve"> </w:t>
      </w:r>
    </w:p>
    <w:p w14:paraId="4F83D2AB" w14:textId="77777777" w:rsidR="00F91B47" w:rsidRPr="00F91B47" w:rsidRDefault="00F91B47" w:rsidP="00F91B47">
      <w:pPr>
        <w:spacing w:after="0"/>
        <w:rPr>
          <w:rFonts w:cstheme="minorHAnsi"/>
          <w:b/>
          <w:bCs/>
        </w:rPr>
      </w:pPr>
      <w:r w:rsidRPr="00F91B47">
        <w:rPr>
          <w:rFonts w:cstheme="minorHAnsi"/>
          <w:b/>
          <w:bCs/>
        </w:rPr>
        <w:t xml:space="preserve">Bauchschmerzen bei Frau L. </w:t>
      </w:r>
    </w:p>
    <w:p w14:paraId="4539708F" w14:textId="0F35CF6D" w:rsidR="00F91B47" w:rsidRPr="00D1593D" w:rsidRDefault="00F91B47" w:rsidP="00F91B47">
      <w:pPr>
        <w:spacing w:after="0"/>
        <w:rPr>
          <w:rFonts w:cstheme="minorHAnsi"/>
        </w:rPr>
      </w:pPr>
      <w:r w:rsidRPr="00F91B47">
        <w:rPr>
          <w:rFonts w:cstheme="minorHAnsi"/>
        </w:rPr>
        <w:t xml:space="preserve">Die 50-jährige Frau K. stellt sich mit seit 12 Stunden bestehenden </w:t>
      </w:r>
      <w:proofErr w:type="spellStart"/>
      <w:r w:rsidRPr="00F91B47">
        <w:rPr>
          <w:rFonts w:cstheme="minorHAnsi"/>
        </w:rPr>
        <w:t>kolikartigen</w:t>
      </w:r>
      <w:proofErr w:type="spellEnd"/>
      <w:r w:rsidRPr="00F91B47">
        <w:rPr>
          <w:rFonts w:cstheme="minorHAnsi"/>
        </w:rPr>
        <w:t xml:space="preserve"> Schmerzen im rechten Oberbauch vor. Zusätzlich berichtet sie über Übelkeit und dunklen Urin. Die Körpertemperatur beträgt 38,2°C. Laborchemisch zeigen sich erhöhte </w:t>
      </w:r>
      <w:proofErr w:type="spellStart"/>
      <w:r w:rsidRPr="00F91B47">
        <w:rPr>
          <w:rFonts w:cstheme="minorHAnsi"/>
        </w:rPr>
        <w:t>Cholestaseparameter</w:t>
      </w:r>
      <w:proofErr w:type="spellEnd"/>
      <w:r w:rsidRPr="00F91B47">
        <w:rPr>
          <w:rFonts w:cstheme="minorHAnsi"/>
        </w:rPr>
        <w:t xml:space="preserve"> (GGT, AP) sowie ein Gesamt-Bilirubin von 4,2 mg/dl. Die Transaminasen sind mäßig erhöht. In der </w:t>
      </w:r>
      <w:proofErr w:type="spellStart"/>
      <w:r w:rsidRPr="00F91B47">
        <w:rPr>
          <w:rFonts w:cstheme="minorHAnsi"/>
        </w:rPr>
        <w:t>transabdominellen</w:t>
      </w:r>
      <w:proofErr w:type="spellEnd"/>
      <w:r w:rsidRPr="00F91B47">
        <w:rPr>
          <w:rFonts w:cstheme="minorHAnsi"/>
        </w:rPr>
        <w:t xml:space="preserve"> Sonographie zeigen sich dilatierte extrahepatische Gallenwege, bei eingeschränkter Beurteilbarkeit jedoch kein sicherer Steinnachweis im Ductus choledochus; die Gallenblase ist steinfrei.</w:t>
      </w:r>
    </w:p>
    <w:p w14:paraId="75CC337E" w14:textId="4B489115" w:rsidR="00F27DA0" w:rsidRPr="00D1593D" w:rsidRDefault="00F27DA0" w:rsidP="00D1593D">
      <w:pPr>
        <w:spacing w:after="0"/>
        <w:rPr>
          <w:rFonts w:cstheme="minorHAnsi"/>
        </w:rPr>
      </w:pPr>
      <w:r w:rsidRPr="00D1593D">
        <w:rPr>
          <w:rFonts w:cstheme="minorHAnsi"/>
        </w:rPr>
        <w:t>--</w:t>
      </w:r>
    </w:p>
    <w:p w14:paraId="2C85290A" w14:textId="572F83B9" w:rsidR="00F91B47" w:rsidRDefault="00501A89" w:rsidP="00F91B47">
      <w:pPr>
        <w:spacing w:after="0"/>
        <w:rPr>
          <w:rFonts w:cstheme="minorHAnsi"/>
        </w:rPr>
      </w:pPr>
      <w:r>
        <w:rPr>
          <w:rFonts w:cstheme="minorHAnsi"/>
        </w:rPr>
        <w:t xml:space="preserve">10. </w:t>
      </w:r>
      <w:r w:rsidR="00F91B47" w:rsidRPr="00F91B47">
        <w:rPr>
          <w:rFonts w:cstheme="minorHAnsi"/>
        </w:rPr>
        <w:t xml:space="preserve">Was ist das </w:t>
      </w:r>
      <w:proofErr w:type="gramStart"/>
      <w:r w:rsidR="00F91B47" w:rsidRPr="00F91B47">
        <w:rPr>
          <w:rFonts w:cstheme="minorHAnsi"/>
        </w:rPr>
        <w:t>nächste</w:t>
      </w:r>
      <w:proofErr w:type="gramEnd"/>
      <w:r w:rsidR="00F91B47" w:rsidRPr="00F91B47">
        <w:rPr>
          <w:rFonts w:cstheme="minorHAnsi"/>
        </w:rPr>
        <w:t xml:space="preserve"> diagnostisch-therapeutische Vorgehen</w:t>
      </w:r>
      <w:r w:rsidR="00F91B47">
        <w:rPr>
          <w:rFonts w:cstheme="minorHAnsi"/>
        </w:rPr>
        <w:t>?</w:t>
      </w:r>
    </w:p>
    <w:p w14:paraId="145DF11D" w14:textId="357FAD67" w:rsidR="00F91B47" w:rsidRPr="00F91B47" w:rsidRDefault="00F91B47" w:rsidP="00F91B47">
      <w:pPr>
        <w:spacing w:after="0"/>
        <w:rPr>
          <w:rFonts w:cstheme="minorHAnsi"/>
        </w:rPr>
      </w:pPr>
      <w:proofErr w:type="spellStart"/>
      <w:proofErr w:type="gramStart"/>
      <w:r>
        <w:rPr>
          <w:rFonts w:cstheme="minorHAnsi"/>
        </w:rPr>
        <w:t>Modus:TypA</w:t>
      </w:r>
      <w:proofErr w:type="spellEnd"/>
      <w:proofErr w:type="gramEnd"/>
    </w:p>
    <w:p w14:paraId="0B841FFB" w14:textId="62A4B8A0" w:rsidR="00F91B47" w:rsidRPr="00F91B47" w:rsidRDefault="00F91B47" w:rsidP="005D50A9">
      <w:pPr>
        <w:pStyle w:val="ListParagraph"/>
        <w:numPr>
          <w:ilvl w:val="0"/>
          <w:numId w:val="12"/>
        </w:numPr>
        <w:rPr>
          <w:rFonts w:cstheme="minorHAnsi"/>
        </w:rPr>
      </w:pPr>
      <w:r w:rsidRPr="00F91B47">
        <w:rPr>
          <w:rFonts w:cstheme="minorHAnsi"/>
        </w:rPr>
        <w:t xml:space="preserve">Sofortige ERCP mit </w:t>
      </w:r>
      <w:proofErr w:type="spellStart"/>
      <w:r w:rsidRPr="00F91B47">
        <w:rPr>
          <w:rFonts w:cstheme="minorHAnsi"/>
        </w:rPr>
        <w:t>Papillotomie</w:t>
      </w:r>
      <w:proofErr w:type="spellEnd"/>
    </w:p>
    <w:p w14:paraId="66CB8E43" w14:textId="4FA9ADDB" w:rsidR="00F91B47" w:rsidRPr="00F91B47" w:rsidRDefault="00F91B47" w:rsidP="005D50A9">
      <w:pPr>
        <w:pStyle w:val="ListParagraph"/>
        <w:numPr>
          <w:ilvl w:val="0"/>
          <w:numId w:val="12"/>
        </w:numPr>
        <w:rPr>
          <w:rFonts w:cstheme="minorHAnsi"/>
          <w:b/>
          <w:bCs/>
        </w:rPr>
      </w:pPr>
      <w:r w:rsidRPr="00F91B47">
        <w:rPr>
          <w:rFonts w:cstheme="minorHAnsi"/>
          <w:b/>
          <w:bCs/>
        </w:rPr>
        <w:t xml:space="preserve">Endosonographie </w:t>
      </w:r>
    </w:p>
    <w:p w14:paraId="2A1D9561" w14:textId="2CBB5713" w:rsidR="00F91B47" w:rsidRPr="00F91B47" w:rsidRDefault="00F91B47" w:rsidP="005D50A9">
      <w:pPr>
        <w:pStyle w:val="ListParagraph"/>
        <w:numPr>
          <w:ilvl w:val="0"/>
          <w:numId w:val="12"/>
        </w:numPr>
        <w:rPr>
          <w:rFonts w:cstheme="minorHAnsi"/>
        </w:rPr>
      </w:pPr>
      <w:r w:rsidRPr="00F91B47">
        <w:rPr>
          <w:rFonts w:cstheme="minorHAnsi"/>
        </w:rPr>
        <w:t>Konservative Therapie mit Analgesie und Verlaufskontrolle</w:t>
      </w:r>
    </w:p>
    <w:p w14:paraId="4BF87970" w14:textId="65B3A08D" w:rsidR="00F91B47" w:rsidRPr="00F91B47" w:rsidRDefault="00F91B47" w:rsidP="005D50A9">
      <w:pPr>
        <w:pStyle w:val="ListParagraph"/>
        <w:numPr>
          <w:ilvl w:val="0"/>
          <w:numId w:val="12"/>
        </w:numPr>
        <w:rPr>
          <w:rFonts w:cstheme="minorHAnsi"/>
        </w:rPr>
      </w:pPr>
      <w:r w:rsidRPr="00F91B47">
        <w:rPr>
          <w:rFonts w:cstheme="minorHAnsi"/>
        </w:rPr>
        <w:t>Primäre laparoskopische Cholezystektomie</w:t>
      </w:r>
    </w:p>
    <w:p w14:paraId="600725E7" w14:textId="687F18E5" w:rsidR="00B20B89" w:rsidRPr="00F91B47" w:rsidRDefault="00F91B47" w:rsidP="005D50A9">
      <w:pPr>
        <w:pStyle w:val="ListParagraph"/>
        <w:numPr>
          <w:ilvl w:val="0"/>
          <w:numId w:val="12"/>
        </w:numPr>
        <w:rPr>
          <w:rFonts w:cstheme="minorHAnsi"/>
        </w:rPr>
      </w:pPr>
      <w:r w:rsidRPr="00F91B47">
        <w:rPr>
          <w:rFonts w:cstheme="minorHAnsi"/>
        </w:rPr>
        <w:t xml:space="preserve">Perkutane transhepatische </w:t>
      </w:r>
      <w:proofErr w:type="spellStart"/>
      <w:r w:rsidRPr="00F91B47">
        <w:rPr>
          <w:rFonts w:cstheme="minorHAnsi"/>
        </w:rPr>
        <w:t>Cholangiodrainage</w:t>
      </w:r>
      <w:proofErr w:type="spellEnd"/>
      <w:r w:rsidRPr="00F91B47">
        <w:rPr>
          <w:rFonts w:cstheme="minorHAnsi"/>
        </w:rPr>
        <w:t xml:space="preserve"> (PTCD)</w:t>
      </w:r>
    </w:p>
    <w:p w14:paraId="7B50A5C6" w14:textId="48F6D6DB" w:rsidR="00F27DA0" w:rsidRPr="00D1593D" w:rsidRDefault="00F27DA0" w:rsidP="00D1593D">
      <w:pPr>
        <w:spacing w:after="0"/>
        <w:rPr>
          <w:rFonts w:cstheme="minorHAnsi"/>
        </w:rPr>
      </w:pPr>
      <w:r w:rsidRPr="00D1593D">
        <w:rPr>
          <w:rFonts w:cstheme="minorHAnsi"/>
        </w:rPr>
        <w:lastRenderedPageBreak/>
        <w:t>--</w:t>
      </w:r>
    </w:p>
    <w:p w14:paraId="5FF494F7" w14:textId="4FF0B75E" w:rsidR="00F27DA0"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2FF3AF46" w14:textId="77777777" w:rsidR="00F91B47" w:rsidRPr="00F91B47" w:rsidRDefault="00F91B47" w:rsidP="00F91B47">
      <w:pPr>
        <w:spacing w:after="0"/>
        <w:jc w:val="both"/>
        <w:rPr>
          <w:rFonts w:cstheme="minorHAnsi"/>
          <w:b/>
          <w:bCs/>
        </w:rPr>
      </w:pPr>
      <w:r w:rsidRPr="00F91B47">
        <w:rPr>
          <w:rFonts w:cstheme="minorHAnsi"/>
          <w:b/>
          <w:bCs/>
        </w:rPr>
        <w:t>Verdacht auf Endokarditis</w:t>
      </w:r>
    </w:p>
    <w:p w14:paraId="0EE6134D" w14:textId="3297DD75" w:rsidR="00D160E5" w:rsidRDefault="00F91B47" w:rsidP="00F91B47">
      <w:pPr>
        <w:spacing w:after="0"/>
        <w:jc w:val="both"/>
        <w:rPr>
          <w:rFonts w:cstheme="minorHAnsi"/>
        </w:rPr>
      </w:pPr>
      <w:r w:rsidRPr="00F91B47">
        <w:rPr>
          <w:rFonts w:cstheme="minorHAnsi"/>
        </w:rPr>
        <w:t>Eine 65-jährige Patientin stellt sich in der Notaufnahme vor aufgrund seit einer Woche bestehender subfebriler Temperaturen und Abgeschlagenheit. In der körperlichen Untersuchung zeigen sich kleine, stecknadelkopfgroße Einblutungen an beiden Handflächen. Die Patientin berichtet, vor zwei Wochen einen Eingriff an den Zähnen gehabt zu haben. Insgesamt ergibt sich der klinische Verdacht auf eine bakterielle Endokarditis.</w:t>
      </w:r>
    </w:p>
    <w:p w14:paraId="4503A145" w14:textId="336737C5" w:rsidR="00F27DA0" w:rsidRPr="00D1593D" w:rsidRDefault="00F27DA0" w:rsidP="00D1593D">
      <w:pPr>
        <w:spacing w:after="0"/>
        <w:jc w:val="both"/>
        <w:rPr>
          <w:rFonts w:cstheme="minorHAnsi"/>
        </w:rPr>
      </w:pPr>
      <w:r w:rsidRPr="00D1593D">
        <w:rPr>
          <w:rFonts w:cstheme="minorHAnsi"/>
        </w:rPr>
        <w:t>--</w:t>
      </w:r>
    </w:p>
    <w:p w14:paraId="1F40C4F4" w14:textId="4F7929DA" w:rsidR="00F91B47" w:rsidRPr="00F91B47" w:rsidRDefault="00501A89" w:rsidP="00F91B47">
      <w:pPr>
        <w:spacing w:after="0"/>
        <w:rPr>
          <w:rFonts w:cstheme="minorHAnsi"/>
        </w:rPr>
      </w:pPr>
      <w:r>
        <w:rPr>
          <w:rFonts w:cstheme="minorHAnsi"/>
        </w:rPr>
        <w:t xml:space="preserve">11. </w:t>
      </w:r>
      <w:r w:rsidR="00F91B47" w:rsidRPr="00F91B47">
        <w:rPr>
          <w:rFonts w:cstheme="minorHAnsi"/>
        </w:rPr>
        <w:t>Welche der folgenden Befunde gehört am ehesten zu den Major-Duke-Kriterien zur Bestätigung der oben genannten Verdachtsdiagnose?</w:t>
      </w:r>
    </w:p>
    <w:p w14:paraId="12D08515" w14:textId="4D88DE68" w:rsidR="00F91B47" w:rsidRDefault="00F91B47" w:rsidP="00F91B47">
      <w:pPr>
        <w:spacing w:after="0"/>
        <w:rPr>
          <w:rFonts w:cstheme="minorHAnsi"/>
        </w:rPr>
      </w:pPr>
      <w:proofErr w:type="spellStart"/>
      <w:proofErr w:type="gramStart"/>
      <w:r>
        <w:rPr>
          <w:rFonts w:cstheme="minorHAnsi"/>
        </w:rPr>
        <w:t>Modus</w:t>
      </w:r>
      <w:r w:rsidRPr="00F91B47">
        <w:rPr>
          <w:rFonts w:cstheme="minorHAnsi"/>
        </w:rPr>
        <w:t>:Typ</w:t>
      </w:r>
      <w:r>
        <w:rPr>
          <w:rFonts w:cstheme="minorHAnsi"/>
        </w:rPr>
        <w:t>A</w:t>
      </w:r>
      <w:proofErr w:type="spellEnd"/>
      <w:proofErr w:type="gramEnd"/>
    </w:p>
    <w:p w14:paraId="23705C3C" w14:textId="77777777" w:rsidR="00F91B47" w:rsidRPr="00F91B47" w:rsidRDefault="00F91B47" w:rsidP="00F91B47">
      <w:pPr>
        <w:spacing w:after="0"/>
        <w:rPr>
          <w:rFonts w:cstheme="minorHAnsi"/>
        </w:rPr>
      </w:pPr>
    </w:p>
    <w:p w14:paraId="648E3232" w14:textId="03B4EA52" w:rsidR="00F91B47" w:rsidRPr="00F91B47" w:rsidRDefault="00F91B47" w:rsidP="005D50A9">
      <w:pPr>
        <w:pStyle w:val="ListParagraph"/>
        <w:numPr>
          <w:ilvl w:val="0"/>
          <w:numId w:val="13"/>
        </w:numPr>
        <w:rPr>
          <w:rFonts w:cstheme="minorHAnsi"/>
        </w:rPr>
      </w:pPr>
      <w:r w:rsidRPr="00F91B47">
        <w:rPr>
          <w:rFonts w:cstheme="minorHAnsi"/>
        </w:rPr>
        <w:t>Fieber &gt; 38 °C</w:t>
      </w:r>
    </w:p>
    <w:p w14:paraId="3E289184" w14:textId="639BBD92" w:rsidR="00F91B47" w:rsidRPr="00F91B47" w:rsidRDefault="00F91B47" w:rsidP="005D50A9">
      <w:pPr>
        <w:pStyle w:val="ListParagraph"/>
        <w:numPr>
          <w:ilvl w:val="0"/>
          <w:numId w:val="13"/>
        </w:numPr>
        <w:rPr>
          <w:rFonts w:cstheme="minorHAnsi"/>
        </w:rPr>
      </w:pPr>
      <w:r w:rsidRPr="00F91B47">
        <w:rPr>
          <w:rFonts w:cstheme="minorHAnsi"/>
        </w:rPr>
        <w:t xml:space="preserve">Prädisponierende Herzerkrankung oder </w:t>
      </w:r>
      <w:proofErr w:type="spellStart"/>
      <w:r w:rsidRPr="00F91B47">
        <w:rPr>
          <w:rFonts w:cstheme="minorHAnsi"/>
        </w:rPr>
        <w:t>i.v.</w:t>
      </w:r>
      <w:proofErr w:type="spellEnd"/>
      <w:r w:rsidRPr="00F91B47">
        <w:rPr>
          <w:rFonts w:cstheme="minorHAnsi"/>
        </w:rPr>
        <w:t>-Drogenabusus</w:t>
      </w:r>
    </w:p>
    <w:p w14:paraId="35633744" w14:textId="24235A12" w:rsidR="00F91B47" w:rsidRPr="00F91B47" w:rsidRDefault="00F91B47" w:rsidP="005D50A9">
      <w:pPr>
        <w:pStyle w:val="ListParagraph"/>
        <w:numPr>
          <w:ilvl w:val="0"/>
          <w:numId w:val="13"/>
        </w:numPr>
        <w:rPr>
          <w:rFonts w:cstheme="minorHAnsi"/>
        </w:rPr>
      </w:pPr>
      <w:r w:rsidRPr="00F91B47">
        <w:rPr>
          <w:rFonts w:cstheme="minorHAnsi"/>
        </w:rPr>
        <w:t xml:space="preserve">Vaskuläre Phänomene (z. B. </w:t>
      </w:r>
      <w:proofErr w:type="spellStart"/>
      <w:r w:rsidRPr="00F91B47">
        <w:rPr>
          <w:rFonts w:cstheme="minorHAnsi"/>
        </w:rPr>
        <w:t>Janeway</w:t>
      </w:r>
      <w:proofErr w:type="spellEnd"/>
      <w:r w:rsidRPr="00F91B47">
        <w:rPr>
          <w:rFonts w:cstheme="minorHAnsi"/>
        </w:rPr>
        <w:t>-Läsionen, Embolien)</w:t>
      </w:r>
    </w:p>
    <w:p w14:paraId="3A4BFC07" w14:textId="63C9758E" w:rsidR="00F91B47" w:rsidRPr="00F91B47" w:rsidRDefault="00F91B47" w:rsidP="005D50A9">
      <w:pPr>
        <w:pStyle w:val="ListParagraph"/>
        <w:numPr>
          <w:ilvl w:val="0"/>
          <w:numId w:val="13"/>
        </w:numPr>
        <w:rPr>
          <w:rFonts w:cstheme="minorHAnsi"/>
          <w:b/>
          <w:bCs/>
        </w:rPr>
      </w:pPr>
      <w:r w:rsidRPr="00F91B47">
        <w:rPr>
          <w:rFonts w:cstheme="minorHAnsi"/>
          <w:b/>
          <w:bCs/>
        </w:rPr>
        <w:t>Nachweis einer Vegetation an einer Herzklappe im Herzultraschall</w:t>
      </w:r>
    </w:p>
    <w:p w14:paraId="4A20EC41" w14:textId="077F6012" w:rsidR="00147C76" w:rsidRPr="00F91B47" w:rsidRDefault="00F91B47" w:rsidP="005D50A9">
      <w:pPr>
        <w:pStyle w:val="ListParagraph"/>
        <w:numPr>
          <w:ilvl w:val="0"/>
          <w:numId w:val="13"/>
        </w:numPr>
        <w:rPr>
          <w:rFonts w:cstheme="minorHAnsi"/>
        </w:rPr>
      </w:pPr>
      <w:r w:rsidRPr="00F91B47">
        <w:rPr>
          <w:rFonts w:cstheme="minorHAnsi"/>
        </w:rPr>
        <w:t>Positive Blutkulturen mit atypischen Endokarditis-Erregern in mehreren Abnahmen</w:t>
      </w:r>
    </w:p>
    <w:p w14:paraId="6156EBE2" w14:textId="70297383" w:rsidR="00147C76" w:rsidRPr="00D1593D" w:rsidRDefault="00147C76" w:rsidP="00D1593D">
      <w:pPr>
        <w:spacing w:after="0"/>
        <w:rPr>
          <w:rFonts w:cstheme="minorHAnsi"/>
        </w:rPr>
      </w:pPr>
      <w:r w:rsidRPr="00D1593D">
        <w:rPr>
          <w:rFonts w:cstheme="minorHAnsi"/>
        </w:rPr>
        <w:t>--</w:t>
      </w:r>
    </w:p>
    <w:p w14:paraId="6F8CD4BA" w14:textId="3F8B5A97" w:rsidR="00147C76"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20FA8CBF" w14:textId="77777777" w:rsidR="00BB43CF" w:rsidRPr="00BB43CF" w:rsidRDefault="00BB43CF" w:rsidP="00BB43CF">
      <w:pPr>
        <w:spacing w:after="0"/>
        <w:rPr>
          <w:rFonts w:cstheme="minorHAnsi"/>
          <w:b/>
          <w:bCs/>
        </w:rPr>
      </w:pPr>
      <w:r w:rsidRPr="00BB43CF">
        <w:rPr>
          <w:rFonts w:cstheme="minorHAnsi"/>
          <w:b/>
          <w:bCs/>
        </w:rPr>
        <w:t>Thoraxschmerz</w:t>
      </w:r>
    </w:p>
    <w:p w14:paraId="6B5C4DDF" w14:textId="46F648B6" w:rsidR="00D160E5" w:rsidRDefault="00BB43CF" w:rsidP="00BB43CF">
      <w:pPr>
        <w:spacing w:after="0"/>
        <w:rPr>
          <w:rFonts w:cstheme="minorHAnsi"/>
        </w:rPr>
      </w:pPr>
      <w:r w:rsidRPr="00BB43CF">
        <w:rPr>
          <w:rFonts w:cstheme="minorHAnsi"/>
        </w:rPr>
        <w:t xml:space="preserve">Ein Patient stellt sich in Begleitung des Rettungsdienstes bei typischen </w:t>
      </w:r>
      <w:proofErr w:type="spellStart"/>
      <w:r w:rsidRPr="00BB43CF">
        <w:rPr>
          <w:rFonts w:cstheme="minorHAnsi"/>
        </w:rPr>
        <w:t>angina</w:t>
      </w:r>
      <w:proofErr w:type="spellEnd"/>
      <w:r w:rsidRPr="00BB43CF">
        <w:rPr>
          <w:rFonts w:cstheme="minorHAnsi"/>
        </w:rPr>
        <w:t xml:space="preserve"> </w:t>
      </w:r>
      <w:proofErr w:type="spellStart"/>
      <w:r w:rsidRPr="00BB43CF">
        <w:rPr>
          <w:rFonts w:cstheme="minorHAnsi"/>
        </w:rPr>
        <w:t>pectoris</w:t>
      </w:r>
      <w:proofErr w:type="spellEnd"/>
      <w:r w:rsidRPr="00BB43CF">
        <w:rPr>
          <w:rFonts w:cstheme="minorHAnsi"/>
        </w:rPr>
        <w:t xml:space="preserve"> Beschwerden in der Notaufnahme vor. Im durchgeführten EKG zeigen sich keine Auffälligkeiten, laborchemisch zeigt sich eine relevante Troponin Dynamik sowie eine erhöhte CK mit relevantem CK-MB Anteil. Somit zeigt sich laborchemisch eine NSTEMI Konstellation.</w:t>
      </w:r>
    </w:p>
    <w:p w14:paraId="5EA41D88" w14:textId="47F3B464" w:rsidR="00147C76" w:rsidRPr="00D1593D" w:rsidRDefault="00147C76" w:rsidP="00D1593D">
      <w:pPr>
        <w:spacing w:after="0"/>
        <w:rPr>
          <w:rFonts w:cstheme="minorHAnsi"/>
        </w:rPr>
      </w:pPr>
      <w:r w:rsidRPr="00D1593D">
        <w:rPr>
          <w:rFonts w:cstheme="minorHAnsi"/>
        </w:rPr>
        <w:t>--</w:t>
      </w:r>
    </w:p>
    <w:p w14:paraId="7A62CF8C" w14:textId="4C34055F" w:rsidR="00BB43CF" w:rsidRPr="00BB43CF" w:rsidRDefault="00501A89" w:rsidP="00BB43CF">
      <w:pPr>
        <w:spacing w:after="0"/>
        <w:rPr>
          <w:rFonts w:cstheme="minorHAnsi"/>
        </w:rPr>
      </w:pPr>
      <w:r>
        <w:rPr>
          <w:rFonts w:cstheme="minorHAnsi"/>
        </w:rPr>
        <w:t xml:space="preserve">12. </w:t>
      </w:r>
      <w:r w:rsidR="00BB43CF" w:rsidRPr="00BB43CF">
        <w:rPr>
          <w:rFonts w:cstheme="minorHAnsi"/>
        </w:rPr>
        <w:t>Welche der folgenden Diagnostischen Maßnahmen sind am ehesten geeignet, um die Ursache der laborchemischen NSTEMI-Konstellation abzuklären?</w:t>
      </w:r>
    </w:p>
    <w:p w14:paraId="3BC13182" w14:textId="3633E9E6" w:rsidR="00BB43CF" w:rsidRDefault="00BB43CF" w:rsidP="00BB43CF">
      <w:pPr>
        <w:spacing w:after="0"/>
        <w:rPr>
          <w:rFonts w:cstheme="minorHAnsi"/>
        </w:rPr>
      </w:pPr>
      <w:proofErr w:type="spellStart"/>
      <w:proofErr w:type="gramStart"/>
      <w:r>
        <w:rPr>
          <w:rFonts w:cstheme="minorHAnsi"/>
        </w:rPr>
        <w:t>Modus</w:t>
      </w:r>
      <w:r w:rsidRPr="00BB43CF">
        <w:rPr>
          <w:rFonts w:cstheme="minorHAnsi"/>
        </w:rPr>
        <w:t>:PickS</w:t>
      </w:r>
      <w:proofErr w:type="spellEnd"/>
      <w:proofErr w:type="gramEnd"/>
    </w:p>
    <w:p w14:paraId="7C640CCD" w14:textId="77777777" w:rsidR="00BB43CF" w:rsidRPr="00BB43CF" w:rsidRDefault="00BB43CF" w:rsidP="00BB43CF">
      <w:pPr>
        <w:spacing w:after="0"/>
        <w:rPr>
          <w:rFonts w:cstheme="minorHAnsi"/>
        </w:rPr>
      </w:pPr>
    </w:p>
    <w:p w14:paraId="7D95279B" w14:textId="37862125" w:rsidR="00BB43CF" w:rsidRPr="00BB43CF" w:rsidRDefault="00BB43CF" w:rsidP="005D50A9">
      <w:pPr>
        <w:pStyle w:val="ListParagraph"/>
        <w:numPr>
          <w:ilvl w:val="0"/>
          <w:numId w:val="14"/>
        </w:numPr>
        <w:rPr>
          <w:rFonts w:cstheme="minorHAnsi"/>
          <w:b/>
          <w:bCs/>
        </w:rPr>
      </w:pPr>
      <w:r w:rsidRPr="00BB43CF">
        <w:rPr>
          <w:rFonts w:cstheme="minorHAnsi"/>
          <w:b/>
          <w:bCs/>
        </w:rPr>
        <w:t>Herzkatheteruntersuchung</w:t>
      </w:r>
    </w:p>
    <w:p w14:paraId="5E1D6E47" w14:textId="15DCD178" w:rsidR="00BB43CF" w:rsidRPr="00BB43CF" w:rsidRDefault="00BB43CF" w:rsidP="005D50A9">
      <w:pPr>
        <w:pStyle w:val="ListParagraph"/>
        <w:numPr>
          <w:ilvl w:val="0"/>
          <w:numId w:val="14"/>
        </w:numPr>
        <w:rPr>
          <w:rFonts w:cstheme="minorHAnsi"/>
          <w:b/>
          <w:bCs/>
        </w:rPr>
      </w:pPr>
      <w:r w:rsidRPr="00BB43CF">
        <w:rPr>
          <w:rFonts w:cstheme="minorHAnsi"/>
          <w:b/>
          <w:bCs/>
        </w:rPr>
        <w:t>Kardiale Magnetresonanztomographie</w:t>
      </w:r>
    </w:p>
    <w:p w14:paraId="2A1C7522" w14:textId="15DDC645" w:rsidR="00BB43CF" w:rsidRPr="00BB43CF" w:rsidRDefault="00BB43CF" w:rsidP="005D50A9">
      <w:pPr>
        <w:pStyle w:val="ListParagraph"/>
        <w:numPr>
          <w:ilvl w:val="0"/>
          <w:numId w:val="14"/>
        </w:numPr>
        <w:rPr>
          <w:rFonts w:cstheme="minorHAnsi"/>
        </w:rPr>
      </w:pPr>
      <w:r w:rsidRPr="00BB43CF">
        <w:rPr>
          <w:rFonts w:cstheme="minorHAnsi"/>
        </w:rPr>
        <w:t>Fahrradergometrie</w:t>
      </w:r>
    </w:p>
    <w:p w14:paraId="1F7008ED" w14:textId="11CCBE4F" w:rsidR="00147C76" w:rsidRPr="00BB43CF" w:rsidRDefault="00BB43CF" w:rsidP="005D50A9">
      <w:pPr>
        <w:pStyle w:val="ListParagraph"/>
        <w:numPr>
          <w:ilvl w:val="0"/>
          <w:numId w:val="14"/>
        </w:numPr>
        <w:rPr>
          <w:rFonts w:cstheme="minorHAnsi"/>
        </w:rPr>
      </w:pPr>
      <w:r w:rsidRPr="00BB43CF">
        <w:rPr>
          <w:rFonts w:cstheme="minorHAnsi"/>
        </w:rPr>
        <w:t>Langzeit-EKG</w:t>
      </w:r>
    </w:p>
    <w:p w14:paraId="38FE4ED5" w14:textId="0CB37F37" w:rsidR="00F27DA0" w:rsidRPr="00D1593D" w:rsidRDefault="00F27DA0" w:rsidP="00D1593D">
      <w:pPr>
        <w:spacing w:after="0"/>
        <w:rPr>
          <w:rFonts w:cstheme="minorHAnsi"/>
        </w:rPr>
      </w:pPr>
      <w:r w:rsidRPr="00D1593D">
        <w:rPr>
          <w:rFonts w:cstheme="minorHAnsi"/>
        </w:rPr>
        <w:t>--</w:t>
      </w:r>
    </w:p>
    <w:p w14:paraId="0F231274" w14:textId="3A844FC3" w:rsidR="00F27DA0"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383F9FF7" w14:textId="51AE8B51" w:rsidR="00BB43CF" w:rsidRPr="00BB43CF" w:rsidRDefault="00BB43CF" w:rsidP="00BB43CF">
      <w:pPr>
        <w:spacing w:after="0"/>
        <w:jc w:val="both"/>
        <w:rPr>
          <w:b/>
          <w:bCs/>
        </w:rPr>
      </w:pPr>
      <w:r w:rsidRPr="00BB43CF">
        <w:rPr>
          <w:b/>
          <w:bCs/>
        </w:rPr>
        <w:t>Identifikation regulatorischer T-Zellen mittels Durchflusszytometrie</w:t>
      </w:r>
    </w:p>
    <w:p w14:paraId="7BE8A37D" w14:textId="77777777" w:rsidR="00BB43CF" w:rsidRDefault="00BB43CF" w:rsidP="00BB43CF">
      <w:pPr>
        <w:spacing w:after="0"/>
        <w:jc w:val="both"/>
      </w:pPr>
    </w:p>
    <w:p w14:paraId="11F87C60" w14:textId="52A573E5" w:rsidR="00BB43CF" w:rsidRDefault="00BB43CF" w:rsidP="00BB43CF">
      <w:pPr>
        <w:spacing w:after="0"/>
        <w:jc w:val="both"/>
      </w:pPr>
      <w:r>
        <w:t>In einer immunologischen Studie sollen regulatorische T-Zellen (</w:t>
      </w:r>
      <w:proofErr w:type="spellStart"/>
      <w:r>
        <w:t>Treg</w:t>
      </w:r>
      <w:proofErr w:type="spellEnd"/>
      <w:r>
        <w:t>) aus peripherem Blut gesunder Probanden mittels Durchflusszytometrie identifiziert und quantifiziert werden. Nach Oberflächenfärbung für CD3, CD4 und CD25 wird zusätzlich eine intrazelluläre Färbung durchgeführt, um die T-Zell-Subpopulation eindeutig zu charakterisieren.</w:t>
      </w:r>
    </w:p>
    <w:p w14:paraId="4F87B425" w14:textId="2D863DAA" w:rsidR="00F27DA0" w:rsidRPr="00D1593D" w:rsidRDefault="00F27DA0" w:rsidP="00D1593D">
      <w:pPr>
        <w:spacing w:after="0"/>
        <w:jc w:val="both"/>
        <w:rPr>
          <w:rFonts w:cstheme="minorHAnsi"/>
        </w:rPr>
      </w:pPr>
      <w:r w:rsidRPr="00D1593D">
        <w:rPr>
          <w:rFonts w:cstheme="minorHAnsi"/>
        </w:rPr>
        <w:t>--</w:t>
      </w:r>
    </w:p>
    <w:p w14:paraId="1E9369C2" w14:textId="5044ADD0" w:rsidR="00BB43CF" w:rsidRPr="00BB43CF" w:rsidRDefault="00501A89" w:rsidP="00BB43CF">
      <w:pPr>
        <w:spacing w:after="0"/>
        <w:rPr>
          <w:rFonts w:cstheme="minorHAnsi"/>
        </w:rPr>
      </w:pPr>
      <w:r>
        <w:rPr>
          <w:rFonts w:cstheme="minorHAnsi"/>
        </w:rPr>
        <w:lastRenderedPageBreak/>
        <w:t xml:space="preserve">13. </w:t>
      </w:r>
      <w:r w:rsidR="00BB43CF" w:rsidRPr="00BB43CF">
        <w:rPr>
          <w:rFonts w:cstheme="minorHAnsi"/>
        </w:rPr>
        <w:t>Welcher der folgenden Marker ist für die linienbestimmende Identität regulatorischer T-Zellen entscheidend und muss intrazellulär nachgewiesen werden?</w:t>
      </w:r>
    </w:p>
    <w:p w14:paraId="184D0721" w14:textId="77777777" w:rsidR="00BB43CF" w:rsidRPr="00BB43CF" w:rsidRDefault="00BB43CF" w:rsidP="00BB43CF">
      <w:pPr>
        <w:spacing w:after="0"/>
        <w:rPr>
          <w:rFonts w:cstheme="minorHAnsi"/>
        </w:rPr>
      </w:pPr>
    </w:p>
    <w:p w14:paraId="5E174AB0" w14:textId="23BA4B41" w:rsidR="00BB43CF" w:rsidRPr="00BB43CF" w:rsidRDefault="00BB43CF" w:rsidP="005D50A9">
      <w:pPr>
        <w:pStyle w:val="ListParagraph"/>
        <w:numPr>
          <w:ilvl w:val="0"/>
          <w:numId w:val="15"/>
        </w:numPr>
        <w:rPr>
          <w:rFonts w:cstheme="minorHAnsi"/>
        </w:rPr>
      </w:pPr>
      <w:r w:rsidRPr="00BB43CF">
        <w:rPr>
          <w:rFonts w:cstheme="minorHAnsi"/>
        </w:rPr>
        <w:t>T-</w:t>
      </w:r>
      <w:proofErr w:type="spellStart"/>
      <w:r w:rsidRPr="00BB43CF">
        <w:rPr>
          <w:rFonts w:cstheme="minorHAnsi"/>
        </w:rPr>
        <w:t>bet</w:t>
      </w:r>
      <w:proofErr w:type="spellEnd"/>
    </w:p>
    <w:p w14:paraId="3E9929A3" w14:textId="438FA493" w:rsidR="00BB43CF" w:rsidRPr="00BB43CF" w:rsidRDefault="00BB43CF" w:rsidP="005D50A9">
      <w:pPr>
        <w:pStyle w:val="ListParagraph"/>
        <w:numPr>
          <w:ilvl w:val="0"/>
          <w:numId w:val="15"/>
        </w:numPr>
        <w:rPr>
          <w:rFonts w:cstheme="minorHAnsi"/>
        </w:rPr>
      </w:pPr>
      <w:r w:rsidRPr="00BB43CF">
        <w:rPr>
          <w:rFonts w:cstheme="minorHAnsi"/>
        </w:rPr>
        <w:t>GATA3</w:t>
      </w:r>
    </w:p>
    <w:p w14:paraId="648CA765" w14:textId="77777777" w:rsidR="00BB43CF" w:rsidRPr="00BB43CF" w:rsidRDefault="00BB43CF" w:rsidP="005D50A9">
      <w:pPr>
        <w:pStyle w:val="ListParagraph"/>
        <w:numPr>
          <w:ilvl w:val="0"/>
          <w:numId w:val="15"/>
        </w:numPr>
        <w:rPr>
          <w:rFonts w:cstheme="minorHAnsi"/>
        </w:rPr>
      </w:pPr>
      <w:proofErr w:type="spellStart"/>
      <w:r w:rsidRPr="00BB43CF">
        <w:rPr>
          <w:rFonts w:cstheme="minorHAnsi"/>
        </w:rPr>
        <w:t>RORγt</w:t>
      </w:r>
      <w:proofErr w:type="spellEnd"/>
    </w:p>
    <w:p w14:paraId="52E8CCE4" w14:textId="02FEB10D" w:rsidR="00BB43CF" w:rsidRPr="00BB43CF" w:rsidRDefault="00BB43CF" w:rsidP="005D50A9">
      <w:pPr>
        <w:pStyle w:val="ListParagraph"/>
        <w:numPr>
          <w:ilvl w:val="0"/>
          <w:numId w:val="15"/>
        </w:numPr>
        <w:rPr>
          <w:rFonts w:cstheme="minorHAnsi"/>
          <w:b/>
          <w:bCs/>
        </w:rPr>
      </w:pPr>
      <w:r w:rsidRPr="00BB43CF">
        <w:rPr>
          <w:rFonts w:cstheme="minorHAnsi"/>
          <w:b/>
          <w:bCs/>
        </w:rPr>
        <w:t>FOXP3</w:t>
      </w:r>
    </w:p>
    <w:p w14:paraId="338DACE6" w14:textId="6FFCA215" w:rsidR="00193BD8" w:rsidRPr="00BB43CF" w:rsidRDefault="00BB43CF" w:rsidP="005D50A9">
      <w:pPr>
        <w:pStyle w:val="ListParagraph"/>
        <w:numPr>
          <w:ilvl w:val="0"/>
          <w:numId w:val="15"/>
        </w:numPr>
        <w:rPr>
          <w:rFonts w:cstheme="minorHAnsi"/>
        </w:rPr>
      </w:pPr>
      <w:r w:rsidRPr="00BB43CF">
        <w:rPr>
          <w:rFonts w:cstheme="minorHAnsi"/>
        </w:rPr>
        <w:t>BCL-6</w:t>
      </w:r>
    </w:p>
    <w:p w14:paraId="05BF98C8" w14:textId="0334DE34" w:rsidR="00193BD8" w:rsidRPr="00D1593D" w:rsidRDefault="00193BD8" w:rsidP="00D1593D">
      <w:pPr>
        <w:spacing w:after="0"/>
        <w:rPr>
          <w:rFonts w:cstheme="minorHAnsi"/>
        </w:rPr>
      </w:pPr>
      <w:r w:rsidRPr="00D1593D">
        <w:rPr>
          <w:rFonts w:cstheme="minorHAnsi"/>
        </w:rPr>
        <w:t>--</w:t>
      </w:r>
    </w:p>
    <w:p w14:paraId="2254D96B" w14:textId="485A9912" w:rsidR="00193BD8"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505E6A2B" w14:textId="2322B113" w:rsidR="00BB43CF" w:rsidRPr="00D949C1" w:rsidRDefault="00BB43CF" w:rsidP="00BB43CF">
      <w:pPr>
        <w:spacing w:after="0"/>
        <w:rPr>
          <w:rFonts w:cstheme="minorHAnsi"/>
          <w:b/>
          <w:bCs/>
        </w:rPr>
      </w:pPr>
      <w:r w:rsidRPr="00D949C1">
        <w:rPr>
          <w:rFonts w:cstheme="minorHAnsi"/>
          <w:b/>
          <w:bCs/>
        </w:rPr>
        <w:t xml:space="preserve">Fluoreszenz-basiertes Zell-Sortierung (engl. </w:t>
      </w:r>
      <w:del w:id="0" w:author="Entwistle, Andrew" w:date="2026-02-10T21:08:00Z">
        <w:r w:rsidRPr="00D949C1" w:rsidDel="006A7C77">
          <w:rPr>
            <w:rFonts w:cstheme="minorHAnsi"/>
            <w:b/>
            <w:bCs/>
          </w:rPr>
          <w:delText xml:space="preserve">fluorescence </w:delText>
        </w:r>
      </w:del>
      <w:proofErr w:type="spellStart"/>
      <w:ins w:id="1" w:author="Entwistle, Andrew" w:date="2026-02-10T21:08:00Z">
        <w:r w:rsidR="006A7C77" w:rsidRPr="00D949C1">
          <w:rPr>
            <w:rFonts w:cstheme="minorHAnsi"/>
            <w:b/>
            <w:bCs/>
          </w:rPr>
          <w:t>fluorescence-</w:t>
        </w:r>
      </w:ins>
      <w:r w:rsidRPr="00D949C1">
        <w:rPr>
          <w:rFonts w:cstheme="minorHAnsi"/>
          <w:b/>
          <w:bCs/>
        </w:rPr>
        <w:t>activated</w:t>
      </w:r>
      <w:proofErr w:type="spellEnd"/>
      <w:r w:rsidRPr="00D949C1">
        <w:rPr>
          <w:rFonts w:cstheme="minorHAnsi"/>
          <w:b/>
          <w:bCs/>
        </w:rPr>
        <w:t xml:space="preserve"> </w:t>
      </w:r>
      <w:proofErr w:type="spellStart"/>
      <w:r w:rsidRPr="00D949C1">
        <w:rPr>
          <w:rFonts w:cstheme="minorHAnsi"/>
          <w:b/>
          <w:bCs/>
        </w:rPr>
        <w:t>cell</w:t>
      </w:r>
      <w:proofErr w:type="spellEnd"/>
      <w:r w:rsidRPr="00D949C1">
        <w:rPr>
          <w:rFonts w:cstheme="minorHAnsi"/>
          <w:b/>
          <w:bCs/>
        </w:rPr>
        <w:t xml:space="preserve"> </w:t>
      </w:r>
      <w:proofErr w:type="spellStart"/>
      <w:r w:rsidRPr="00D949C1">
        <w:rPr>
          <w:rFonts w:cstheme="minorHAnsi"/>
          <w:b/>
          <w:bCs/>
        </w:rPr>
        <w:t>sorting</w:t>
      </w:r>
      <w:proofErr w:type="spellEnd"/>
      <w:r w:rsidRPr="00D949C1">
        <w:rPr>
          <w:rFonts w:cstheme="minorHAnsi"/>
          <w:b/>
          <w:bCs/>
        </w:rPr>
        <w:t>)</w:t>
      </w:r>
    </w:p>
    <w:p w14:paraId="511BE25D" w14:textId="77777777" w:rsidR="00BB43CF" w:rsidRPr="00D949C1" w:rsidRDefault="00BB43CF" w:rsidP="00BB43CF">
      <w:pPr>
        <w:spacing w:after="0"/>
        <w:rPr>
          <w:rFonts w:cstheme="minorHAnsi"/>
        </w:rPr>
      </w:pPr>
    </w:p>
    <w:p w14:paraId="35353305" w14:textId="186563DE" w:rsidR="00193BD8" w:rsidRDefault="00BB43CF" w:rsidP="00BB43CF">
      <w:pPr>
        <w:spacing w:after="0"/>
        <w:rPr>
          <w:rFonts w:cstheme="minorHAnsi"/>
        </w:rPr>
      </w:pPr>
      <w:r w:rsidRPr="00BB43CF">
        <w:rPr>
          <w:rFonts w:cstheme="minorHAnsi"/>
        </w:rPr>
        <w:t>Zur Isolierung definierter Immunzellpopulationen wird ein fluoreszenzbasiertes Einzelzell-Sortierverfahren eingesetzt. Die Zellen werden anhand ihrer Fluoreszenzsignale analysiert und anschließend physikalisch separiert. Je nach Gerät kommen unterschiedliche technische Prinzipien zur Trennung der Zellen zum Einsatz.</w:t>
      </w:r>
    </w:p>
    <w:p w14:paraId="2C25B085" w14:textId="77777777" w:rsidR="00193BD8" w:rsidRPr="00D1593D" w:rsidRDefault="00193BD8" w:rsidP="00D1593D">
      <w:pPr>
        <w:spacing w:after="0"/>
        <w:jc w:val="both"/>
        <w:rPr>
          <w:rFonts w:cstheme="minorHAnsi"/>
        </w:rPr>
      </w:pPr>
      <w:r w:rsidRPr="00D1593D">
        <w:rPr>
          <w:rFonts w:cstheme="minorHAnsi"/>
        </w:rPr>
        <w:t>--</w:t>
      </w:r>
    </w:p>
    <w:p w14:paraId="40134109" w14:textId="56AB550A" w:rsidR="00BB43CF" w:rsidRPr="00BB43CF" w:rsidRDefault="00501A89" w:rsidP="00BB43CF">
      <w:pPr>
        <w:spacing w:after="0"/>
        <w:jc w:val="both"/>
        <w:rPr>
          <w:rFonts w:cstheme="minorHAnsi"/>
        </w:rPr>
      </w:pPr>
      <w:r>
        <w:rPr>
          <w:rFonts w:cstheme="minorHAnsi"/>
        </w:rPr>
        <w:t xml:space="preserve">14. </w:t>
      </w:r>
      <w:r w:rsidR="00BB43CF" w:rsidRPr="00BB43CF">
        <w:rPr>
          <w:rFonts w:cstheme="minorHAnsi"/>
        </w:rPr>
        <w:t>Welche der folgenden Aussagen zum fluoreszenzbasierten Zell-</w:t>
      </w:r>
      <w:del w:id="2" w:author="Entwistle, Andrew" w:date="2026-02-10T21:09:00Z">
        <w:r w:rsidR="00BB43CF" w:rsidRPr="00BB43CF" w:rsidDel="006A7C77">
          <w:rPr>
            <w:rFonts w:cstheme="minorHAnsi"/>
          </w:rPr>
          <w:delText xml:space="preserve">Sorting </w:delText>
        </w:r>
      </w:del>
      <w:ins w:id="3" w:author="Entwistle, Andrew" w:date="2026-02-10T21:09:00Z">
        <w:r w:rsidR="006A7C77" w:rsidRPr="00BB43CF">
          <w:rPr>
            <w:rFonts w:cstheme="minorHAnsi"/>
          </w:rPr>
          <w:t>Sorti</w:t>
        </w:r>
        <w:r w:rsidR="006A7C77">
          <w:rPr>
            <w:rFonts w:cstheme="minorHAnsi"/>
          </w:rPr>
          <w:t>erung</w:t>
        </w:r>
        <w:r w:rsidR="006A7C77" w:rsidRPr="00BB43CF">
          <w:rPr>
            <w:rFonts w:cstheme="minorHAnsi"/>
          </w:rPr>
          <w:t xml:space="preserve"> </w:t>
        </w:r>
      </w:ins>
      <w:r w:rsidR="00BB43CF" w:rsidRPr="00BB43CF">
        <w:rPr>
          <w:rFonts w:cstheme="minorHAnsi"/>
        </w:rPr>
        <w:t>treffen am ehesten zu?</w:t>
      </w:r>
    </w:p>
    <w:p w14:paraId="3DB2D907" w14:textId="5E85B994" w:rsidR="00BB43CF" w:rsidRDefault="00BB43CF" w:rsidP="00BB43CF">
      <w:pPr>
        <w:spacing w:after="0"/>
        <w:jc w:val="both"/>
        <w:rPr>
          <w:rFonts w:cstheme="minorHAnsi"/>
        </w:rPr>
      </w:pPr>
      <w:proofErr w:type="spellStart"/>
      <w:proofErr w:type="gramStart"/>
      <w:r>
        <w:rPr>
          <w:rFonts w:cstheme="minorHAnsi"/>
        </w:rPr>
        <w:t>Modus:PickS</w:t>
      </w:r>
      <w:proofErr w:type="spellEnd"/>
      <w:proofErr w:type="gramEnd"/>
    </w:p>
    <w:p w14:paraId="21F6726C" w14:textId="77777777" w:rsidR="00BB43CF" w:rsidRPr="00BB43CF" w:rsidRDefault="00BB43CF" w:rsidP="00BB43CF">
      <w:pPr>
        <w:spacing w:after="0"/>
        <w:jc w:val="both"/>
        <w:rPr>
          <w:rFonts w:cstheme="minorHAnsi"/>
        </w:rPr>
      </w:pPr>
    </w:p>
    <w:p w14:paraId="113CA475" w14:textId="10C5FCA6" w:rsidR="00BB43CF" w:rsidRPr="00BB43CF" w:rsidRDefault="00BB43CF" w:rsidP="005D50A9">
      <w:pPr>
        <w:pStyle w:val="ListParagraph"/>
        <w:numPr>
          <w:ilvl w:val="0"/>
          <w:numId w:val="16"/>
        </w:numPr>
        <w:jc w:val="left"/>
        <w:rPr>
          <w:rFonts w:cstheme="minorHAnsi"/>
        </w:rPr>
      </w:pPr>
      <w:r w:rsidRPr="00BB43CF">
        <w:rPr>
          <w:rFonts w:cstheme="minorHAnsi"/>
        </w:rPr>
        <w:t>Die Sortierung basiert ausschließlich auf magnetischen Eigenschaften der Zellen.</w:t>
      </w:r>
    </w:p>
    <w:p w14:paraId="5E7DD7D8" w14:textId="5744DD4A" w:rsidR="00BB43CF" w:rsidRPr="00BB43CF" w:rsidRDefault="00BB43CF" w:rsidP="005D50A9">
      <w:pPr>
        <w:pStyle w:val="ListParagraph"/>
        <w:numPr>
          <w:ilvl w:val="0"/>
          <w:numId w:val="16"/>
        </w:numPr>
        <w:jc w:val="left"/>
        <w:rPr>
          <w:rFonts w:cstheme="minorHAnsi"/>
          <w:b/>
          <w:bCs/>
        </w:rPr>
      </w:pPr>
      <w:r w:rsidRPr="00BB43CF">
        <w:rPr>
          <w:rFonts w:cstheme="minorHAnsi"/>
          <w:b/>
          <w:bCs/>
        </w:rPr>
        <w:t>Die Selektion der Zellen erfolgt auf Grundlage fluoreszenzmarkierter Antikörper.</w:t>
      </w:r>
    </w:p>
    <w:p w14:paraId="1CCE7447" w14:textId="5FBF6D0C" w:rsidR="00BB43CF" w:rsidRPr="00BB43CF" w:rsidRDefault="00BB43CF" w:rsidP="005D50A9">
      <w:pPr>
        <w:pStyle w:val="ListParagraph"/>
        <w:numPr>
          <w:ilvl w:val="0"/>
          <w:numId w:val="16"/>
        </w:numPr>
        <w:jc w:val="left"/>
        <w:rPr>
          <w:rFonts w:cstheme="minorHAnsi"/>
          <w:b/>
          <w:bCs/>
        </w:rPr>
      </w:pPr>
      <w:r w:rsidRPr="00BB43CF">
        <w:rPr>
          <w:rFonts w:cstheme="minorHAnsi"/>
          <w:b/>
          <w:bCs/>
        </w:rPr>
        <w:t>Die Sortierung kann unter sterilen, geschlossenen Bedingungen erfolgen.</w:t>
      </w:r>
    </w:p>
    <w:p w14:paraId="374F9678" w14:textId="55B83A69" w:rsidR="00BB43CF" w:rsidRPr="00BB43CF" w:rsidRDefault="00BB43CF" w:rsidP="005D50A9">
      <w:pPr>
        <w:pStyle w:val="ListParagraph"/>
        <w:numPr>
          <w:ilvl w:val="0"/>
          <w:numId w:val="16"/>
        </w:numPr>
        <w:jc w:val="left"/>
        <w:rPr>
          <w:rFonts w:cstheme="minorHAnsi"/>
        </w:rPr>
      </w:pPr>
      <w:r w:rsidRPr="00BB43CF">
        <w:rPr>
          <w:rFonts w:cstheme="minorHAnsi"/>
        </w:rPr>
        <w:t>Die physikalische Trennung der Zellen erfordert in jedem Fall eine elektrostatische Ablenkung von Tropfen.</w:t>
      </w:r>
    </w:p>
    <w:p w14:paraId="034C48CC" w14:textId="0057D61F" w:rsidR="00BB43CF" w:rsidRPr="00BB43CF" w:rsidRDefault="00BB43CF" w:rsidP="005D50A9">
      <w:pPr>
        <w:pStyle w:val="ListParagraph"/>
        <w:numPr>
          <w:ilvl w:val="0"/>
          <w:numId w:val="16"/>
        </w:numPr>
        <w:jc w:val="left"/>
        <w:rPr>
          <w:rFonts w:cstheme="minorHAnsi"/>
        </w:rPr>
      </w:pPr>
      <w:r w:rsidRPr="00BB43CF">
        <w:rPr>
          <w:rFonts w:cstheme="minorHAnsi"/>
        </w:rPr>
        <w:t>Fluoreszenz-basierte Zell-Sortierung erlaubt keine Isolation lebensfähiger Zellen.</w:t>
      </w:r>
    </w:p>
    <w:p w14:paraId="1C757345" w14:textId="28A60B7B" w:rsidR="00193BD8" w:rsidRPr="00BB43CF" w:rsidRDefault="00BB43CF" w:rsidP="005D50A9">
      <w:pPr>
        <w:pStyle w:val="ListParagraph"/>
        <w:numPr>
          <w:ilvl w:val="0"/>
          <w:numId w:val="16"/>
        </w:numPr>
        <w:jc w:val="left"/>
        <w:rPr>
          <w:rFonts w:cstheme="minorHAnsi"/>
          <w:b/>
          <w:bCs/>
        </w:rPr>
      </w:pPr>
      <w:r w:rsidRPr="00BB43CF">
        <w:rPr>
          <w:rFonts w:cstheme="minorHAnsi"/>
          <w:b/>
          <w:bCs/>
        </w:rPr>
        <w:t>Die Methode ermöglicht die Gewinnung hochreiner Zellpopulationen für funktionelle Analysen.</w:t>
      </w:r>
    </w:p>
    <w:p w14:paraId="78550DD2" w14:textId="77777777" w:rsidR="00BB43CF" w:rsidRDefault="00BB43CF" w:rsidP="00D1593D">
      <w:pPr>
        <w:spacing w:after="0"/>
        <w:jc w:val="both"/>
        <w:rPr>
          <w:rFonts w:cstheme="minorHAnsi"/>
        </w:rPr>
      </w:pPr>
    </w:p>
    <w:p w14:paraId="58872FFC" w14:textId="055711DD" w:rsidR="00F27DA0" w:rsidRPr="00D1593D" w:rsidRDefault="00193BD8" w:rsidP="00D1593D">
      <w:pPr>
        <w:spacing w:after="0"/>
        <w:jc w:val="both"/>
        <w:rPr>
          <w:rFonts w:cstheme="minorHAnsi"/>
        </w:rPr>
      </w:pPr>
      <w:r w:rsidRPr="00D1593D">
        <w:rPr>
          <w:rFonts w:cstheme="minorHAnsi"/>
        </w:rPr>
        <w:t>--</w:t>
      </w:r>
    </w:p>
    <w:p w14:paraId="7184E9C3" w14:textId="5B8C6486" w:rsidR="00BB43CF" w:rsidRDefault="00575104" w:rsidP="00BB43CF">
      <w:pPr>
        <w:spacing w:after="0"/>
        <w:rPr>
          <w:rFonts w:cstheme="minorHAnsi"/>
        </w:rPr>
      </w:pPr>
      <w:r>
        <w:rPr>
          <w:rFonts w:cstheme="minorHAnsi"/>
        </w:rPr>
        <w:t>Titel: Klausur Modul III_Z_02_2026</w:t>
      </w:r>
      <w:r w:rsidR="005746C1">
        <w:rPr>
          <w:rFonts w:cstheme="minorHAnsi"/>
        </w:rPr>
        <w:t xml:space="preserve"> </w:t>
      </w:r>
    </w:p>
    <w:p w14:paraId="55B6E3B1" w14:textId="59A48C4A" w:rsidR="00BB43CF" w:rsidRDefault="00BB43CF" w:rsidP="00BB43CF">
      <w:pPr>
        <w:spacing w:after="0"/>
        <w:rPr>
          <w:rFonts w:cstheme="minorHAnsi"/>
        </w:rPr>
      </w:pPr>
      <w:r w:rsidRPr="00BB43CF">
        <w:rPr>
          <w:rFonts w:cstheme="minorHAnsi"/>
        </w:rPr>
        <w:t>Blutbild in der Hämatologie</w:t>
      </w:r>
      <w:r>
        <w:rPr>
          <w:rFonts w:cstheme="minorHAnsi"/>
        </w:rPr>
        <w:t>:</w:t>
      </w:r>
    </w:p>
    <w:p w14:paraId="53F9F081" w14:textId="1455A3FE" w:rsidR="00BB43CF" w:rsidRDefault="00BB43CF" w:rsidP="00BB43CF">
      <w:pPr>
        <w:spacing w:after="0"/>
        <w:rPr>
          <w:rFonts w:cstheme="minorHAnsi"/>
        </w:rPr>
      </w:pPr>
      <w:r>
        <w:rPr>
          <w:rFonts w:cstheme="minorHAnsi"/>
          <w:noProof/>
        </w:rPr>
        <w:lastRenderedPageBreak/>
        <w:drawing>
          <wp:inline distT="0" distB="0" distL="0" distR="0" wp14:anchorId="42E3B403" wp14:editId="33AD2448">
            <wp:extent cx="2658110" cy="2804160"/>
            <wp:effectExtent l="0" t="0" r="889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58110" cy="2804160"/>
                    </a:xfrm>
                    <a:prstGeom prst="rect">
                      <a:avLst/>
                    </a:prstGeom>
                    <a:noFill/>
                  </pic:spPr>
                </pic:pic>
              </a:graphicData>
            </a:graphic>
          </wp:inline>
        </w:drawing>
      </w:r>
    </w:p>
    <w:p w14:paraId="54C9D648" w14:textId="77777777" w:rsidR="00BB43CF" w:rsidRDefault="00BB43CF" w:rsidP="00BB43CF">
      <w:pPr>
        <w:spacing w:after="0"/>
        <w:rPr>
          <w:rFonts w:cstheme="minorHAnsi"/>
        </w:rPr>
      </w:pPr>
    </w:p>
    <w:p w14:paraId="4487DDCD" w14:textId="1308DA99" w:rsidR="00193BD8" w:rsidRPr="00D1593D" w:rsidRDefault="00193BD8" w:rsidP="00BB43CF">
      <w:pPr>
        <w:spacing w:after="0"/>
        <w:rPr>
          <w:rFonts w:cstheme="minorHAnsi"/>
        </w:rPr>
      </w:pPr>
      <w:r w:rsidRPr="00D1593D">
        <w:rPr>
          <w:rFonts w:cstheme="minorHAnsi"/>
        </w:rPr>
        <w:t>--</w:t>
      </w:r>
    </w:p>
    <w:p w14:paraId="1735B49D" w14:textId="56883D32" w:rsidR="00BB43CF" w:rsidRPr="00BB43CF" w:rsidRDefault="00501A89" w:rsidP="00BB43CF">
      <w:pPr>
        <w:spacing w:after="0"/>
        <w:jc w:val="both"/>
        <w:rPr>
          <w:rFonts w:cstheme="minorHAnsi"/>
        </w:rPr>
      </w:pPr>
      <w:r>
        <w:rPr>
          <w:rFonts w:cstheme="minorHAnsi"/>
        </w:rPr>
        <w:t xml:space="preserve">15. </w:t>
      </w:r>
      <w:r w:rsidR="00BB43CF" w:rsidRPr="00BB43CF">
        <w:rPr>
          <w:rFonts w:cstheme="minorHAnsi"/>
        </w:rPr>
        <w:t xml:space="preserve">Die 70-jährige Patientin ist seit mehreren Wochen abgeschlagen, Infekt anfällig und fühlt sich nicht wohl. Welche Anämie und welche Grundlage der Anämie liegt hier vor? „Was trifft am ehesten zu?“ </w:t>
      </w:r>
    </w:p>
    <w:p w14:paraId="025E9825" w14:textId="77777777" w:rsidR="00BB43CF" w:rsidRDefault="00BB43CF" w:rsidP="00BB43CF">
      <w:pPr>
        <w:spacing w:after="0"/>
        <w:jc w:val="both"/>
        <w:rPr>
          <w:rFonts w:cstheme="minorHAnsi"/>
        </w:rPr>
      </w:pPr>
      <w:proofErr w:type="spellStart"/>
      <w:proofErr w:type="gramStart"/>
      <w:r w:rsidRPr="00BB43CF">
        <w:rPr>
          <w:rFonts w:cstheme="minorHAnsi"/>
        </w:rPr>
        <w:t>Typ:PickS</w:t>
      </w:r>
      <w:proofErr w:type="spellEnd"/>
      <w:proofErr w:type="gramEnd"/>
    </w:p>
    <w:p w14:paraId="1327AFEA" w14:textId="77777777" w:rsidR="00BB43CF" w:rsidRPr="00BB43CF" w:rsidRDefault="00BB43CF" w:rsidP="00BB43CF">
      <w:pPr>
        <w:spacing w:after="0"/>
        <w:jc w:val="both"/>
        <w:rPr>
          <w:rFonts w:cstheme="minorHAnsi"/>
        </w:rPr>
      </w:pPr>
    </w:p>
    <w:p w14:paraId="01FF8442" w14:textId="316B9AC5" w:rsidR="00BB43CF" w:rsidRPr="00BB43CF" w:rsidRDefault="00BB43CF" w:rsidP="005D50A9">
      <w:pPr>
        <w:pStyle w:val="ListParagraph"/>
        <w:numPr>
          <w:ilvl w:val="0"/>
          <w:numId w:val="17"/>
        </w:numPr>
        <w:rPr>
          <w:rFonts w:cstheme="minorHAnsi"/>
        </w:rPr>
      </w:pPr>
      <w:r w:rsidRPr="00BB43CF">
        <w:rPr>
          <w:rFonts w:cstheme="minorHAnsi"/>
        </w:rPr>
        <w:t>Eisenmangel</w:t>
      </w:r>
    </w:p>
    <w:p w14:paraId="42819007" w14:textId="51F03AE6" w:rsidR="00BB43CF" w:rsidRPr="00BB43CF" w:rsidRDefault="00BB43CF" w:rsidP="005D50A9">
      <w:pPr>
        <w:pStyle w:val="ListParagraph"/>
        <w:numPr>
          <w:ilvl w:val="0"/>
          <w:numId w:val="17"/>
        </w:numPr>
        <w:rPr>
          <w:rFonts w:cstheme="minorHAnsi"/>
          <w:b/>
          <w:bCs/>
        </w:rPr>
      </w:pPr>
      <w:r w:rsidRPr="00BB43CF">
        <w:rPr>
          <w:rFonts w:cstheme="minorHAnsi"/>
          <w:b/>
          <w:bCs/>
        </w:rPr>
        <w:t xml:space="preserve">Resorptionsstörung </w:t>
      </w:r>
    </w:p>
    <w:p w14:paraId="7F7F21EB" w14:textId="3B6D8404" w:rsidR="00BB43CF" w:rsidRPr="00BB43CF" w:rsidRDefault="00BB43CF" w:rsidP="005D50A9">
      <w:pPr>
        <w:pStyle w:val="ListParagraph"/>
        <w:numPr>
          <w:ilvl w:val="0"/>
          <w:numId w:val="17"/>
        </w:numPr>
        <w:rPr>
          <w:rFonts w:cstheme="minorHAnsi"/>
          <w:b/>
          <w:bCs/>
        </w:rPr>
      </w:pPr>
      <w:r w:rsidRPr="00BB43CF">
        <w:rPr>
          <w:rFonts w:cstheme="minorHAnsi"/>
          <w:b/>
          <w:bCs/>
        </w:rPr>
        <w:t xml:space="preserve">Vit B12 Mangel </w:t>
      </w:r>
    </w:p>
    <w:p w14:paraId="4B453493" w14:textId="21222FCA" w:rsidR="00BB43CF" w:rsidRPr="00BB43CF" w:rsidRDefault="00BB43CF" w:rsidP="005D50A9">
      <w:pPr>
        <w:pStyle w:val="ListParagraph"/>
        <w:numPr>
          <w:ilvl w:val="0"/>
          <w:numId w:val="17"/>
        </w:numPr>
        <w:rPr>
          <w:rFonts w:cstheme="minorHAnsi"/>
        </w:rPr>
      </w:pPr>
      <w:r w:rsidRPr="00BB43CF">
        <w:rPr>
          <w:rFonts w:cstheme="minorHAnsi"/>
        </w:rPr>
        <w:t>Blutungsanämie</w:t>
      </w:r>
    </w:p>
    <w:p w14:paraId="38FEBD26" w14:textId="59A4567E" w:rsidR="00BB43CF" w:rsidRPr="00BB43CF" w:rsidRDefault="00BB43CF" w:rsidP="005D50A9">
      <w:pPr>
        <w:pStyle w:val="ListParagraph"/>
        <w:numPr>
          <w:ilvl w:val="0"/>
          <w:numId w:val="17"/>
        </w:numPr>
        <w:rPr>
          <w:rFonts w:cstheme="minorHAnsi"/>
        </w:rPr>
      </w:pPr>
      <w:r w:rsidRPr="00BB43CF">
        <w:rPr>
          <w:rFonts w:cstheme="minorHAnsi"/>
        </w:rPr>
        <w:t>erhöhter Vitamin C Bedarf</w:t>
      </w:r>
    </w:p>
    <w:p w14:paraId="53F96584" w14:textId="3E960A7D" w:rsidR="00F92C94" w:rsidRPr="00BB43CF" w:rsidRDefault="00BB43CF" w:rsidP="005D50A9">
      <w:pPr>
        <w:pStyle w:val="ListParagraph"/>
        <w:numPr>
          <w:ilvl w:val="0"/>
          <w:numId w:val="17"/>
        </w:numPr>
        <w:rPr>
          <w:rFonts w:cstheme="minorHAnsi"/>
          <w:b/>
          <w:bCs/>
        </w:rPr>
      </w:pPr>
      <w:r w:rsidRPr="00BB43CF">
        <w:rPr>
          <w:rFonts w:cstheme="minorHAnsi"/>
          <w:b/>
          <w:bCs/>
        </w:rPr>
        <w:t>hämolytische Anämie</w:t>
      </w:r>
    </w:p>
    <w:p w14:paraId="7717077E" w14:textId="268427AC" w:rsidR="00F540E6" w:rsidRPr="00D1593D" w:rsidRDefault="00F540E6" w:rsidP="00D1593D">
      <w:pPr>
        <w:spacing w:after="0"/>
        <w:jc w:val="both"/>
        <w:rPr>
          <w:rFonts w:cstheme="minorHAnsi"/>
        </w:rPr>
      </w:pPr>
      <w:r w:rsidRPr="00D1593D">
        <w:rPr>
          <w:rFonts w:cstheme="minorHAnsi"/>
        </w:rPr>
        <w:t>--</w:t>
      </w:r>
    </w:p>
    <w:p w14:paraId="49877538" w14:textId="1732C16C" w:rsidR="00F540E6"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035AC28E" w14:textId="0E05059D" w:rsidR="003A1024" w:rsidRPr="00BB43CF" w:rsidRDefault="00BB43CF" w:rsidP="003A1024">
      <w:pPr>
        <w:spacing w:after="0"/>
        <w:rPr>
          <w:rFonts w:cstheme="minorHAnsi"/>
          <w:b/>
          <w:bCs/>
        </w:rPr>
      </w:pPr>
      <w:r w:rsidRPr="00BB43CF">
        <w:rPr>
          <w:rFonts w:cstheme="minorHAnsi"/>
          <w:b/>
          <w:bCs/>
        </w:rPr>
        <w:t>Pathologisches Blutbild</w:t>
      </w:r>
    </w:p>
    <w:p w14:paraId="4CDA4BFB" w14:textId="77777777" w:rsidR="00BB43CF" w:rsidRDefault="00BB43CF" w:rsidP="003A1024">
      <w:pPr>
        <w:spacing w:after="0"/>
        <w:rPr>
          <w:rFonts w:cstheme="minorHAnsi"/>
        </w:rPr>
      </w:pPr>
    </w:p>
    <w:p w14:paraId="1F93D9BE" w14:textId="6BB814B2" w:rsidR="00BB43CF" w:rsidRDefault="00BB43CF" w:rsidP="003A1024">
      <w:pPr>
        <w:spacing w:after="0"/>
        <w:rPr>
          <w:rFonts w:cstheme="minorHAnsi"/>
        </w:rPr>
      </w:pPr>
      <w:r>
        <w:rPr>
          <w:rFonts w:cstheme="minorHAnsi"/>
          <w:noProof/>
        </w:rPr>
        <w:drawing>
          <wp:inline distT="0" distB="0" distL="0" distR="0" wp14:anchorId="46C2261F" wp14:editId="08CC1B96">
            <wp:extent cx="2962910" cy="1664335"/>
            <wp:effectExtent l="0" t="0" r="889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62910" cy="1664335"/>
                    </a:xfrm>
                    <a:prstGeom prst="rect">
                      <a:avLst/>
                    </a:prstGeom>
                    <a:noFill/>
                  </pic:spPr>
                </pic:pic>
              </a:graphicData>
            </a:graphic>
          </wp:inline>
        </w:drawing>
      </w:r>
    </w:p>
    <w:p w14:paraId="36835C23" w14:textId="77777777" w:rsidR="00BB43CF" w:rsidRDefault="00BB43CF" w:rsidP="003A1024">
      <w:pPr>
        <w:spacing w:after="0"/>
        <w:rPr>
          <w:rFonts w:cstheme="minorHAnsi"/>
        </w:rPr>
      </w:pPr>
    </w:p>
    <w:p w14:paraId="0DB87D3A" w14:textId="79DA9B47" w:rsidR="00BB43CF" w:rsidRDefault="00BB43CF" w:rsidP="003A1024">
      <w:pPr>
        <w:spacing w:after="0"/>
        <w:rPr>
          <w:rFonts w:cstheme="minorHAnsi"/>
        </w:rPr>
      </w:pPr>
      <w:r w:rsidRPr="007578C1">
        <w:rPr>
          <w:noProof/>
        </w:rPr>
        <w:lastRenderedPageBreak/>
        <w:drawing>
          <wp:inline distT="0" distB="0" distL="0" distR="0" wp14:anchorId="5283FC6F" wp14:editId="2C782217">
            <wp:extent cx="3210408" cy="2295525"/>
            <wp:effectExtent l="0" t="0" r="952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32756" cy="2311505"/>
                    </a:xfrm>
                    <a:prstGeom prst="rect">
                      <a:avLst/>
                    </a:prstGeom>
                  </pic:spPr>
                </pic:pic>
              </a:graphicData>
            </a:graphic>
          </wp:inline>
        </w:drawing>
      </w:r>
    </w:p>
    <w:p w14:paraId="51291F98" w14:textId="77777777" w:rsidR="00BB43CF" w:rsidRDefault="00BB43CF" w:rsidP="003A1024">
      <w:pPr>
        <w:spacing w:after="0"/>
        <w:rPr>
          <w:rFonts w:cstheme="minorHAnsi"/>
        </w:rPr>
      </w:pPr>
    </w:p>
    <w:p w14:paraId="50B6FB7F" w14:textId="05F076D2" w:rsidR="005B5372" w:rsidRPr="007D500B" w:rsidRDefault="005B5372" w:rsidP="003A1024">
      <w:pPr>
        <w:spacing w:after="0"/>
        <w:rPr>
          <w:rFonts w:cstheme="minorHAnsi"/>
        </w:rPr>
      </w:pPr>
      <w:r>
        <w:rPr>
          <w:rFonts w:eastAsia="Calibri" w:cstheme="minorHAnsi"/>
        </w:rPr>
        <w:t xml:space="preserve">Patient mit seit 2 Wochen Müdigkeit, Abgeschlagenheit und Blutungszeichen. Des Weiteren berichtet er über rezidivierende Pneumonien seit einem Monat. </w:t>
      </w:r>
    </w:p>
    <w:p w14:paraId="6CA8B657" w14:textId="77777777" w:rsidR="00F540E6" w:rsidRDefault="00F540E6" w:rsidP="00D1593D">
      <w:pPr>
        <w:spacing w:after="0"/>
        <w:jc w:val="both"/>
        <w:rPr>
          <w:rFonts w:cstheme="minorHAnsi"/>
        </w:rPr>
      </w:pPr>
      <w:r w:rsidRPr="00D1593D">
        <w:rPr>
          <w:rFonts w:cstheme="minorHAnsi"/>
        </w:rPr>
        <w:t>--</w:t>
      </w:r>
    </w:p>
    <w:p w14:paraId="46459610" w14:textId="1DDCDF41" w:rsidR="005B5372" w:rsidRPr="00D1593D" w:rsidRDefault="00501A89" w:rsidP="00D1593D">
      <w:pPr>
        <w:spacing w:after="0"/>
        <w:jc w:val="both"/>
        <w:rPr>
          <w:rFonts w:cstheme="minorHAnsi"/>
        </w:rPr>
      </w:pPr>
      <w:r>
        <w:rPr>
          <w:rFonts w:eastAsia="Calibri" w:cstheme="minorHAnsi"/>
        </w:rPr>
        <w:t>1</w:t>
      </w:r>
      <w:r w:rsidR="00431F3A">
        <w:rPr>
          <w:rFonts w:eastAsia="Calibri" w:cstheme="minorHAnsi"/>
        </w:rPr>
        <w:t>6</w:t>
      </w:r>
      <w:r>
        <w:rPr>
          <w:rFonts w:eastAsia="Calibri" w:cstheme="minorHAnsi"/>
        </w:rPr>
        <w:t xml:space="preserve">. </w:t>
      </w:r>
      <w:r w:rsidR="005B5372">
        <w:rPr>
          <w:rFonts w:eastAsia="Calibri" w:cstheme="minorHAnsi"/>
        </w:rPr>
        <w:t>Beurteilen Sie das Blutbild und beschreiben Sie eine Diagnose.</w:t>
      </w:r>
    </w:p>
    <w:p w14:paraId="05131849" w14:textId="5002984C" w:rsidR="005B5372" w:rsidRPr="005B5372" w:rsidRDefault="005B5372" w:rsidP="005B5372">
      <w:pPr>
        <w:spacing w:after="0"/>
        <w:rPr>
          <w:rFonts w:cstheme="minorHAnsi"/>
        </w:rPr>
      </w:pPr>
      <w:proofErr w:type="spellStart"/>
      <w:proofErr w:type="gramStart"/>
      <w:r>
        <w:rPr>
          <w:rFonts w:cstheme="minorHAnsi"/>
        </w:rPr>
        <w:t>Modus</w:t>
      </w:r>
      <w:r w:rsidRPr="005B5372">
        <w:rPr>
          <w:rFonts w:cstheme="minorHAnsi"/>
        </w:rPr>
        <w:t>:Kprim</w:t>
      </w:r>
      <w:proofErr w:type="spellEnd"/>
      <w:proofErr w:type="gramEnd"/>
    </w:p>
    <w:p w14:paraId="48975A59" w14:textId="4A13392A" w:rsidR="005B5372" w:rsidRPr="005B5372" w:rsidRDefault="005B5372" w:rsidP="005D50A9">
      <w:pPr>
        <w:pStyle w:val="ListParagraph"/>
        <w:numPr>
          <w:ilvl w:val="0"/>
          <w:numId w:val="18"/>
        </w:numPr>
        <w:rPr>
          <w:rFonts w:cstheme="minorHAnsi"/>
        </w:rPr>
      </w:pPr>
      <w:r w:rsidRPr="005B5372">
        <w:rPr>
          <w:rFonts w:cstheme="minorHAnsi"/>
        </w:rPr>
        <w:t>der Patient hat einen Vitamin B 12 und Folsäure Mangel und aufgrund dessen eingeschränkte Hämatopoese- Substitution und Verlaufskontrolle empfohlen</w:t>
      </w:r>
    </w:p>
    <w:p w14:paraId="7171DA27" w14:textId="34E5A007" w:rsidR="005B5372" w:rsidRPr="005B5372" w:rsidRDefault="005B5372" w:rsidP="005D50A9">
      <w:pPr>
        <w:pStyle w:val="ListParagraph"/>
        <w:numPr>
          <w:ilvl w:val="0"/>
          <w:numId w:val="18"/>
        </w:numPr>
        <w:rPr>
          <w:rFonts w:cstheme="minorHAnsi"/>
          <w:b/>
          <w:bCs/>
        </w:rPr>
      </w:pPr>
      <w:r w:rsidRPr="005B5372">
        <w:rPr>
          <w:rFonts w:cstheme="minorHAnsi"/>
          <w:b/>
          <w:bCs/>
        </w:rPr>
        <w:t>Akute Leukämie am ehesten myeloisch</w:t>
      </w:r>
    </w:p>
    <w:p w14:paraId="37CAF17F" w14:textId="69951F59" w:rsidR="005B5372" w:rsidRPr="005B5372" w:rsidRDefault="005B5372" w:rsidP="005D50A9">
      <w:pPr>
        <w:pStyle w:val="ListParagraph"/>
        <w:numPr>
          <w:ilvl w:val="0"/>
          <w:numId w:val="18"/>
        </w:numPr>
        <w:rPr>
          <w:rFonts w:cstheme="minorHAnsi"/>
        </w:rPr>
      </w:pPr>
      <w:r w:rsidRPr="005B5372">
        <w:rPr>
          <w:rFonts w:cstheme="minorHAnsi"/>
        </w:rPr>
        <w:t xml:space="preserve">CLL unter </w:t>
      </w:r>
      <w:proofErr w:type="spellStart"/>
      <w:r w:rsidRPr="005B5372">
        <w:rPr>
          <w:rFonts w:cstheme="minorHAnsi"/>
        </w:rPr>
        <w:t>watch</w:t>
      </w:r>
      <w:proofErr w:type="spellEnd"/>
      <w:r w:rsidRPr="005B5372">
        <w:rPr>
          <w:rFonts w:cstheme="minorHAnsi"/>
        </w:rPr>
        <w:t xml:space="preserve"> and </w:t>
      </w:r>
      <w:proofErr w:type="spellStart"/>
      <w:r w:rsidRPr="005B5372">
        <w:rPr>
          <w:rFonts w:cstheme="minorHAnsi"/>
        </w:rPr>
        <w:t>wait</w:t>
      </w:r>
      <w:proofErr w:type="spellEnd"/>
    </w:p>
    <w:p w14:paraId="04C85ABB" w14:textId="6C2196EE" w:rsidR="00F92C94" w:rsidRPr="005B5372" w:rsidRDefault="005B5372" w:rsidP="005D50A9">
      <w:pPr>
        <w:pStyle w:val="ListParagraph"/>
        <w:numPr>
          <w:ilvl w:val="0"/>
          <w:numId w:val="18"/>
        </w:numPr>
        <w:rPr>
          <w:rFonts w:cstheme="minorHAnsi"/>
          <w:b/>
          <w:bCs/>
        </w:rPr>
      </w:pPr>
      <w:r w:rsidRPr="005B5372">
        <w:rPr>
          <w:rFonts w:cstheme="minorHAnsi"/>
          <w:b/>
          <w:bCs/>
        </w:rPr>
        <w:t>Behandlungsindikation mit sofortiger Aufnahme in die Klinik</w:t>
      </w:r>
    </w:p>
    <w:p w14:paraId="1E309545" w14:textId="3A2C7722" w:rsidR="00F540E6" w:rsidRPr="00D1593D" w:rsidRDefault="00F540E6" w:rsidP="00D1593D">
      <w:pPr>
        <w:spacing w:after="0"/>
        <w:rPr>
          <w:rFonts w:cstheme="minorHAnsi"/>
        </w:rPr>
      </w:pPr>
      <w:r w:rsidRPr="00D1593D">
        <w:rPr>
          <w:rFonts w:cstheme="minorHAnsi"/>
        </w:rPr>
        <w:t>--</w:t>
      </w:r>
    </w:p>
    <w:p w14:paraId="48DB48EA" w14:textId="7E8BA2B2" w:rsidR="00F540E6" w:rsidRDefault="00575104" w:rsidP="00D1593D">
      <w:pPr>
        <w:spacing w:after="0"/>
        <w:rPr>
          <w:rFonts w:cstheme="minorHAnsi"/>
        </w:rPr>
      </w:pPr>
      <w:r>
        <w:rPr>
          <w:rFonts w:cstheme="minorHAnsi"/>
        </w:rPr>
        <w:t>Titel: Klausur Modul III_Z_02_2026</w:t>
      </w:r>
      <w:r w:rsidR="005746C1">
        <w:rPr>
          <w:rFonts w:cstheme="minorHAnsi"/>
        </w:rPr>
        <w:t xml:space="preserve"> </w:t>
      </w:r>
    </w:p>
    <w:p w14:paraId="624701AF" w14:textId="59654DA3" w:rsidR="008D0210" w:rsidRPr="005B5372" w:rsidRDefault="005B5372" w:rsidP="008D0210">
      <w:pPr>
        <w:spacing w:after="0"/>
        <w:rPr>
          <w:b/>
          <w:bCs/>
        </w:rPr>
      </w:pPr>
      <w:r>
        <w:rPr>
          <w:b/>
          <w:bCs/>
        </w:rPr>
        <w:t xml:space="preserve">Die Anti-PD-1-Therapie: </w:t>
      </w:r>
      <w:r w:rsidRPr="005B5372">
        <w:rPr>
          <w:b/>
          <w:bCs/>
        </w:rPr>
        <w:t>Wirkmechanismus der Anti-PD-1 Therapie</w:t>
      </w:r>
    </w:p>
    <w:p w14:paraId="452520F7" w14:textId="78E9058A" w:rsidR="00193BD8" w:rsidRDefault="00F540E6" w:rsidP="00D1593D">
      <w:pPr>
        <w:spacing w:after="0"/>
        <w:jc w:val="both"/>
        <w:rPr>
          <w:rFonts w:cstheme="minorHAnsi"/>
        </w:rPr>
      </w:pPr>
      <w:r w:rsidRPr="00D1593D">
        <w:rPr>
          <w:rFonts w:cstheme="minorHAnsi"/>
        </w:rPr>
        <w:t>--</w:t>
      </w:r>
    </w:p>
    <w:p w14:paraId="05F1B637" w14:textId="0B958B85" w:rsidR="005B5372" w:rsidRPr="005B5372" w:rsidRDefault="00431F3A" w:rsidP="005B5372">
      <w:pPr>
        <w:spacing w:after="0"/>
        <w:jc w:val="both"/>
        <w:rPr>
          <w:rFonts w:cstheme="minorHAnsi"/>
        </w:rPr>
      </w:pPr>
      <w:r>
        <w:rPr>
          <w:rFonts w:cstheme="minorHAnsi"/>
        </w:rPr>
        <w:t xml:space="preserve">17. </w:t>
      </w:r>
      <w:r w:rsidR="005B5372" w:rsidRPr="005B5372">
        <w:rPr>
          <w:rFonts w:cstheme="minorHAnsi"/>
        </w:rPr>
        <w:t>Welche Aussagen zur Anti-PD-1 Immuntherapie treffen am ehesten zu?</w:t>
      </w:r>
    </w:p>
    <w:p w14:paraId="24E80891" w14:textId="4B91782E" w:rsidR="005B5372" w:rsidRPr="005B5372" w:rsidRDefault="005B5372" w:rsidP="005B5372">
      <w:pPr>
        <w:spacing w:after="0"/>
        <w:jc w:val="both"/>
        <w:rPr>
          <w:rFonts w:cstheme="minorHAnsi"/>
        </w:rPr>
      </w:pPr>
      <w:proofErr w:type="spellStart"/>
      <w:proofErr w:type="gramStart"/>
      <w:r>
        <w:rPr>
          <w:rFonts w:cstheme="minorHAnsi"/>
        </w:rPr>
        <w:t>Modus</w:t>
      </w:r>
      <w:r w:rsidRPr="005B5372">
        <w:rPr>
          <w:rFonts w:cstheme="minorHAnsi"/>
        </w:rPr>
        <w:t>:PickS</w:t>
      </w:r>
      <w:proofErr w:type="spellEnd"/>
      <w:proofErr w:type="gramEnd"/>
    </w:p>
    <w:p w14:paraId="749D5912" w14:textId="6C4C35AD" w:rsidR="005B5372" w:rsidRPr="005B5372" w:rsidRDefault="005B5372" w:rsidP="005D50A9">
      <w:pPr>
        <w:pStyle w:val="ListParagraph"/>
        <w:numPr>
          <w:ilvl w:val="0"/>
          <w:numId w:val="19"/>
        </w:numPr>
        <w:rPr>
          <w:rFonts w:cstheme="minorHAnsi"/>
        </w:rPr>
      </w:pPr>
      <w:r w:rsidRPr="005B5372">
        <w:rPr>
          <w:rFonts w:cstheme="minorHAnsi"/>
        </w:rPr>
        <w:t xml:space="preserve">Anti-PD-1-Antikörper aktivieren direkt Tumorzellen </w:t>
      </w:r>
    </w:p>
    <w:p w14:paraId="536F02CC" w14:textId="66898D77" w:rsidR="005B5372" w:rsidRPr="005B5372" w:rsidRDefault="005B5372" w:rsidP="005D50A9">
      <w:pPr>
        <w:pStyle w:val="ListParagraph"/>
        <w:numPr>
          <w:ilvl w:val="0"/>
          <w:numId w:val="19"/>
        </w:numPr>
        <w:rPr>
          <w:rFonts w:cstheme="minorHAnsi"/>
          <w:b/>
          <w:bCs/>
        </w:rPr>
      </w:pPr>
      <w:r w:rsidRPr="005B5372">
        <w:rPr>
          <w:rFonts w:cstheme="minorHAnsi"/>
          <w:b/>
          <w:bCs/>
        </w:rPr>
        <w:t xml:space="preserve">PD-1 ist ein inhibitorischer Rezeptor auf T-Zellen </w:t>
      </w:r>
    </w:p>
    <w:p w14:paraId="64CB1E4E" w14:textId="0176F5A6" w:rsidR="005B5372" w:rsidRPr="005B5372" w:rsidRDefault="005B5372" w:rsidP="005D50A9">
      <w:pPr>
        <w:pStyle w:val="ListParagraph"/>
        <w:numPr>
          <w:ilvl w:val="0"/>
          <w:numId w:val="19"/>
        </w:numPr>
        <w:rPr>
          <w:rFonts w:cstheme="minorHAnsi"/>
          <w:b/>
          <w:bCs/>
        </w:rPr>
      </w:pPr>
      <w:r w:rsidRPr="005B5372">
        <w:rPr>
          <w:rFonts w:cstheme="minorHAnsi"/>
          <w:b/>
          <w:bCs/>
        </w:rPr>
        <w:t xml:space="preserve">Die Blockade von PD-1 verstärkt die T-Zell-vermittelte Immunantwort </w:t>
      </w:r>
    </w:p>
    <w:p w14:paraId="4D41FA2F" w14:textId="685E2773" w:rsidR="005B5372" w:rsidRPr="005B5372" w:rsidRDefault="005B5372" w:rsidP="005D50A9">
      <w:pPr>
        <w:pStyle w:val="ListParagraph"/>
        <w:numPr>
          <w:ilvl w:val="0"/>
          <w:numId w:val="19"/>
        </w:numPr>
        <w:rPr>
          <w:rFonts w:cstheme="minorHAnsi"/>
        </w:rPr>
      </w:pPr>
      <w:r w:rsidRPr="005B5372">
        <w:rPr>
          <w:rFonts w:cstheme="minorHAnsi"/>
        </w:rPr>
        <w:t>Anti-PD-1-Therapie führt zur Depletion von regulatorischen T-Zellen</w:t>
      </w:r>
    </w:p>
    <w:p w14:paraId="0C287BB4" w14:textId="3EBB3836" w:rsidR="00F540E6" w:rsidRPr="00D1593D" w:rsidRDefault="00F540E6" w:rsidP="00D1593D">
      <w:pPr>
        <w:spacing w:after="0"/>
        <w:rPr>
          <w:rFonts w:cstheme="minorHAnsi"/>
        </w:rPr>
      </w:pPr>
      <w:r w:rsidRPr="00D1593D">
        <w:rPr>
          <w:rFonts w:cstheme="minorHAnsi"/>
        </w:rPr>
        <w:t>--</w:t>
      </w:r>
    </w:p>
    <w:p w14:paraId="081E7067" w14:textId="49FBC063" w:rsidR="00F540E6" w:rsidRDefault="00575104" w:rsidP="00D1593D">
      <w:pPr>
        <w:spacing w:after="0"/>
        <w:rPr>
          <w:rFonts w:cstheme="minorHAnsi"/>
        </w:rPr>
      </w:pPr>
      <w:r>
        <w:rPr>
          <w:rFonts w:cstheme="minorHAnsi"/>
        </w:rPr>
        <w:t>Titel: Klausur Modul III_Z_02_2026</w:t>
      </w:r>
      <w:r w:rsidR="005746C1">
        <w:rPr>
          <w:rFonts w:cstheme="minorHAnsi"/>
        </w:rPr>
        <w:t xml:space="preserve"> </w:t>
      </w:r>
    </w:p>
    <w:p w14:paraId="11D3AC07" w14:textId="6D60CC70" w:rsidR="005B5372" w:rsidRDefault="005B5372" w:rsidP="005B5372">
      <w:pPr>
        <w:spacing w:after="0"/>
      </w:pPr>
      <w:r>
        <w:rPr>
          <w:b/>
          <w:bCs/>
        </w:rPr>
        <w:t xml:space="preserve">Die Anti-PD-1-Therapie: </w:t>
      </w:r>
      <w:r w:rsidRPr="005B5372">
        <w:rPr>
          <w:b/>
          <w:bCs/>
        </w:rPr>
        <w:t>Unterschiede zur Chemotherapie</w:t>
      </w:r>
    </w:p>
    <w:p w14:paraId="53D118D0" w14:textId="77777777" w:rsidR="008D0210" w:rsidRDefault="008D0210" w:rsidP="008D0210">
      <w:pPr>
        <w:spacing w:after="0"/>
      </w:pPr>
    </w:p>
    <w:p w14:paraId="077CEA39" w14:textId="77777777" w:rsidR="00F540E6" w:rsidRPr="00D1593D" w:rsidRDefault="00F540E6" w:rsidP="00D1593D">
      <w:pPr>
        <w:spacing w:after="0"/>
        <w:jc w:val="both"/>
        <w:rPr>
          <w:rFonts w:cstheme="minorHAnsi"/>
        </w:rPr>
      </w:pPr>
      <w:r w:rsidRPr="00D1593D">
        <w:rPr>
          <w:rFonts w:cstheme="minorHAnsi"/>
        </w:rPr>
        <w:t>--</w:t>
      </w:r>
    </w:p>
    <w:p w14:paraId="68B141F6" w14:textId="0B1EBBEA" w:rsidR="005B5372" w:rsidRPr="005B5372" w:rsidRDefault="00431F3A" w:rsidP="005B5372">
      <w:pPr>
        <w:spacing w:after="0"/>
        <w:rPr>
          <w:rFonts w:cstheme="minorHAnsi"/>
        </w:rPr>
      </w:pPr>
      <w:r>
        <w:rPr>
          <w:rFonts w:cstheme="minorHAnsi"/>
        </w:rPr>
        <w:t xml:space="preserve">18. </w:t>
      </w:r>
      <w:r w:rsidR="005B5372" w:rsidRPr="005B5372">
        <w:rPr>
          <w:rFonts w:cstheme="minorHAnsi"/>
        </w:rPr>
        <w:t>Was unterscheidet die Anti-PD-1 Immuntherapie von klassischer Chemotherapie?</w:t>
      </w:r>
    </w:p>
    <w:p w14:paraId="733C6E47" w14:textId="164BC1CE" w:rsidR="005B5372" w:rsidRPr="005B5372" w:rsidRDefault="005B5372" w:rsidP="005B5372">
      <w:pPr>
        <w:spacing w:after="0"/>
        <w:rPr>
          <w:rFonts w:cstheme="minorHAnsi"/>
        </w:rPr>
      </w:pPr>
      <w:proofErr w:type="spellStart"/>
      <w:proofErr w:type="gramStart"/>
      <w:r>
        <w:rPr>
          <w:rFonts w:cstheme="minorHAnsi"/>
        </w:rPr>
        <w:t>Modus</w:t>
      </w:r>
      <w:r w:rsidRPr="005B5372">
        <w:rPr>
          <w:rFonts w:cstheme="minorHAnsi"/>
        </w:rPr>
        <w:t>:Kprim</w:t>
      </w:r>
      <w:proofErr w:type="spellEnd"/>
      <w:proofErr w:type="gramEnd"/>
    </w:p>
    <w:p w14:paraId="705F99EB" w14:textId="78186FEF" w:rsidR="005B5372" w:rsidRPr="005B5372" w:rsidRDefault="005B5372" w:rsidP="005D50A9">
      <w:pPr>
        <w:pStyle w:val="ListParagraph"/>
        <w:numPr>
          <w:ilvl w:val="0"/>
          <w:numId w:val="20"/>
        </w:numPr>
        <w:rPr>
          <w:rFonts w:cstheme="minorHAnsi"/>
          <w:b/>
          <w:bCs/>
        </w:rPr>
      </w:pPr>
      <w:r w:rsidRPr="005B5372">
        <w:rPr>
          <w:rFonts w:cstheme="minorHAnsi"/>
          <w:b/>
          <w:bCs/>
        </w:rPr>
        <w:t xml:space="preserve">Wirkung erfolgt über Modulation des Immunsystems </w:t>
      </w:r>
    </w:p>
    <w:p w14:paraId="1EA0BD97" w14:textId="5D2095BE" w:rsidR="005B5372" w:rsidRPr="005B5372" w:rsidRDefault="005B5372" w:rsidP="005D50A9">
      <w:pPr>
        <w:pStyle w:val="ListParagraph"/>
        <w:numPr>
          <w:ilvl w:val="0"/>
          <w:numId w:val="20"/>
        </w:numPr>
        <w:rPr>
          <w:rFonts w:cstheme="minorHAnsi"/>
        </w:rPr>
      </w:pPr>
      <w:r w:rsidRPr="005B5372">
        <w:rPr>
          <w:rFonts w:cstheme="minorHAnsi"/>
        </w:rPr>
        <w:t>Schneller Wirkeintritt innerhalb weniger Stunden</w:t>
      </w:r>
    </w:p>
    <w:p w14:paraId="17960F04" w14:textId="4768DA87" w:rsidR="005B5372" w:rsidRPr="005B5372" w:rsidRDefault="005B5372" w:rsidP="005D50A9">
      <w:pPr>
        <w:pStyle w:val="ListParagraph"/>
        <w:numPr>
          <w:ilvl w:val="0"/>
          <w:numId w:val="20"/>
        </w:numPr>
        <w:rPr>
          <w:rFonts w:cstheme="minorHAnsi"/>
          <w:b/>
          <w:bCs/>
        </w:rPr>
      </w:pPr>
      <w:r w:rsidRPr="005B5372">
        <w:rPr>
          <w:rFonts w:cstheme="minorHAnsi"/>
          <w:b/>
          <w:bCs/>
        </w:rPr>
        <w:t>Langanhaltende Remissionen sind möglich</w:t>
      </w:r>
    </w:p>
    <w:p w14:paraId="100018B2" w14:textId="2B60FC8D" w:rsidR="0032714E" w:rsidRPr="005B5372" w:rsidRDefault="005B5372" w:rsidP="005D50A9">
      <w:pPr>
        <w:pStyle w:val="ListParagraph"/>
        <w:numPr>
          <w:ilvl w:val="0"/>
          <w:numId w:val="20"/>
        </w:numPr>
        <w:rPr>
          <w:rFonts w:cstheme="minorHAnsi"/>
        </w:rPr>
      </w:pPr>
      <w:r w:rsidRPr="005B5372">
        <w:rPr>
          <w:rFonts w:cstheme="minorHAnsi"/>
        </w:rPr>
        <w:lastRenderedPageBreak/>
        <w:t>Wirkung unabhängig vom Tumormikromilieu</w:t>
      </w:r>
    </w:p>
    <w:p w14:paraId="201CB9FF" w14:textId="002B6CE6" w:rsidR="00F540E6" w:rsidRPr="00D1593D" w:rsidRDefault="0032714E" w:rsidP="00D1593D">
      <w:pPr>
        <w:spacing w:after="0"/>
        <w:rPr>
          <w:rFonts w:cstheme="minorHAnsi"/>
        </w:rPr>
      </w:pPr>
      <w:r w:rsidRPr="00D1593D">
        <w:rPr>
          <w:rFonts w:cstheme="minorHAnsi"/>
        </w:rPr>
        <w:t>--</w:t>
      </w:r>
    </w:p>
    <w:p w14:paraId="6F65DBD6" w14:textId="0015CD51" w:rsidR="0032714E"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40365B8F" w14:textId="2A24EF5E" w:rsidR="005B5372" w:rsidRDefault="005B5372" w:rsidP="00D1593D">
      <w:pPr>
        <w:spacing w:after="0"/>
      </w:pPr>
      <w:r w:rsidRPr="005B5372">
        <w:t>In der Zahnmedizin existieren verschiedene Abformtechniken. Diese werden nach Anzahl der Arbeitsschritte und verwendeten Materialkomponenten unterteilt.</w:t>
      </w:r>
    </w:p>
    <w:p w14:paraId="124A6A56" w14:textId="0D8847C7" w:rsidR="0032714E" w:rsidRPr="00D1593D" w:rsidRDefault="0032714E" w:rsidP="00D1593D">
      <w:pPr>
        <w:spacing w:after="0"/>
        <w:rPr>
          <w:rFonts w:cstheme="minorHAnsi"/>
        </w:rPr>
      </w:pPr>
      <w:r w:rsidRPr="00D1593D">
        <w:rPr>
          <w:rFonts w:cstheme="minorHAnsi"/>
        </w:rPr>
        <w:t>--</w:t>
      </w:r>
    </w:p>
    <w:p w14:paraId="1F262BA7" w14:textId="679747EA" w:rsidR="005B5372" w:rsidRPr="005B5372" w:rsidRDefault="00431F3A" w:rsidP="005B5372">
      <w:pPr>
        <w:spacing w:after="0"/>
        <w:rPr>
          <w:rFonts w:cstheme="minorHAnsi"/>
        </w:rPr>
      </w:pPr>
      <w:r>
        <w:rPr>
          <w:rFonts w:cstheme="minorHAnsi"/>
        </w:rPr>
        <w:t xml:space="preserve">19. </w:t>
      </w:r>
      <w:r w:rsidR="005B5372" w:rsidRPr="005B5372">
        <w:rPr>
          <w:rFonts w:cstheme="minorHAnsi"/>
        </w:rPr>
        <w:t>Welche der folgenden Aussagen zur Korrekturabformung ist richtig?</w:t>
      </w:r>
    </w:p>
    <w:p w14:paraId="166568E2" w14:textId="2BDC28BB" w:rsidR="005B5372" w:rsidRDefault="005B5372" w:rsidP="005B5372">
      <w:pPr>
        <w:spacing w:after="0"/>
        <w:rPr>
          <w:rFonts w:cstheme="minorHAnsi"/>
        </w:rPr>
      </w:pPr>
      <w:proofErr w:type="spellStart"/>
      <w:proofErr w:type="gramStart"/>
      <w:r>
        <w:rPr>
          <w:rFonts w:cstheme="minorHAnsi"/>
        </w:rPr>
        <w:t>Modus</w:t>
      </w:r>
      <w:r w:rsidRPr="005B5372">
        <w:rPr>
          <w:rFonts w:cstheme="minorHAnsi"/>
        </w:rPr>
        <w:t>:Typ</w:t>
      </w:r>
      <w:r>
        <w:rPr>
          <w:rFonts w:cstheme="minorHAnsi"/>
        </w:rPr>
        <w:t>A</w:t>
      </w:r>
      <w:proofErr w:type="spellEnd"/>
      <w:proofErr w:type="gramEnd"/>
    </w:p>
    <w:p w14:paraId="57FD3114" w14:textId="77777777" w:rsidR="005B5372" w:rsidRPr="005B5372" w:rsidRDefault="005B5372" w:rsidP="005B5372">
      <w:pPr>
        <w:spacing w:after="0"/>
        <w:rPr>
          <w:rFonts w:cstheme="minorHAnsi"/>
        </w:rPr>
      </w:pPr>
    </w:p>
    <w:p w14:paraId="4B7556F4" w14:textId="5C10A881" w:rsidR="005B5372" w:rsidRPr="005B5372" w:rsidRDefault="005B5372" w:rsidP="005D50A9">
      <w:pPr>
        <w:pStyle w:val="ListParagraph"/>
        <w:numPr>
          <w:ilvl w:val="0"/>
          <w:numId w:val="21"/>
        </w:numPr>
        <w:rPr>
          <w:rFonts w:cstheme="minorHAnsi"/>
        </w:rPr>
      </w:pPr>
      <w:r w:rsidRPr="005B5372">
        <w:rPr>
          <w:rFonts w:cstheme="minorHAnsi"/>
        </w:rPr>
        <w:t>Bei der Korrekturabformung wird der präparierte Zahnstumpf mit einem niedrig viskösen Abformmaterial umspritzt, der Abformlöffel mit einem Abformmaterial höherer Viskosität befüllt und direkt drucklos eingebracht</w:t>
      </w:r>
    </w:p>
    <w:p w14:paraId="6F95B8F6" w14:textId="077D7D4A" w:rsidR="005B5372" w:rsidRPr="005B5372" w:rsidRDefault="005B5372" w:rsidP="005D50A9">
      <w:pPr>
        <w:pStyle w:val="ListParagraph"/>
        <w:numPr>
          <w:ilvl w:val="0"/>
          <w:numId w:val="21"/>
        </w:numPr>
        <w:rPr>
          <w:rFonts w:cstheme="minorHAnsi"/>
        </w:rPr>
      </w:pPr>
      <w:r w:rsidRPr="005B5372">
        <w:rPr>
          <w:rFonts w:cstheme="minorHAnsi"/>
        </w:rPr>
        <w:t>Die Zahnreihe wird ausschließlich mit einem Material hoher Viskosität abgeformt.</w:t>
      </w:r>
    </w:p>
    <w:p w14:paraId="5DE5ABE7" w14:textId="2D707568" w:rsidR="005B5372" w:rsidRPr="005B5372" w:rsidRDefault="005B5372" w:rsidP="005D50A9">
      <w:pPr>
        <w:pStyle w:val="ListParagraph"/>
        <w:numPr>
          <w:ilvl w:val="0"/>
          <w:numId w:val="21"/>
        </w:numPr>
        <w:rPr>
          <w:rFonts w:cstheme="minorHAnsi"/>
        </w:rPr>
      </w:pPr>
      <w:r w:rsidRPr="005B5372">
        <w:rPr>
          <w:rFonts w:cstheme="minorHAnsi"/>
        </w:rPr>
        <w:t>Um eine Deformation der Abformung zu vermeiden, sollten Abflussrillen in die Zweitabformung eingeschnitten werden</w:t>
      </w:r>
    </w:p>
    <w:p w14:paraId="4F00A48B" w14:textId="2934A2C5" w:rsidR="005B5372" w:rsidRPr="005B5372" w:rsidRDefault="005B5372" w:rsidP="005D50A9">
      <w:pPr>
        <w:pStyle w:val="ListParagraph"/>
        <w:numPr>
          <w:ilvl w:val="0"/>
          <w:numId w:val="21"/>
        </w:numPr>
        <w:rPr>
          <w:rFonts w:cstheme="minorHAnsi"/>
          <w:b/>
          <w:bCs/>
        </w:rPr>
      </w:pPr>
      <w:r w:rsidRPr="005B5372">
        <w:rPr>
          <w:rFonts w:cstheme="minorHAnsi"/>
          <w:b/>
          <w:bCs/>
        </w:rPr>
        <w:t>Sinn der Korrekturabformung ist es, mithilfe der Stempelwirkung des Stumpfes einen definierten Druck zu erzeugen, sodass das dünnfließende Zweitmaterial auch in schwer zugängliche Bereiche eindringen kann</w:t>
      </w:r>
    </w:p>
    <w:p w14:paraId="3FAABD99" w14:textId="5E12AAB7" w:rsidR="0032714E" w:rsidRPr="005B5372" w:rsidRDefault="005B5372" w:rsidP="005D50A9">
      <w:pPr>
        <w:pStyle w:val="ListParagraph"/>
        <w:numPr>
          <w:ilvl w:val="0"/>
          <w:numId w:val="21"/>
        </w:numPr>
        <w:rPr>
          <w:rFonts w:cstheme="minorHAnsi"/>
        </w:rPr>
      </w:pPr>
      <w:r w:rsidRPr="005B5372">
        <w:rPr>
          <w:rFonts w:cstheme="minorHAnsi"/>
        </w:rPr>
        <w:t>Um eine möglichst hohe Detailschärfe zu erreichen, ist es generell bei allen Abformungen wichtig, die Abformmasse beim Einsetzen des Abformlöffels in den Mund nicht unter Druck zu setzen und dann den Abformlöffel bis zum Ende der Abbindezeit mit Druck zu halten</w:t>
      </w:r>
    </w:p>
    <w:p w14:paraId="538E58CB" w14:textId="7C85EACA" w:rsidR="0032714E" w:rsidRPr="00D1593D" w:rsidRDefault="0032714E" w:rsidP="00D1593D">
      <w:pPr>
        <w:spacing w:after="0"/>
        <w:rPr>
          <w:rFonts w:cstheme="minorHAnsi"/>
        </w:rPr>
      </w:pPr>
      <w:r w:rsidRPr="00D1593D">
        <w:rPr>
          <w:rFonts w:cstheme="minorHAnsi"/>
        </w:rPr>
        <w:t>--</w:t>
      </w:r>
    </w:p>
    <w:p w14:paraId="39DE9BBB" w14:textId="6B56FFB7" w:rsidR="00797262"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2A6BBB5A" w14:textId="77777777" w:rsidR="005B5372" w:rsidRDefault="005B5372" w:rsidP="005B5372">
      <w:pPr>
        <w:spacing w:after="0" w:line="240" w:lineRule="auto"/>
        <w:rPr>
          <w:rFonts w:eastAsia="Calibri" w:cstheme="minorHAnsi"/>
        </w:rPr>
      </w:pPr>
      <w:r w:rsidRPr="00F647F1">
        <w:rPr>
          <w:rFonts w:eastAsia="Calibri" w:cstheme="minorHAnsi"/>
        </w:rPr>
        <w:t xml:space="preserve">Im zahnärztlichen Aufklärungsgespräch über potentiell in Frage kommende </w:t>
      </w:r>
      <w:r>
        <w:rPr>
          <w:rFonts w:eastAsia="Calibri" w:cstheme="minorHAnsi"/>
        </w:rPr>
        <w:t>prothetische Versorgungs</w:t>
      </w:r>
      <w:r w:rsidRPr="00F647F1">
        <w:rPr>
          <w:rFonts w:eastAsia="Calibri" w:cstheme="minorHAnsi"/>
        </w:rPr>
        <w:t xml:space="preserve">varianten müssen Sie </w:t>
      </w:r>
      <w:proofErr w:type="spellStart"/>
      <w:r w:rsidRPr="00F647F1">
        <w:rPr>
          <w:rFonts w:eastAsia="Calibri" w:cstheme="minorHAnsi"/>
        </w:rPr>
        <w:t>teilbezahnte</w:t>
      </w:r>
      <w:proofErr w:type="spellEnd"/>
      <w:r w:rsidRPr="00F647F1">
        <w:rPr>
          <w:rFonts w:eastAsia="Calibri" w:cstheme="minorHAnsi"/>
        </w:rPr>
        <w:t xml:space="preserve"> Patienten auch über Vor- und Nachteile von Doppelkronenversorgungen aufklären.</w:t>
      </w:r>
    </w:p>
    <w:p w14:paraId="1D847506" w14:textId="77777777" w:rsidR="008D0210" w:rsidRDefault="008D0210" w:rsidP="008D0210">
      <w:pPr>
        <w:spacing w:after="0"/>
      </w:pPr>
    </w:p>
    <w:p w14:paraId="74EDA884" w14:textId="77777777" w:rsidR="00797262" w:rsidRPr="00D1593D" w:rsidRDefault="00797262" w:rsidP="00D1593D">
      <w:pPr>
        <w:spacing w:after="0"/>
        <w:rPr>
          <w:rFonts w:cstheme="minorHAnsi"/>
        </w:rPr>
      </w:pPr>
      <w:r w:rsidRPr="00D1593D">
        <w:rPr>
          <w:rFonts w:cstheme="minorHAnsi"/>
        </w:rPr>
        <w:t>--</w:t>
      </w:r>
    </w:p>
    <w:p w14:paraId="6A37354F" w14:textId="32991D14" w:rsidR="005B5372" w:rsidRPr="005B5372" w:rsidRDefault="00431F3A" w:rsidP="005B5372">
      <w:pPr>
        <w:spacing w:after="0"/>
        <w:rPr>
          <w:rFonts w:cstheme="minorHAnsi"/>
        </w:rPr>
      </w:pPr>
      <w:r>
        <w:rPr>
          <w:rFonts w:cstheme="minorHAnsi"/>
        </w:rPr>
        <w:t xml:space="preserve">20. </w:t>
      </w:r>
      <w:r w:rsidR="005B5372" w:rsidRPr="005B5372">
        <w:rPr>
          <w:rFonts w:cstheme="minorHAnsi"/>
        </w:rPr>
        <w:t>Was ist zutreffend in Bezug auf diese Form des Zahnersatzes?</w:t>
      </w:r>
    </w:p>
    <w:p w14:paraId="63050F5C" w14:textId="30010B29" w:rsidR="005B5372" w:rsidRDefault="005B5372" w:rsidP="005B5372">
      <w:pPr>
        <w:spacing w:after="0"/>
        <w:rPr>
          <w:rFonts w:cstheme="minorHAnsi"/>
        </w:rPr>
      </w:pPr>
      <w:proofErr w:type="spellStart"/>
      <w:proofErr w:type="gramStart"/>
      <w:r>
        <w:rPr>
          <w:rFonts w:cstheme="minorHAnsi"/>
        </w:rPr>
        <w:t>Modus</w:t>
      </w:r>
      <w:r w:rsidRPr="005B5372">
        <w:rPr>
          <w:rFonts w:cstheme="minorHAnsi"/>
        </w:rPr>
        <w:t>:Kprim</w:t>
      </w:r>
      <w:proofErr w:type="spellEnd"/>
      <w:proofErr w:type="gramEnd"/>
    </w:p>
    <w:p w14:paraId="6DB6C6D6" w14:textId="77777777" w:rsidR="005B5372" w:rsidRPr="005B5372" w:rsidRDefault="005B5372" w:rsidP="005B5372">
      <w:pPr>
        <w:spacing w:after="0"/>
        <w:rPr>
          <w:rFonts w:cstheme="minorHAnsi"/>
        </w:rPr>
      </w:pPr>
    </w:p>
    <w:p w14:paraId="542B1955" w14:textId="7813E331" w:rsidR="005B5372" w:rsidRPr="005B5372" w:rsidRDefault="005B5372" w:rsidP="005D50A9">
      <w:pPr>
        <w:pStyle w:val="ListParagraph"/>
        <w:numPr>
          <w:ilvl w:val="0"/>
          <w:numId w:val="22"/>
        </w:numPr>
        <w:rPr>
          <w:rFonts w:cstheme="minorHAnsi"/>
        </w:rPr>
      </w:pPr>
      <w:r w:rsidRPr="005B5372">
        <w:rPr>
          <w:rFonts w:cstheme="minorHAnsi"/>
        </w:rPr>
        <w:t xml:space="preserve">Einer der Hauptnachteile von Doppelkronen ist, dass Stütz-, Halte-, Führungs-, </w:t>
      </w:r>
      <w:proofErr w:type="spellStart"/>
      <w:r w:rsidRPr="005B5372">
        <w:rPr>
          <w:rFonts w:cstheme="minorHAnsi"/>
        </w:rPr>
        <w:t>Kippmeider</w:t>
      </w:r>
      <w:proofErr w:type="spellEnd"/>
      <w:r w:rsidRPr="005B5372">
        <w:rPr>
          <w:rFonts w:cstheme="minorHAnsi"/>
        </w:rPr>
        <w:t>- und Schubverteilerfunktion in einem einzigen Konstruktionselement integriert sind, was die Planung und Herstellung dieser Zahnersatzvariante im Vergleich zu anderen herausnehmbaren Versorgungsformen erschwert</w:t>
      </w:r>
    </w:p>
    <w:p w14:paraId="1477B4B6" w14:textId="268115D4" w:rsidR="005B5372" w:rsidRPr="005B5372" w:rsidRDefault="005B5372" w:rsidP="005D50A9">
      <w:pPr>
        <w:pStyle w:val="ListParagraph"/>
        <w:numPr>
          <w:ilvl w:val="0"/>
          <w:numId w:val="22"/>
        </w:numPr>
        <w:rPr>
          <w:rFonts w:cstheme="minorHAnsi"/>
          <w:b/>
          <w:bCs/>
        </w:rPr>
      </w:pPr>
      <w:r w:rsidRPr="005B5372">
        <w:rPr>
          <w:rFonts w:cstheme="minorHAnsi"/>
          <w:b/>
          <w:bCs/>
        </w:rPr>
        <w:t>Einer der Hauptvorteil dieser Versorgung ist die streng körperliche Fassung der Pfeilerzähne</w:t>
      </w:r>
    </w:p>
    <w:p w14:paraId="4F5C73FF" w14:textId="412F1AB1" w:rsidR="005B5372" w:rsidRPr="005B5372" w:rsidRDefault="005B5372" w:rsidP="005D50A9">
      <w:pPr>
        <w:pStyle w:val="ListParagraph"/>
        <w:numPr>
          <w:ilvl w:val="0"/>
          <w:numId w:val="22"/>
        </w:numPr>
        <w:rPr>
          <w:rFonts w:cstheme="minorHAnsi"/>
          <w:b/>
          <w:bCs/>
        </w:rPr>
      </w:pPr>
      <w:r w:rsidRPr="005B5372">
        <w:rPr>
          <w:rFonts w:cstheme="minorHAnsi"/>
          <w:b/>
          <w:bCs/>
        </w:rPr>
        <w:t>Hauptnachteil dieser Versorgung ist die kaum vermeidbare Überkonturierung der Pfeilerzähne</w:t>
      </w:r>
    </w:p>
    <w:p w14:paraId="27C37AF5" w14:textId="417C4E6F" w:rsidR="008D0210" w:rsidRPr="005B5372" w:rsidRDefault="005B5372" w:rsidP="005D50A9">
      <w:pPr>
        <w:pStyle w:val="ListParagraph"/>
        <w:numPr>
          <w:ilvl w:val="0"/>
          <w:numId w:val="22"/>
        </w:numPr>
        <w:rPr>
          <w:rFonts w:cstheme="minorHAnsi"/>
          <w:b/>
          <w:bCs/>
        </w:rPr>
      </w:pPr>
      <w:r w:rsidRPr="005B5372">
        <w:rPr>
          <w:rFonts w:cstheme="minorHAnsi"/>
          <w:b/>
          <w:bCs/>
        </w:rPr>
        <w:lastRenderedPageBreak/>
        <w:t>Die unbedingte Abnehmbarkeit des gesamten Zahnersatzes für die Mundhygiene kann für die Patienten eine psychische Belastung und damit einen Nachteil von Doppelkronen darstellen</w:t>
      </w:r>
    </w:p>
    <w:p w14:paraId="78AA3E0F" w14:textId="7DF5E724" w:rsidR="0032714E" w:rsidRPr="00D1593D" w:rsidRDefault="0032714E" w:rsidP="00D1593D">
      <w:pPr>
        <w:spacing w:after="0"/>
        <w:rPr>
          <w:rFonts w:cstheme="minorHAnsi"/>
        </w:rPr>
      </w:pPr>
      <w:r w:rsidRPr="00D1593D">
        <w:rPr>
          <w:rFonts w:cstheme="minorHAnsi"/>
        </w:rPr>
        <w:t>--</w:t>
      </w:r>
    </w:p>
    <w:p w14:paraId="43ADFE94" w14:textId="41730E6D" w:rsidR="0032714E"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6BA5DF89" w14:textId="77777777" w:rsidR="00084996" w:rsidRPr="00084996" w:rsidRDefault="00084996" w:rsidP="00084996">
      <w:pPr>
        <w:spacing w:after="0"/>
        <w:rPr>
          <w:b/>
          <w:bCs/>
        </w:rPr>
      </w:pPr>
      <w:r w:rsidRPr="00084996">
        <w:rPr>
          <w:b/>
          <w:bCs/>
        </w:rPr>
        <w:t>Spinalanästhesie</w:t>
      </w:r>
    </w:p>
    <w:p w14:paraId="180726DF" w14:textId="6431B8AB" w:rsidR="00084996" w:rsidRDefault="00084996" w:rsidP="00084996">
      <w:pPr>
        <w:spacing w:after="0"/>
      </w:pPr>
      <w:r>
        <w:t>Bei einer 32-jährigen Schwangeren (ASA II) ist bei fetaler Beckenendlage eine primäre Sectio geplant.</w:t>
      </w:r>
    </w:p>
    <w:p w14:paraId="5F7C29C4" w14:textId="77777777" w:rsidR="00084996" w:rsidRDefault="00084996" w:rsidP="00D1593D">
      <w:pPr>
        <w:spacing w:after="0"/>
        <w:jc w:val="both"/>
      </w:pPr>
    </w:p>
    <w:p w14:paraId="2E37E46A" w14:textId="0C1A13F4" w:rsidR="0032714E" w:rsidRPr="00D1593D" w:rsidRDefault="0032714E" w:rsidP="00D1593D">
      <w:pPr>
        <w:spacing w:after="0"/>
        <w:jc w:val="both"/>
        <w:rPr>
          <w:rFonts w:cstheme="minorHAnsi"/>
        </w:rPr>
      </w:pPr>
      <w:r w:rsidRPr="00D1593D">
        <w:rPr>
          <w:rFonts w:cstheme="minorHAnsi"/>
        </w:rPr>
        <w:t>--</w:t>
      </w:r>
    </w:p>
    <w:p w14:paraId="7A961B65" w14:textId="43E90A4B" w:rsidR="00084996" w:rsidRDefault="00431F3A" w:rsidP="00D1593D">
      <w:pPr>
        <w:spacing w:after="0"/>
        <w:jc w:val="both"/>
      </w:pPr>
      <w:r>
        <w:t xml:space="preserve">21. </w:t>
      </w:r>
      <w:r w:rsidR="00084996">
        <w:t>Welche der folgenden Komplikation tritt typischerweise früh nach der Durchführung einer Spinalanästhesie auf?</w:t>
      </w:r>
    </w:p>
    <w:p w14:paraId="48D44250" w14:textId="2EED5D1A" w:rsidR="00084996" w:rsidRDefault="00084996" w:rsidP="00084996">
      <w:pPr>
        <w:spacing w:after="0"/>
        <w:jc w:val="both"/>
        <w:rPr>
          <w:rFonts w:cstheme="minorHAnsi"/>
        </w:rPr>
      </w:pPr>
      <w:proofErr w:type="spellStart"/>
      <w:proofErr w:type="gramStart"/>
      <w:r>
        <w:rPr>
          <w:rFonts w:cstheme="minorHAnsi"/>
        </w:rPr>
        <w:t>Modus</w:t>
      </w:r>
      <w:r w:rsidRPr="00084996">
        <w:rPr>
          <w:rFonts w:cstheme="minorHAnsi"/>
        </w:rPr>
        <w:t>:TypA</w:t>
      </w:r>
      <w:proofErr w:type="spellEnd"/>
      <w:proofErr w:type="gramEnd"/>
    </w:p>
    <w:p w14:paraId="2423C329" w14:textId="77777777" w:rsidR="00084996" w:rsidRPr="00084996" w:rsidRDefault="00084996" w:rsidP="00084996">
      <w:pPr>
        <w:spacing w:after="0"/>
        <w:jc w:val="both"/>
        <w:rPr>
          <w:rFonts w:cstheme="minorHAnsi"/>
        </w:rPr>
      </w:pPr>
    </w:p>
    <w:p w14:paraId="1200C37E" w14:textId="4CFAC43C" w:rsidR="00084996" w:rsidRPr="00084996" w:rsidRDefault="00084996" w:rsidP="005D50A9">
      <w:pPr>
        <w:pStyle w:val="ListParagraph"/>
        <w:numPr>
          <w:ilvl w:val="0"/>
          <w:numId w:val="23"/>
        </w:numPr>
        <w:rPr>
          <w:rFonts w:cstheme="minorHAnsi"/>
        </w:rPr>
      </w:pPr>
      <w:proofErr w:type="spellStart"/>
      <w:r w:rsidRPr="00084996">
        <w:rPr>
          <w:rFonts w:cstheme="minorHAnsi"/>
        </w:rPr>
        <w:t>Postpunktioneller</w:t>
      </w:r>
      <w:proofErr w:type="spellEnd"/>
      <w:r w:rsidRPr="00084996">
        <w:rPr>
          <w:rFonts w:cstheme="minorHAnsi"/>
        </w:rPr>
        <w:t xml:space="preserve"> Kopfschmerz</w:t>
      </w:r>
    </w:p>
    <w:p w14:paraId="425876BD" w14:textId="3918A674" w:rsidR="00084996" w:rsidRPr="00084996" w:rsidRDefault="00084996" w:rsidP="005D50A9">
      <w:pPr>
        <w:pStyle w:val="ListParagraph"/>
        <w:numPr>
          <w:ilvl w:val="0"/>
          <w:numId w:val="23"/>
        </w:numPr>
        <w:rPr>
          <w:rFonts w:cstheme="minorHAnsi"/>
        </w:rPr>
      </w:pPr>
      <w:r w:rsidRPr="00084996">
        <w:rPr>
          <w:rFonts w:cstheme="minorHAnsi"/>
        </w:rPr>
        <w:t>Epiduralhämatom</w:t>
      </w:r>
    </w:p>
    <w:p w14:paraId="56D012D1" w14:textId="36A66742" w:rsidR="00084996" w:rsidRPr="00084996" w:rsidRDefault="00084996" w:rsidP="005D50A9">
      <w:pPr>
        <w:pStyle w:val="ListParagraph"/>
        <w:numPr>
          <w:ilvl w:val="0"/>
          <w:numId w:val="23"/>
        </w:numPr>
        <w:rPr>
          <w:rFonts w:cstheme="minorHAnsi"/>
        </w:rPr>
      </w:pPr>
      <w:r w:rsidRPr="00084996">
        <w:rPr>
          <w:rFonts w:cstheme="minorHAnsi"/>
        </w:rPr>
        <w:t>Infektion des Punktionskanals</w:t>
      </w:r>
    </w:p>
    <w:p w14:paraId="076EB3D2" w14:textId="2B21BC5F" w:rsidR="00084996" w:rsidRPr="00084996" w:rsidRDefault="00084996" w:rsidP="005D50A9">
      <w:pPr>
        <w:pStyle w:val="ListParagraph"/>
        <w:numPr>
          <w:ilvl w:val="0"/>
          <w:numId w:val="23"/>
        </w:numPr>
        <w:rPr>
          <w:rFonts w:cstheme="minorHAnsi"/>
          <w:b/>
          <w:bCs/>
        </w:rPr>
      </w:pPr>
      <w:r w:rsidRPr="00084996">
        <w:rPr>
          <w:rFonts w:cstheme="minorHAnsi"/>
          <w:b/>
          <w:bCs/>
        </w:rPr>
        <w:t xml:space="preserve">Hypotonie durch </w:t>
      </w:r>
      <w:proofErr w:type="spellStart"/>
      <w:r w:rsidRPr="00084996">
        <w:rPr>
          <w:rFonts w:cstheme="minorHAnsi"/>
          <w:b/>
          <w:bCs/>
        </w:rPr>
        <w:t>Sympathikolyse</w:t>
      </w:r>
      <w:proofErr w:type="spellEnd"/>
    </w:p>
    <w:p w14:paraId="6F376CBF" w14:textId="32DBAF74" w:rsidR="00084996" w:rsidRPr="00084996" w:rsidRDefault="00084996" w:rsidP="005D50A9">
      <w:pPr>
        <w:pStyle w:val="ListParagraph"/>
        <w:numPr>
          <w:ilvl w:val="0"/>
          <w:numId w:val="23"/>
        </w:numPr>
        <w:rPr>
          <w:rFonts w:cstheme="minorHAnsi"/>
        </w:rPr>
      </w:pPr>
      <w:r w:rsidRPr="00084996">
        <w:rPr>
          <w:rFonts w:cstheme="minorHAnsi"/>
        </w:rPr>
        <w:t>Cauda-</w:t>
      </w:r>
      <w:proofErr w:type="spellStart"/>
      <w:r w:rsidRPr="00084996">
        <w:rPr>
          <w:rFonts w:cstheme="minorHAnsi"/>
        </w:rPr>
        <w:t>equina</w:t>
      </w:r>
      <w:proofErr w:type="spellEnd"/>
      <w:r w:rsidRPr="00084996">
        <w:rPr>
          <w:rFonts w:cstheme="minorHAnsi"/>
        </w:rPr>
        <w:t>-Syndrom</w:t>
      </w:r>
    </w:p>
    <w:p w14:paraId="22813DDA" w14:textId="395B31E6" w:rsidR="0032714E" w:rsidRPr="00D1593D" w:rsidRDefault="0032714E" w:rsidP="00D1593D">
      <w:pPr>
        <w:spacing w:after="0"/>
        <w:jc w:val="both"/>
        <w:rPr>
          <w:rFonts w:cstheme="minorHAnsi"/>
        </w:rPr>
      </w:pPr>
      <w:r w:rsidRPr="00D1593D">
        <w:rPr>
          <w:rFonts w:cstheme="minorHAnsi"/>
        </w:rPr>
        <w:t>--</w:t>
      </w:r>
    </w:p>
    <w:p w14:paraId="7F19D7EA" w14:textId="43167F31" w:rsidR="00C15F84" w:rsidRDefault="00575104" w:rsidP="004139E8">
      <w:pPr>
        <w:spacing w:after="0"/>
        <w:rPr>
          <w:rFonts w:cstheme="minorHAnsi"/>
        </w:rPr>
      </w:pPr>
      <w:r>
        <w:rPr>
          <w:rFonts w:cstheme="minorHAnsi"/>
        </w:rPr>
        <w:t>Titel: Klausur Modul III_Z_02_2026</w:t>
      </w:r>
      <w:r w:rsidR="005746C1">
        <w:rPr>
          <w:rFonts w:cstheme="minorHAnsi"/>
        </w:rPr>
        <w:t xml:space="preserve"> </w:t>
      </w:r>
    </w:p>
    <w:p w14:paraId="633046BA" w14:textId="680E698F" w:rsidR="00C15F84" w:rsidRDefault="00084996" w:rsidP="004139E8">
      <w:pPr>
        <w:spacing w:after="0"/>
        <w:rPr>
          <w:rFonts w:cstheme="minorHAnsi"/>
        </w:rPr>
      </w:pPr>
      <w:r w:rsidRPr="00084996">
        <w:rPr>
          <w:rFonts w:cstheme="minorHAnsi"/>
        </w:rPr>
        <w:t xml:space="preserve">Ein 58-jähriger adipöser Patient (BMI 41 kg/m2) wird zur elektiven Cholezystektomie in Allgemeinanästhesie vorbereitet. Vor Applikation der Induktionsmedikation erfolgt die </w:t>
      </w:r>
      <w:proofErr w:type="spellStart"/>
      <w:r w:rsidRPr="00084996">
        <w:rPr>
          <w:rFonts w:cstheme="minorHAnsi"/>
        </w:rPr>
        <w:t>Präoxygenierung</w:t>
      </w:r>
      <w:proofErr w:type="spellEnd"/>
      <w:r w:rsidRPr="00084996">
        <w:rPr>
          <w:rFonts w:cstheme="minorHAnsi"/>
        </w:rPr>
        <w:t>.</w:t>
      </w:r>
    </w:p>
    <w:p w14:paraId="26063246" w14:textId="07AF3DE0" w:rsidR="00797262" w:rsidRDefault="00797262" w:rsidP="004139E8">
      <w:pPr>
        <w:spacing w:after="0"/>
        <w:rPr>
          <w:rFonts w:cstheme="minorHAnsi"/>
          <w:bCs/>
        </w:rPr>
      </w:pPr>
      <w:r w:rsidRPr="00D1593D">
        <w:rPr>
          <w:rFonts w:cstheme="minorHAnsi"/>
          <w:bCs/>
        </w:rPr>
        <w:t>--</w:t>
      </w:r>
    </w:p>
    <w:p w14:paraId="3CABD96F" w14:textId="062C1603" w:rsidR="00501A89" w:rsidRDefault="00431F3A" w:rsidP="004139E8">
      <w:pPr>
        <w:spacing w:after="0"/>
        <w:rPr>
          <w:rFonts w:cstheme="minorHAnsi"/>
          <w:bCs/>
        </w:rPr>
      </w:pPr>
      <w:r>
        <w:rPr>
          <w:rFonts w:cstheme="minorHAnsi"/>
          <w:bCs/>
        </w:rPr>
        <w:t xml:space="preserve">22. </w:t>
      </w:r>
      <w:r w:rsidR="00A17ECE">
        <w:rPr>
          <w:rFonts w:cstheme="minorHAnsi"/>
          <w:bCs/>
        </w:rPr>
        <w:t>Was trifft zu?</w:t>
      </w:r>
    </w:p>
    <w:p w14:paraId="75E13D52" w14:textId="7F640F4C" w:rsidR="00107D01" w:rsidRDefault="00107D01" w:rsidP="004139E8">
      <w:pPr>
        <w:spacing w:after="0"/>
        <w:rPr>
          <w:rFonts w:cstheme="minorHAnsi"/>
          <w:bCs/>
        </w:rPr>
      </w:pPr>
      <w:proofErr w:type="spellStart"/>
      <w:proofErr w:type="gramStart"/>
      <w:r>
        <w:rPr>
          <w:rFonts w:cstheme="minorHAnsi"/>
          <w:bCs/>
        </w:rPr>
        <w:t>Modus:KPrim</w:t>
      </w:r>
      <w:proofErr w:type="spellEnd"/>
      <w:proofErr w:type="gramEnd"/>
    </w:p>
    <w:p w14:paraId="5547602D" w14:textId="77777777" w:rsidR="00107D01" w:rsidRPr="00D1593D" w:rsidRDefault="00107D01" w:rsidP="004139E8">
      <w:pPr>
        <w:spacing w:after="0"/>
        <w:rPr>
          <w:rFonts w:cstheme="minorHAnsi"/>
          <w:bCs/>
        </w:rPr>
      </w:pPr>
    </w:p>
    <w:p w14:paraId="1639601B" w14:textId="26A018F7" w:rsidR="00084996" w:rsidRPr="00084996" w:rsidRDefault="00084996" w:rsidP="005D50A9">
      <w:pPr>
        <w:pStyle w:val="ListParagraph"/>
        <w:numPr>
          <w:ilvl w:val="0"/>
          <w:numId w:val="24"/>
        </w:numPr>
        <w:rPr>
          <w:rFonts w:cstheme="minorHAnsi"/>
          <w:b/>
          <w:bCs/>
        </w:rPr>
      </w:pPr>
      <w:r w:rsidRPr="00084996">
        <w:rPr>
          <w:rFonts w:cstheme="minorHAnsi"/>
          <w:b/>
          <w:bCs/>
        </w:rPr>
        <w:t xml:space="preserve">Die </w:t>
      </w:r>
      <w:proofErr w:type="spellStart"/>
      <w:r w:rsidRPr="00084996">
        <w:rPr>
          <w:rFonts w:cstheme="minorHAnsi"/>
          <w:b/>
          <w:bCs/>
        </w:rPr>
        <w:t>Präoxygenierung</w:t>
      </w:r>
      <w:proofErr w:type="spellEnd"/>
      <w:r w:rsidRPr="00084996">
        <w:rPr>
          <w:rFonts w:cstheme="minorHAnsi"/>
          <w:b/>
          <w:bCs/>
        </w:rPr>
        <w:t xml:space="preserve"> dient zur Verlängerung der sicheren Apnoezeit.</w:t>
      </w:r>
    </w:p>
    <w:p w14:paraId="32289FF6" w14:textId="1F0A47BB" w:rsidR="00084996" w:rsidRPr="00084996" w:rsidRDefault="00084996" w:rsidP="005D50A9">
      <w:pPr>
        <w:pStyle w:val="ListParagraph"/>
        <w:numPr>
          <w:ilvl w:val="0"/>
          <w:numId w:val="24"/>
        </w:numPr>
        <w:rPr>
          <w:rFonts w:cstheme="minorHAnsi"/>
          <w:b/>
          <w:bCs/>
        </w:rPr>
      </w:pPr>
      <w:r w:rsidRPr="00084996">
        <w:rPr>
          <w:rFonts w:cstheme="minorHAnsi"/>
          <w:b/>
          <w:bCs/>
        </w:rPr>
        <w:t xml:space="preserve">Die </w:t>
      </w:r>
      <w:proofErr w:type="spellStart"/>
      <w:r w:rsidRPr="00084996">
        <w:rPr>
          <w:rFonts w:cstheme="minorHAnsi"/>
          <w:b/>
          <w:bCs/>
        </w:rPr>
        <w:t>Präoxygenierung</w:t>
      </w:r>
      <w:proofErr w:type="spellEnd"/>
      <w:r w:rsidRPr="00084996">
        <w:rPr>
          <w:rFonts w:cstheme="minorHAnsi"/>
          <w:b/>
          <w:bCs/>
        </w:rPr>
        <w:t xml:space="preserve"> erfolgt üblicherweise mit 100% Sauerstoff.</w:t>
      </w:r>
    </w:p>
    <w:p w14:paraId="5B8D6407" w14:textId="37B99616" w:rsidR="00084996" w:rsidRPr="00084996" w:rsidRDefault="00084996" w:rsidP="005D50A9">
      <w:pPr>
        <w:pStyle w:val="ListParagraph"/>
        <w:numPr>
          <w:ilvl w:val="0"/>
          <w:numId w:val="24"/>
        </w:numPr>
        <w:rPr>
          <w:rFonts w:cstheme="minorHAnsi"/>
        </w:rPr>
      </w:pPr>
      <w:r w:rsidRPr="00084996">
        <w:rPr>
          <w:rFonts w:cstheme="minorHAnsi"/>
        </w:rPr>
        <w:t xml:space="preserve">Die </w:t>
      </w:r>
      <w:proofErr w:type="spellStart"/>
      <w:r w:rsidRPr="00084996">
        <w:rPr>
          <w:rFonts w:cstheme="minorHAnsi"/>
        </w:rPr>
        <w:t>Präoxygenierung</w:t>
      </w:r>
      <w:proofErr w:type="spellEnd"/>
      <w:r w:rsidRPr="00084996">
        <w:rPr>
          <w:rFonts w:cstheme="minorHAnsi"/>
        </w:rPr>
        <w:t xml:space="preserve"> reduziert das Auftreten von Aspirationspneumonien.</w:t>
      </w:r>
    </w:p>
    <w:p w14:paraId="1DC27159" w14:textId="4A61755B" w:rsidR="00084996" w:rsidRPr="00084996" w:rsidRDefault="00084996" w:rsidP="005D50A9">
      <w:pPr>
        <w:pStyle w:val="ListParagraph"/>
        <w:numPr>
          <w:ilvl w:val="0"/>
          <w:numId w:val="24"/>
        </w:numPr>
        <w:rPr>
          <w:rFonts w:cstheme="minorHAnsi"/>
          <w:b/>
          <w:bCs/>
        </w:rPr>
      </w:pPr>
      <w:r w:rsidRPr="00084996">
        <w:rPr>
          <w:rFonts w:cstheme="minorHAnsi"/>
          <w:b/>
          <w:bCs/>
        </w:rPr>
        <w:t xml:space="preserve">Bei adipösen Patienten ist die Apnoetoleranz trotz </w:t>
      </w:r>
      <w:proofErr w:type="spellStart"/>
      <w:r w:rsidRPr="00084996">
        <w:rPr>
          <w:rFonts w:cstheme="minorHAnsi"/>
          <w:b/>
          <w:bCs/>
        </w:rPr>
        <w:t>Präoxygenierung</w:t>
      </w:r>
      <w:proofErr w:type="spellEnd"/>
      <w:r w:rsidRPr="00084996">
        <w:rPr>
          <w:rFonts w:cstheme="minorHAnsi"/>
          <w:b/>
          <w:bCs/>
        </w:rPr>
        <w:t xml:space="preserve"> verkürzt.</w:t>
      </w:r>
    </w:p>
    <w:p w14:paraId="2E4A1E89" w14:textId="30E6B535" w:rsidR="0032714E" w:rsidRPr="00D1593D" w:rsidRDefault="00797262" w:rsidP="00D1593D">
      <w:pPr>
        <w:spacing w:after="0"/>
        <w:rPr>
          <w:rFonts w:cstheme="minorHAnsi"/>
        </w:rPr>
      </w:pPr>
      <w:r w:rsidRPr="00D1593D">
        <w:rPr>
          <w:rFonts w:cstheme="minorHAnsi"/>
        </w:rPr>
        <w:t>--</w:t>
      </w:r>
    </w:p>
    <w:p w14:paraId="29FCD67E" w14:textId="6032C8DB" w:rsidR="0032714E"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3C4C1F42" w14:textId="758982E1" w:rsidR="00084996" w:rsidRPr="00084996" w:rsidRDefault="00084996" w:rsidP="00084996">
      <w:pPr>
        <w:spacing w:after="0"/>
        <w:rPr>
          <w:rFonts w:cstheme="minorHAnsi"/>
          <w:b/>
          <w:bCs/>
        </w:rPr>
      </w:pPr>
      <w:r w:rsidRPr="00084996">
        <w:rPr>
          <w:rFonts w:cstheme="minorHAnsi"/>
          <w:b/>
          <w:bCs/>
        </w:rPr>
        <w:t xml:space="preserve">Die kommenden zwei Fragen gehören zu einem Fallbeispiel. Sie haben nach dem Eintragen der ersten Frage keine Möglichkeit der Korrektur. Lediglich die Beantwortung der zweiten Frage dieses Falles kann nachträglich geändert werden. </w:t>
      </w:r>
    </w:p>
    <w:p w14:paraId="4F57E9E3" w14:textId="77777777" w:rsidR="00084996" w:rsidRPr="00084996" w:rsidRDefault="00084996" w:rsidP="00084996">
      <w:pPr>
        <w:spacing w:after="0"/>
        <w:rPr>
          <w:rFonts w:cstheme="minorHAnsi"/>
        </w:rPr>
      </w:pPr>
    </w:p>
    <w:p w14:paraId="7AB48B2B" w14:textId="77777777" w:rsidR="00084996" w:rsidRPr="00A775DF" w:rsidRDefault="00084996" w:rsidP="00084996">
      <w:pPr>
        <w:spacing w:after="0"/>
        <w:rPr>
          <w:rFonts w:cstheme="minorHAnsi"/>
          <w:b/>
          <w:bCs/>
        </w:rPr>
      </w:pPr>
      <w:r w:rsidRPr="00A775DF">
        <w:rPr>
          <w:rFonts w:cstheme="minorHAnsi"/>
          <w:b/>
          <w:bCs/>
        </w:rPr>
        <w:t xml:space="preserve">Fallbeispiel A: </w:t>
      </w:r>
    </w:p>
    <w:p w14:paraId="7B4BEB6D" w14:textId="31EE98DC" w:rsidR="00084996" w:rsidRPr="00084996" w:rsidRDefault="00DE569E" w:rsidP="00084996">
      <w:pPr>
        <w:spacing w:after="0"/>
        <w:rPr>
          <w:rFonts w:cstheme="minorHAnsi"/>
        </w:rPr>
      </w:pPr>
      <w:r>
        <w:rPr>
          <w:rFonts w:cstheme="minorHAnsi"/>
        </w:rPr>
        <w:t xml:space="preserve">Frage 1 von 2: </w:t>
      </w:r>
      <w:r w:rsidR="00084996" w:rsidRPr="00084996">
        <w:rPr>
          <w:rFonts w:cstheme="minorHAnsi"/>
        </w:rPr>
        <w:t xml:space="preserve">Eine 51-jährige Frau hatte nach Einladung zum </w:t>
      </w:r>
      <w:proofErr w:type="spellStart"/>
      <w:r w:rsidR="00084996" w:rsidRPr="00084996">
        <w:rPr>
          <w:rFonts w:cstheme="minorHAnsi"/>
        </w:rPr>
        <w:t>Mammakarzinomscreening</w:t>
      </w:r>
      <w:proofErr w:type="spellEnd"/>
      <w:r w:rsidR="00084996" w:rsidRPr="00084996">
        <w:rPr>
          <w:rFonts w:cstheme="minorHAnsi"/>
        </w:rPr>
        <w:t xml:space="preserve"> eine entsprechende Mammographie durchführen lassen. Im Rahmen dieser wurde ein BIRADS 5-Befund (unter anderem „irregulärer, </w:t>
      </w:r>
      <w:proofErr w:type="spellStart"/>
      <w:r w:rsidR="00084996" w:rsidRPr="00084996">
        <w:rPr>
          <w:rFonts w:cstheme="minorHAnsi"/>
        </w:rPr>
        <w:t>spikulierter</w:t>
      </w:r>
      <w:proofErr w:type="spellEnd"/>
      <w:r w:rsidR="00084996" w:rsidRPr="00084996">
        <w:rPr>
          <w:rFonts w:cstheme="minorHAnsi"/>
        </w:rPr>
        <w:t xml:space="preserve"> Herdbefund, weiter abklärungsbedürftig“) erhoben. Als </w:t>
      </w:r>
      <w:proofErr w:type="spellStart"/>
      <w:proofErr w:type="gramStart"/>
      <w:r w:rsidR="00084996" w:rsidRPr="00084996">
        <w:rPr>
          <w:rFonts w:cstheme="minorHAnsi"/>
        </w:rPr>
        <w:lastRenderedPageBreak/>
        <w:t>betreuende:r</w:t>
      </w:r>
      <w:proofErr w:type="spellEnd"/>
      <w:proofErr w:type="gramEnd"/>
      <w:r w:rsidR="00084996" w:rsidRPr="00084996">
        <w:rPr>
          <w:rFonts w:cstheme="minorHAnsi"/>
        </w:rPr>
        <w:t xml:space="preserve"> </w:t>
      </w:r>
      <w:proofErr w:type="spellStart"/>
      <w:r w:rsidR="00084996" w:rsidRPr="00084996">
        <w:rPr>
          <w:rFonts w:cstheme="minorHAnsi"/>
        </w:rPr>
        <w:t>Ärzt:</w:t>
      </w:r>
      <w:proofErr w:type="gramStart"/>
      <w:r w:rsidR="00084996" w:rsidRPr="00084996">
        <w:rPr>
          <w:rFonts w:cstheme="minorHAnsi"/>
        </w:rPr>
        <w:t>in</w:t>
      </w:r>
      <w:proofErr w:type="spellEnd"/>
      <w:r w:rsidR="00084996" w:rsidRPr="00084996">
        <w:rPr>
          <w:rFonts w:cstheme="minorHAnsi"/>
        </w:rPr>
        <w:t xml:space="preserve"> überlegen</w:t>
      </w:r>
      <w:proofErr w:type="gramEnd"/>
      <w:r w:rsidR="00084996" w:rsidRPr="00084996">
        <w:rPr>
          <w:rFonts w:cstheme="minorHAnsi"/>
        </w:rPr>
        <w:t xml:space="preserve"> Sie nun, welche weiter abklärenden Möglichkeiten stehen zur Verfügung stehen und wägen diese gegeneinander ab.</w:t>
      </w:r>
    </w:p>
    <w:p w14:paraId="2A93A9B6" w14:textId="77777777" w:rsidR="00084996" w:rsidRPr="00084996" w:rsidRDefault="00084996" w:rsidP="00084996">
      <w:pPr>
        <w:spacing w:after="0"/>
        <w:rPr>
          <w:rFonts w:cstheme="minorHAnsi"/>
        </w:rPr>
      </w:pPr>
    </w:p>
    <w:p w14:paraId="7DE2815B" w14:textId="77777777" w:rsidR="00084996" w:rsidRPr="00084996" w:rsidRDefault="00084996" w:rsidP="00084996">
      <w:pPr>
        <w:spacing w:after="0"/>
        <w:rPr>
          <w:rFonts w:cstheme="minorHAnsi"/>
        </w:rPr>
      </w:pPr>
      <w:proofErr w:type="spellStart"/>
      <w:proofErr w:type="gramStart"/>
      <w:r w:rsidRPr="00084996">
        <w:rPr>
          <w:rFonts w:cstheme="minorHAnsi"/>
        </w:rPr>
        <w:t>Sequenz:A</w:t>
      </w:r>
      <w:proofErr w:type="spellEnd"/>
      <w:proofErr w:type="gramEnd"/>
    </w:p>
    <w:p w14:paraId="2C975F65" w14:textId="77777777" w:rsidR="00D252F4" w:rsidRDefault="00D252F4" w:rsidP="00D1593D">
      <w:pPr>
        <w:spacing w:after="0"/>
        <w:rPr>
          <w:rFonts w:cstheme="minorHAnsi"/>
        </w:rPr>
      </w:pPr>
    </w:p>
    <w:p w14:paraId="33A93C09" w14:textId="5262599F" w:rsidR="0032714E" w:rsidRPr="00D1593D" w:rsidRDefault="00797262" w:rsidP="00D1593D">
      <w:pPr>
        <w:spacing w:after="0"/>
        <w:rPr>
          <w:rFonts w:cstheme="minorHAnsi"/>
        </w:rPr>
      </w:pPr>
      <w:r w:rsidRPr="00D1593D">
        <w:rPr>
          <w:rFonts w:cstheme="minorHAnsi"/>
        </w:rPr>
        <w:t>--</w:t>
      </w:r>
    </w:p>
    <w:p w14:paraId="6B94CC04" w14:textId="4B9BC558" w:rsidR="00084996" w:rsidRPr="00084996" w:rsidRDefault="00431F3A" w:rsidP="00084996">
      <w:pPr>
        <w:spacing w:after="0"/>
        <w:rPr>
          <w:rFonts w:cstheme="minorHAnsi"/>
        </w:rPr>
      </w:pPr>
      <w:r>
        <w:rPr>
          <w:rFonts w:cstheme="minorHAnsi"/>
        </w:rPr>
        <w:t xml:space="preserve">23. </w:t>
      </w:r>
      <w:r w:rsidR="00084996" w:rsidRPr="00084996">
        <w:rPr>
          <w:rFonts w:cstheme="minorHAnsi"/>
        </w:rPr>
        <w:t xml:space="preserve">Welche der folgenden Aussagen zur Diagnostik des unklaren </w:t>
      </w:r>
      <w:proofErr w:type="spellStart"/>
      <w:r w:rsidR="00084996" w:rsidRPr="00084996">
        <w:rPr>
          <w:rFonts w:cstheme="minorHAnsi"/>
        </w:rPr>
        <w:t>Mammatumors</w:t>
      </w:r>
      <w:proofErr w:type="spellEnd"/>
      <w:r w:rsidR="00084996" w:rsidRPr="00084996">
        <w:rPr>
          <w:rFonts w:cstheme="minorHAnsi"/>
        </w:rPr>
        <w:t xml:space="preserve"> trifft oder treffen dabei am ehesten zu?</w:t>
      </w:r>
    </w:p>
    <w:p w14:paraId="4663B0DC" w14:textId="755B2AEF" w:rsidR="00084996" w:rsidRDefault="00A775DF" w:rsidP="00084996">
      <w:pPr>
        <w:spacing w:after="0"/>
        <w:rPr>
          <w:rFonts w:cstheme="minorHAnsi"/>
        </w:rPr>
      </w:pPr>
      <w:proofErr w:type="spellStart"/>
      <w:proofErr w:type="gramStart"/>
      <w:r>
        <w:rPr>
          <w:rFonts w:cstheme="minorHAnsi"/>
        </w:rPr>
        <w:t>Modus</w:t>
      </w:r>
      <w:r w:rsidR="00084996" w:rsidRPr="00084996">
        <w:rPr>
          <w:rFonts w:cstheme="minorHAnsi"/>
        </w:rPr>
        <w:t>:PickS</w:t>
      </w:r>
      <w:proofErr w:type="spellEnd"/>
      <w:proofErr w:type="gramEnd"/>
    </w:p>
    <w:p w14:paraId="69859B09" w14:textId="77777777" w:rsidR="00A775DF" w:rsidRPr="00084996" w:rsidRDefault="00A775DF" w:rsidP="00084996">
      <w:pPr>
        <w:spacing w:after="0"/>
        <w:rPr>
          <w:rFonts w:cstheme="minorHAnsi"/>
        </w:rPr>
      </w:pPr>
    </w:p>
    <w:p w14:paraId="7984C80D" w14:textId="2AFBCC04" w:rsidR="00084996" w:rsidRPr="00A775DF" w:rsidRDefault="00084996" w:rsidP="005D50A9">
      <w:pPr>
        <w:pStyle w:val="ListParagraph"/>
        <w:numPr>
          <w:ilvl w:val="0"/>
          <w:numId w:val="25"/>
        </w:numPr>
        <w:rPr>
          <w:rFonts w:cstheme="minorHAnsi"/>
          <w:b/>
          <w:bCs/>
        </w:rPr>
      </w:pPr>
      <w:r w:rsidRPr="00A775DF">
        <w:rPr>
          <w:rFonts w:cstheme="minorHAnsi"/>
          <w:b/>
          <w:bCs/>
        </w:rPr>
        <w:t xml:space="preserve">Die </w:t>
      </w:r>
      <w:proofErr w:type="spellStart"/>
      <w:r w:rsidRPr="00A775DF">
        <w:rPr>
          <w:rFonts w:cstheme="minorHAnsi"/>
          <w:b/>
          <w:bCs/>
        </w:rPr>
        <w:t>Mammasonographie</w:t>
      </w:r>
      <w:proofErr w:type="spellEnd"/>
      <w:r w:rsidRPr="00A775DF">
        <w:rPr>
          <w:rFonts w:cstheme="minorHAnsi"/>
          <w:b/>
          <w:bCs/>
        </w:rPr>
        <w:t xml:space="preserve"> kann bei der Dignitätseinschätzung des Befundes helfen, Kriterien hierfür wären z.B. die Randbeurteilung, Schallschatten oder die </w:t>
      </w:r>
      <w:proofErr w:type="spellStart"/>
      <w:r w:rsidRPr="00A775DF">
        <w:rPr>
          <w:rFonts w:cstheme="minorHAnsi"/>
          <w:b/>
          <w:bCs/>
        </w:rPr>
        <w:t>Echogenität</w:t>
      </w:r>
      <w:proofErr w:type="spellEnd"/>
      <w:r w:rsidRPr="00A775DF">
        <w:rPr>
          <w:rFonts w:cstheme="minorHAnsi"/>
          <w:b/>
          <w:bCs/>
        </w:rPr>
        <w:t>.</w:t>
      </w:r>
    </w:p>
    <w:p w14:paraId="75FB9CA5" w14:textId="4286D0EE" w:rsidR="00084996" w:rsidRPr="00A775DF" w:rsidRDefault="00084996" w:rsidP="005D50A9">
      <w:pPr>
        <w:pStyle w:val="ListParagraph"/>
        <w:numPr>
          <w:ilvl w:val="0"/>
          <w:numId w:val="25"/>
        </w:numPr>
        <w:rPr>
          <w:rFonts w:cstheme="minorHAnsi"/>
          <w:b/>
          <w:bCs/>
        </w:rPr>
      </w:pPr>
      <w:r w:rsidRPr="00A775DF">
        <w:rPr>
          <w:rFonts w:cstheme="minorHAnsi"/>
          <w:b/>
          <w:bCs/>
        </w:rPr>
        <w:t xml:space="preserve">In einer Mammographie können zusätzlich zu dem beschriebenen Befund gruppierte Mikroverkalkungen Hinweis auf das Vorliegen einer obligaten Präkanzerose für das Mammakarzinom liefern. </w:t>
      </w:r>
    </w:p>
    <w:p w14:paraId="50B564F2" w14:textId="34CB896A" w:rsidR="00084996" w:rsidRPr="00A775DF" w:rsidRDefault="00084996" w:rsidP="005D50A9">
      <w:pPr>
        <w:pStyle w:val="ListParagraph"/>
        <w:numPr>
          <w:ilvl w:val="0"/>
          <w:numId w:val="25"/>
        </w:numPr>
        <w:rPr>
          <w:rFonts w:cstheme="minorHAnsi"/>
        </w:rPr>
      </w:pPr>
      <w:r w:rsidRPr="00A775DF">
        <w:rPr>
          <w:rFonts w:cstheme="minorHAnsi"/>
        </w:rPr>
        <w:t xml:space="preserve">Bei mehreren </w:t>
      </w:r>
      <w:proofErr w:type="spellStart"/>
      <w:r w:rsidRPr="00A775DF">
        <w:rPr>
          <w:rFonts w:cstheme="minorHAnsi"/>
        </w:rPr>
        <w:t>malignomverdächtigen</w:t>
      </w:r>
      <w:proofErr w:type="spellEnd"/>
      <w:r w:rsidRPr="00A775DF">
        <w:rPr>
          <w:rFonts w:cstheme="minorHAnsi"/>
        </w:rPr>
        <w:t xml:space="preserve"> Veränderungen in der Brust sollte - auch bei simultanem und synchronen Wachstum - nur einer diagnostisch abgeklärt werden.</w:t>
      </w:r>
    </w:p>
    <w:p w14:paraId="59EE6D42" w14:textId="15B56E7E" w:rsidR="00084996" w:rsidRPr="00A775DF" w:rsidRDefault="00084996" w:rsidP="005D50A9">
      <w:pPr>
        <w:pStyle w:val="ListParagraph"/>
        <w:numPr>
          <w:ilvl w:val="0"/>
          <w:numId w:val="25"/>
        </w:numPr>
        <w:rPr>
          <w:rFonts w:cstheme="minorHAnsi"/>
          <w:b/>
          <w:bCs/>
        </w:rPr>
      </w:pPr>
      <w:r w:rsidRPr="00A775DF">
        <w:rPr>
          <w:rFonts w:cstheme="minorHAnsi"/>
          <w:b/>
          <w:bCs/>
        </w:rPr>
        <w:t xml:space="preserve">Auch wenn die Patientin in der regelhaften Selbstuntersuchung keine Veränderung bemerkt hat, ist die </w:t>
      </w:r>
      <w:proofErr w:type="spellStart"/>
      <w:r w:rsidRPr="00A775DF">
        <w:rPr>
          <w:rFonts w:cstheme="minorHAnsi"/>
          <w:b/>
          <w:bCs/>
        </w:rPr>
        <w:t>Screeningmammographie</w:t>
      </w:r>
      <w:proofErr w:type="spellEnd"/>
      <w:r w:rsidRPr="00A775DF">
        <w:rPr>
          <w:rFonts w:cstheme="minorHAnsi"/>
          <w:b/>
          <w:bCs/>
        </w:rPr>
        <w:t xml:space="preserve"> zwischen 50 und 75 Lebensjahren der alleinigen klinischen Selbstuntersuchung der Mamma überlegen.</w:t>
      </w:r>
    </w:p>
    <w:p w14:paraId="3B621F2C" w14:textId="74D17001" w:rsidR="0032714E" w:rsidRPr="00A775DF" w:rsidRDefault="00084996" w:rsidP="005D50A9">
      <w:pPr>
        <w:pStyle w:val="ListParagraph"/>
        <w:numPr>
          <w:ilvl w:val="0"/>
          <w:numId w:val="25"/>
        </w:numPr>
        <w:rPr>
          <w:rFonts w:cstheme="minorHAnsi"/>
        </w:rPr>
      </w:pPr>
      <w:r w:rsidRPr="00A775DF">
        <w:rPr>
          <w:rFonts w:cstheme="minorHAnsi"/>
        </w:rPr>
        <w:t xml:space="preserve">Bei Verdacht auf ein Mammakarzinom ist eine abklärende Punktion des Tumors mit </w:t>
      </w:r>
      <w:proofErr w:type="spellStart"/>
      <w:r w:rsidRPr="00A775DF">
        <w:rPr>
          <w:rFonts w:cstheme="minorHAnsi"/>
        </w:rPr>
        <w:t>Histologiegewinnung</w:t>
      </w:r>
      <w:proofErr w:type="spellEnd"/>
      <w:r w:rsidRPr="00A775DF">
        <w:rPr>
          <w:rFonts w:cstheme="minorHAnsi"/>
        </w:rPr>
        <w:t xml:space="preserve"> aufgrund der potentiell auftretenden iatrogenen Streuung durch die Biopsie obsolet.</w:t>
      </w:r>
    </w:p>
    <w:p w14:paraId="3E52A40A" w14:textId="702AAE21" w:rsidR="0032714E" w:rsidRPr="00D1593D" w:rsidRDefault="00797262" w:rsidP="00D1593D">
      <w:pPr>
        <w:spacing w:after="0"/>
        <w:rPr>
          <w:rFonts w:cstheme="minorHAnsi"/>
        </w:rPr>
      </w:pPr>
      <w:r w:rsidRPr="00D1593D">
        <w:rPr>
          <w:rFonts w:cstheme="minorHAnsi"/>
        </w:rPr>
        <w:t>--</w:t>
      </w:r>
    </w:p>
    <w:p w14:paraId="53DCA511" w14:textId="3845EAE6" w:rsidR="00797262" w:rsidRDefault="00575104" w:rsidP="00D1593D">
      <w:pPr>
        <w:spacing w:after="0"/>
        <w:rPr>
          <w:rFonts w:cstheme="minorHAnsi"/>
        </w:rPr>
      </w:pPr>
      <w:r>
        <w:rPr>
          <w:rFonts w:cstheme="minorHAnsi"/>
        </w:rPr>
        <w:t>Titel: Klausur Modul III_Z_02_2026</w:t>
      </w:r>
      <w:r w:rsidR="005746C1">
        <w:rPr>
          <w:rFonts w:cstheme="minorHAnsi"/>
        </w:rPr>
        <w:t xml:space="preserve"> </w:t>
      </w:r>
    </w:p>
    <w:p w14:paraId="651166A0" w14:textId="492A2F5F" w:rsidR="00A775DF" w:rsidRPr="00A775DF" w:rsidRDefault="00A775DF" w:rsidP="00A775DF">
      <w:pPr>
        <w:spacing w:after="0"/>
        <w:rPr>
          <w:rFonts w:cstheme="minorHAnsi"/>
          <w:b/>
        </w:rPr>
      </w:pPr>
      <w:r w:rsidRPr="00A775DF">
        <w:rPr>
          <w:rFonts w:cstheme="minorHAnsi"/>
          <w:b/>
        </w:rPr>
        <w:t>Fallbeispiel A:</w:t>
      </w:r>
    </w:p>
    <w:p w14:paraId="679B064D" w14:textId="03313164" w:rsidR="00A775DF" w:rsidRPr="00A775DF" w:rsidRDefault="00DE569E" w:rsidP="00A775DF">
      <w:pPr>
        <w:spacing w:after="0"/>
        <w:rPr>
          <w:rFonts w:cstheme="minorHAnsi"/>
        </w:rPr>
      </w:pPr>
      <w:r>
        <w:rPr>
          <w:rFonts w:cstheme="minorHAnsi"/>
        </w:rPr>
        <w:t xml:space="preserve">Frage 2 von 2: </w:t>
      </w:r>
      <w:r w:rsidR="00A775DF" w:rsidRPr="00A775DF">
        <w:rPr>
          <w:rFonts w:cstheme="minorHAnsi"/>
        </w:rPr>
        <w:t>Sie haben die Patientin erneut einbestellt und tatsächlich ein kleines, derbes und nicht verschiebliches Knötchen in der linken Brust tasten können</w:t>
      </w:r>
      <w:r w:rsidR="00A775DF">
        <w:rPr>
          <w:rFonts w:cstheme="minorHAnsi"/>
        </w:rPr>
        <w:t>;</w:t>
      </w:r>
      <w:r w:rsidR="00A775DF" w:rsidRPr="00A775DF">
        <w:rPr>
          <w:rFonts w:cstheme="minorHAnsi"/>
        </w:rPr>
        <w:t xml:space="preserve"> Hautaspekt, gegenseitige Brust und beide Lymphabflusswege sind unauffällig. Die veranlasste Mammographie und </w:t>
      </w:r>
      <w:proofErr w:type="spellStart"/>
      <w:r w:rsidR="00A775DF" w:rsidRPr="00A775DF">
        <w:rPr>
          <w:rFonts w:cstheme="minorHAnsi"/>
        </w:rPr>
        <w:t>Mammasonographie</w:t>
      </w:r>
      <w:proofErr w:type="spellEnd"/>
      <w:r w:rsidR="00A775DF" w:rsidRPr="00A775DF">
        <w:rPr>
          <w:rFonts w:cstheme="minorHAnsi"/>
        </w:rPr>
        <w:t xml:space="preserve"> lassen an korrelierender Stelle ein ca. 1,5 cm durchmessendes Mammakarzinom vermuten, die Lymphabflusswege zeigen sich bildgebend und palpatorisch weiterhin unauffällig. Die sonographisch gesteuerte Stanzbiopsie ergab den Befund: „invasives Mammakarzinom NST, Östrogenrezeptor positiv, Progesteronrezeptor positiv, Her2neu negativ, Ki67 5%, G1“. Der Hausarzt hat mittlerweile separat von Ihnen auch ein </w:t>
      </w:r>
      <w:proofErr w:type="spellStart"/>
      <w:r w:rsidR="00A775DF" w:rsidRPr="00A775DF">
        <w:rPr>
          <w:rFonts w:cstheme="minorHAnsi"/>
        </w:rPr>
        <w:t>Staging</w:t>
      </w:r>
      <w:proofErr w:type="spellEnd"/>
      <w:r w:rsidR="00A775DF" w:rsidRPr="00A775DF">
        <w:rPr>
          <w:rFonts w:cstheme="minorHAnsi"/>
        </w:rPr>
        <w:t xml:space="preserve"> veranlasst, die entsprechende Computertomographie Thorax/Abdomen sowie das Skelettszintigramm sind ohne suspekten Befund. Sie planen nun das weitere therapeutische Vorgehen.</w:t>
      </w:r>
    </w:p>
    <w:p w14:paraId="414DB3AE" w14:textId="77777777" w:rsidR="00A775DF" w:rsidRPr="00A775DF" w:rsidRDefault="00A775DF" w:rsidP="00A775DF">
      <w:pPr>
        <w:spacing w:after="0"/>
        <w:rPr>
          <w:rFonts w:cstheme="minorHAnsi"/>
        </w:rPr>
      </w:pPr>
    </w:p>
    <w:p w14:paraId="5CF2EFC7" w14:textId="77777777" w:rsidR="00A775DF" w:rsidRPr="00A775DF" w:rsidRDefault="00A775DF" w:rsidP="00A775DF">
      <w:pPr>
        <w:spacing w:after="0"/>
        <w:rPr>
          <w:rFonts w:cstheme="minorHAnsi"/>
        </w:rPr>
      </w:pPr>
      <w:proofErr w:type="spellStart"/>
      <w:proofErr w:type="gramStart"/>
      <w:r w:rsidRPr="00A775DF">
        <w:rPr>
          <w:rFonts w:cstheme="minorHAnsi"/>
        </w:rPr>
        <w:t>Sequenz:A</w:t>
      </w:r>
      <w:proofErr w:type="spellEnd"/>
      <w:proofErr w:type="gramEnd"/>
    </w:p>
    <w:p w14:paraId="2C9EBE8E" w14:textId="77777777" w:rsidR="00A775DF" w:rsidRPr="00D1593D" w:rsidRDefault="00A775DF" w:rsidP="00D1593D">
      <w:pPr>
        <w:spacing w:after="0"/>
        <w:rPr>
          <w:rFonts w:cstheme="minorHAnsi"/>
        </w:rPr>
      </w:pPr>
    </w:p>
    <w:p w14:paraId="5F14A608" w14:textId="2DD93591" w:rsidR="0032714E" w:rsidRDefault="00797262" w:rsidP="00D1593D">
      <w:pPr>
        <w:spacing w:after="0"/>
        <w:rPr>
          <w:rFonts w:cstheme="minorHAnsi"/>
        </w:rPr>
      </w:pPr>
      <w:r w:rsidRPr="00D1593D">
        <w:rPr>
          <w:rFonts w:cstheme="minorHAnsi"/>
        </w:rPr>
        <w:t>-</w:t>
      </w:r>
      <w:r w:rsidR="00A775DF">
        <w:rPr>
          <w:rFonts w:cstheme="minorHAnsi"/>
        </w:rPr>
        <w:t>-</w:t>
      </w:r>
    </w:p>
    <w:p w14:paraId="769EA335" w14:textId="2FA4D45F" w:rsidR="00A775DF" w:rsidRPr="00A775DF" w:rsidRDefault="00431F3A" w:rsidP="00A775DF">
      <w:pPr>
        <w:spacing w:after="0"/>
        <w:rPr>
          <w:rFonts w:cstheme="minorHAnsi"/>
        </w:rPr>
      </w:pPr>
      <w:r>
        <w:rPr>
          <w:rFonts w:cstheme="minorHAnsi"/>
        </w:rPr>
        <w:t xml:space="preserve">24. </w:t>
      </w:r>
      <w:r w:rsidR="00A775DF" w:rsidRPr="00A775DF">
        <w:rPr>
          <w:rFonts w:cstheme="minorHAnsi"/>
        </w:rPr>
        <w:t xml:space="preserve">Welche der folgenden Aussagen trifft zum weiteren therapeutischen Vorgehen bei </w:t>
      </w:r>
      <w:r w:rsidR="00A775DF">
        <w:rPr>
          <w:rFonts w:cstheme="minorHAnsi"/>
        </w:rPr>
        <w:t xml:space="preserve">der Patientin am </w:t>
      </w:r>
      <w:r w:rsidR="00A775DF" w:rsidRPr="00A775DF">
        <w:rPr>
          <w:rFonts w:cstheme="minorHAnsi"/>
        </w:rPr>
        <w:t>ehesten zu?</w:t>
      </w:r>
    </w:p>
    <w:p w14:paraId="3EE82C81" w14:textId="56A60A26" w:rsidR="00A775DF" w:rsidRPr="00A775DF" w:rsidRDefault="00A775DF" w:rsidP="00A775DF">
      <w:pPr>
        <w:spacing w:after="0"/>
        <w:rPr>
          <w:rFonts w:cstheme="minorHAnsi"/>
        </w:rPr>
      </w:pPr>
      <w:proofErr w:type="spellStart"/>
      <w:proofErr w:type="gramStart"/>
      <w:r>
        <w:rPr>
          <w:rFonts w:cstheme="minorHAnsi"/>
        </w:rPr>
        <w:lastRenderedPageBreak/>
        <w:t>Modus</w:t>
      </w:r>
      <w:r w:rsidRPr="00A775DF">
        <w:rPr>
          <w:rFonts w:cstheme="minorHAnsi"/>
        </w:rPr>
        <w:t>:TypA</w:t>
      </w:r>
      <w:proofErr w:type="spellEnd"/>
      <w:proofErr w:type="gramEnd"/>
    </w:p>
    <w:p w14:paraId="6C001B44" w14:textId="77777777" w:rsidR="00A775DF" w:rsidRPr="00A775DF" w:rsidRDefault="00A775DF" w:rsidP="00A775DF">
      <w:pPr>
        <w:spacing w:after="0"/>
        <w:rPr>
          <w:rFonts w:cstheme="minorHAnsi"/>
        </w:rPr>
      </w:pPr>
    </w:p>
    <w:p w14:paraId="5B22E7B4" w14:textId="50A47961" w:rsidR="00A775DF" w:rsidRPr="00A775DF" w:rsidRDefault="00A775DF" w:rsidP="005D50A9">
      <w:pPr>
        <w:pStyle w:val="ListParagraph"/>
        <w:numPr>
          <w:ilvl w:val="0"/>
          <w:numId w:val="26"/>
        </w:numPr>
        <w:rPr>
          <w:rFonts w:cstheme="minorHAnsi"/>
        </w:rPr>
      </w:pPr>
      <w:r w:rsidRPr="00A775DF">
        <w:rPr>
          <w:rFonts w:cstheme="minorHAnsi"/>
        </w:rPr>
        <w:t xml:space="preserve">Aufgrund der beschriebenen Risikokonstellation im vorliegenden Fall ist vor brusterhaltender Operation mit </w:t>
      </w:r>
      <w:proofErr w:type="spellStart"/>
      <w:r w:rsidRPr="00A775DF">
        <w:rPr>
          <w:rFonts w:cstheme="minorHAnsi"/>
        </w:rPr>
        <w:t>sentinel</w:t>
      </w:r>
      <w:proofErr w:type="spellEnd"/>
      <w:r w:rsidRPr="00A775DF">
        <w:rPr>
          <w:rFonts w:cstheme="minorHAnsi"/>
        </w:rPr>
        <w:t xml:space="preserve"> </w:t>
      </w:r>
      <w:proofErr w:type="spellStart"/>
      <w:r w:rsidRPr="00A775DF">
        <w:rPr>
          <w:rFonts w:cstheme="minorHAnsi"/>
        </w:rPr>
        <w:t>node</w:t>
      </w:r>
      <w:proofErr w:type="spellEnd"/>
      <w:r w:rsidRPr="00A775DF">
        <w:rPr>
          <w:rFonts w:cstheme="minorHAnsi"/>
        </w:rPr>
        <w:t>-Biopsie eine Platin-basierte Chemotherapie dringend anzubieten.</w:t>
      </w:r>
    </w:p>
    <w:p w14:paraId="651FC2B9" w14:textId="4127DB84" w:rsidR="00A775DF" w:rsidRPr="00A775DF" w:rsidRDefault="00A775DF" w:rsidP="005D50A9">
      <w:pPr>
        <w:pStyle w:val="ListParagraph"/>
        <w:numPr>
          <w:ilvl w:val="0"/>
          <w:numId w:val="26"/>
        </w:numPr>
        <w:rPr>
          <w:rFonts w:cstheme="minorHAnsi"/>
          <w:b/>
          <w:bCs/>
        </w:rPr>
      </w:pPr>
      <w:r w:rsidRPr="00A775DF">
        <w:rPr>
          <w:rFonts w:cstheme="minorHAnsi"/>
          <w:b/>
          <w:bCs/>
        </w:rPr>
        <w:t xml:space="preserve">Aufgrund der beschriebenen Risikokonstellation im vorliegenden Fall wird üblicherweise die brusterhaltende Operation mit einer </w:t>
      </w:r>
      <w:proofErr w:type="spellStart"/>
      <w:r w:rsidRPr="00A775DF">
        <w:rPr>
          <w:rFonts w:cstheme="minorHAnsi"/>
          <w:b/>
          <w:bCs/>
        </w:rPr>
        <w:t>sentinel</w:t>
      </w:r>
      <w:proofErr w:type="spellEnd"/>
      <w:r w:rsidRPr="00A775DF">
        <w:rPr>
          <w:rFonts w:cstheme="minorHAnsi"/>
          <w:b/>
          <w:bCs/>
        </w:rPr>
        <w:t xml:space="preserve"> </w:t>
      </w:r>
      <w:proofErr w:type="spellStart"/>
      <w:r w:rsidRPr="00A775DF">
        <w:rPr>
          <w:rFonts w:cstheme="minorHAnsi"/>
          <w:b/>
          <w:bCs/>
        </w:rPr>
        <w:t>node</w:t>
      </w:r>
      <w:proofErr w:type="spellEnd"/>
      <w:r w:rsidRPr="00A775DF">
        <w:rPr>
          <w:rFonts w:cstheme="minorHAnsi"/>
          <w:b/>
          <w:bCs/>
        </w:rPr>
        <w:t>-Biopsie kombiniert. Vor der operativen Versorgung ist eine platinbasierte Chemotherapie eher nicht zwingend erforderlich.</w:t>
      </w:r>
    </w:p>
    <w:p w14:paraId="0E7E2759" w14:textId="5B537393" w:rsidR="00A775DF" w:rsidRPr="00A775DF" w:rsidRDefault="00A775DF" w:rsidP="005D50A9">
      <w:pPr>
        <w:pStyle w:val="ListParagraph"/>
        <w:numPr>
          <w:ilvl w:val="0"/>
          <w:numId w:val="26"/>
        </w:numPr>
        <w:rPr>
          <w:rFonts w:cstheme="minorHAnsi"/>
        </w:rPr>
      </w:pPr>
      <w:r w:rsidRPr="00A775DF">
        <w:rPr>
          <w:rFonts w:cstheme="minorHAnsi"/>
        </w:rPr>
        <w:t>Erfolgt bei der Patientin eine brusterhaltende Therapie, ist eine endokrine Therapie nicht indiziert.</w:t>
      </w:r>
    </w:p>
    <w:p w14:paraId="18B849A4" w14:textId="4152DEF3" w:rsidR="00A775DF" w:rsidRPr="00A775DF" w:rsidRDefault="00A775DF" w:rsidP="005D50A9">
      <w:pPr>
        <w:pStyle w:val="ListParagraph"/>
        <w:numPr>
          <w:ilvl w:val="0"/>
          <w:numId w:val="26"/>
        </w:numPr>
        <w:rPr>
          <w:rFonts w:cstheme="minorHAnsi"/>
        </w:rPr>
      </w:pPr>
      <w:r w:rsidRPr="00A775DF">
        <w:rPr>
          <w:rFonts w:cstheme="minorHAnsi"/>
        </w:rPr>
        <w:t>Hormonrezeptor- und Her2-Expressionstatus sprechen für eine eher ungünstige Prognose.</w:t>
      </w:r>
    </w:p>
    <w:p w14:paraId="7FFAB31F" w14:textId="067011B1" w:rsidR="00A775DF" w:rsidRPr="00A775DF" w:rsidRDefault="00A775DF" w:rsidP="005D50A9">
      <w:pPr>
        <w:pStyle w:val="ListParagraph"/>
        <w:numPr>
          <w:ilvl w:val="0"/>
          <w:numId w:val="26"/>
        </w:numPr>
        <w:rPr>
          <w:rFonts w:cstheme="minorHAnsi"/>
        </w:rPr>
      </w:pPr>
      <w:r w:rsidRPr="00A775DF">
        <w:rPr>
          <w:rFonts w:cstheme="minorHAnsi"/>
        </w:rPr>
        <w:t xml:space="preserve">Aufgrund der beschriebenen </w:t>
      </w:r>
      <w:proofErr w:type="spellStart"/>
      <w:r w:rsidRPr="00A775DF">
        <w:rPr>
          <w:rFonts w:cstheme="minorHAnsi"/>
        </w:rPr>
        <w:t>Rezeptorenexpression</w:t>
      </w:r>
      <w:proofErr w:type="spellEnd"/>
      <w:r w:rsidRPr="00A775DF">
        <w:rPr>
          <w:rFonts w:cstheme="minorHAnsi"/>
        </w:rPr>
        <w:t xml:space="preserve"> kann eine Therapie mit dem Anti-Her2-Antikörper </w:t>
      </w:r>
      <w:proofErr w:type="spellStart"/>
      <w:r w:rsidRPr="00A775DF">
        <w:rPr>
          <w:rFonts w:cstheme="minorHAnsi"/>
        </w:rPr>
        <w:t>Trastuzumab</w:t>
      </w:r>
      <w:proofErr w:type="spellEnd"/>
      <w:r w:rsidRPr="00A775DF">
        <w:rPr>
          <w:rFonts w:cstheme="minorHAnsi"/>
        </w:rPr>
        <w:t xml:space="preserve"> erwogen werden.</w:t>
      </w:r>
    </w:p>
    <w:p w14:paraId="0D6A016A" w14:textId="47CCD375" w:rsidR="004F4B6C" w:rsidRPr="00603057" w:rsidRDefault="004F4B6C" w:rsidP="00D1593D">
      <w:pPr>
        <w:spacing w:after="0"/>
        <w:rPr>
          <w:rFonts w:cstheme="minorHAnsi"/>
        </w:rPr>
      </w:pPr>
      <w:r w:rsidRPr="00603057">
        <w:rPr>
          <w:rFonts w:cstheme="minorHAnsi"/>
        </w:rPr>
        <w:t>--</w:t>
      </w:r>
    </w:p>
    <w:p w14:paraId="2D6A8F1F" w14:textId="529B3FFD" w:rsidR="004F4B6C" w:rsidRPr="00A959F2" w:rsidRDefault="00575104" w:rsidP="00D1593D">
      <w:pPr>
        <w:spacing w:after="0"/>
        <w:rPr>
          <w:rFonts w:cstheme="minorHAnsi"/>
        </w:rPr>
      </w:pPr>
      <w:r>
        <w:rPr>
          <w:rFonts w:cstheme="minorHAnsi"/>
        </w:rPr>
        <w:t>Titel: Klausur Modul III_Z_02_2026</w:t>
      </w:r>
      <w:r w:rsidR="005746C1">
        <w:rPr>
          <w:rFonts w:cstheme="minorHAnsi"/>
        </w:rPr>
        <w:t xml:space="preserve"> </w:t>
      </w:r>
    </w:p>
    <w:p w14:paraId="55D534BD" w14:textId="4079B7BA" w:rsidR="004F4B6C" w:rsidRPr="00D1593D" w:rsidRDefault="004F4B6C" w:rsidP="00D1593D">
      <w:pPr>
        <w:spacing w:after="0"/>
        <w:rPr>
          <w:rFonts w:cstheme="minorHAnsi"/>
          <w:u w:val="single"/>
        </w:rPr>
      </w:pPr>
      <w:r w:rsidRPr="00D1593D">
        <w:rPr>
          <w:rFonts w:cstheme="minorHAnsi"/>
        </w:rPr>
        <w:t>--</w:t>
      </w:r>
    </w:p>
    <w:p w14:paraId="62ED3796" w14:textId="386E382E" w:rsidR="004F4B6C" w:rsidRDefault="00431F3A" w:rsidP="00D1593D">
      <w:pPr>
        <w:spacing w:after="0"/>
      </w:pPr>
      <w:r>
        <w:t xml:space="preserve">25. </w:t>
      </w:r>
      <w:r w:rsidR="00A775DF">
        <w:t>Welche Maßnahme gehört am ehesten zur Primärprävention?</w:t>
      </w:r>
    </w:p>
    <w:p w14:paraId="6E9492F9" w14:textId="5F188CF2" w:rsidR="00A775DF" w:rsidRDefault="00A775DF" w:rsidP="00D1593D">
      <w:pPr>
        <w:spacing w:after="0"/>
      </w:pPr>
      <w:proofErr w:type="spellStart"/>
      <w:proofErr w:type="gramStart"/>
      <w:r>
        <w:t>Modus:TypA</w:t>
      </w:r>
      <w:proofErr w:type="spellEnd"/>
      <w:proofErr w:type="gramEnd"/>
    </w:p>
    <w:p w14:paraId="039DD68A" w14:textId="77777777" w:rsidR="00A775DF" w:rsidRDefault="00A775DF" w:rsidP="00D1593D">
      <w:pPr>
        <w:spacing w:after="0"/>
      </w:pPr>
    </w:p>
    <w:p w14:paraId="2E095F25" w14:textId="7645C970" w:rsidR="00A775DF" w:rsidRPr="00A775DF" w:rsidRDefault="00A775DF" w:rsidP="005D50A9">
      <w:pPr>
        <w:pStyle w:val="ListParagraph"/>
        <w:numPr>
          <w:ilvl w:val="0"/>
          <w:numId w:val="27"/>
        </w:numPr>
        <w:rPr>
          <w:rFonts w:cstheme="minorHAnsi"/>
        </w:rPr>
      </w:pPr>
      <w:r w:rsidRPr="00A775DF">
        <w:rPr>
          <w:rFonts w:cstheme="minorHAnsi"/>
        </w:rPr>
        <w:t>Pränatale Diagnostik</w:t>
      </w:r>
    </w:p>
    <w:p w14:paraId="4234E93E" w14:textId="5898BADE" w:rsidR="00A775DF" w:rsidRPr="00A775DF" w:rsidRDefault="00A775DF" w:rsidP="005D50A9">
      <w:pPr>
        <w:pStyle w:val="ListParagraph"/>
        <w:numPr>
          <w:ilvl w:val="0"/>
          <w:numId w:val="27"/>
        </w:numPr>
        <w:rPr>
          <w:rFonts w:cstheme="minorHAnsi"/>
        </w:rPr>
      </w:pPr>
      <w:r w:rsidRPr="00A775DF">
        <w:rPr>
          <w:rFonts w:cstheme="minorHAnsi"/>
        </w:rPr>
        <w:t>Neugeborenen-Screening</w:t>
      </w:r>
    </w:p>
    <w:p w14:paraId="5EB9E60F" w14:textId="6AB2634F" w:rsidR="00A775DF" w:rsidRPr="00A775DF" w:rsidRDefault="00A775DF" w:rsidP="005D50A9">
      <w:pPr>
        <w:pStyle w:val="ListParagraph"/>
        <w:numPr>
          <w:ilvl w:val="0"/>
          <w:numId w:val="27"/>
        </w:numPr>
        <w:rPr>
          <w:rFonts w:cstheme="minorHAnsi"/>
        </w:rPr>
      </w:pPr>
      <w:r w:rsidRPr="00A775DF">
        <w:rPr>
          <w:rFonts w:cstheme="minorHAnsi"/>
        </w:rPr>
        <w:t>Früherkennung von Krebs</w:t>
      </w:r>
    </w:p>
    <w:p w14:paraId="732DCE7D" w14:textId="44B18E71" w:rsidR="00A775DF" w:rsidRPr="00A775DF" w:rsidRDefault="00A775DF" w:rsidP="005D50A9">
      <w:pPr>
        <w:pStyle w:val="ListParagraph"/>
        <w:numPr>
          <w:ilvl w:val="0"/>
          <w:numId w:val="27"/>
        </w:numPr>
        <w:rPr>
          <w:rFonts w:cstheme="minorHAnsi"/>
          <w:b/>
          <w:bCs/>
        </w:rPr>
      </w:pPr>
      <w:r w:rsidRPr="00A775DF">
        <w:rPr>
          <w:rFonts w:cstheme="minorHAnsi"/>
          <w:b/>
          <w:bCs/>
        </w:rPr>
        <w:t>Impfung</w:t>
      </w:r>
    </w:p>
    <w:p w14:paraId="36010EB1" w14:textId="77777777" w:rsidR="00A775DF" w:rsidRDefault="00A775DF" w:rsidP="00D1593D">
      <w:pPr>
        <w:spacing w:after="0"/>
        <w:rPr>
          <w:rFonts w:cstheme="minorHAnsi"/>
        </w:rPr>
      </w:pPr>
    </w:p>
    <w:p w14:paraId="7A3C2981" w14:textId="53D1E312" w:rsidR="004F4B6C" w:rsidRPr="00603057" w:rsidRDefault="004F4B6C" w:rsidP="00D1593D">
      <w:pPr>
        <w:spacing w:after="0"/>
        <w:rPr>
          <w:rFonts w:cstheme="minorHAnsi"/>
        </w:rPr>
      </w:pPr>
      <w:r w:rsidRPr="00603057">
        <w:rPr>
          <w:rFonts w:cstheme="minorHAnsi"/>
        </w:rPr>
        <w:t>--</w:t>
      </w:r>
    </w:p>
    <w:p w14:paraId="124C0945" w14:textId="2EFCBAC5" w:rsidR="004F4B6C" w:rsidRPr="00603057" w:rsidRDefault="00575104" w:rsidP="00D1593D">
      <w:pPr>
        <w:spacing w:after="0"/>
        <w:rPr>
          <w:rFonts w:cstheme="minorHAnsi"/>
        </w:rPr>
      </w:pPr>
      <w:r>
        <w:rPr>
          <w:rFonts w:cstheme="minorHAnsi"/>
        </w:rPr>
        <w:t>Titel: Klausur Modul III_Z_02_2026</w:t>
      </w:r>
      <w:r w:rsidR="005746C1">
        <w:rPr>
          <w:rFonts w:cstheme="minorHAnsi"/>
        </w:rPr>
        <w:t xml:space="preserve"> </w:t>
      </w:r>
    </w:p>
    <w:p w14:paraId="25EBAA03" w14:textId="55C5E491" w:rsidR="004F4B6C" w:rsidRPr="00D1593D" w:rsidRDefault="004F4B6C" w:rsidP="00D1593D">
      <w:pPr>
        <w:spacing w:after="0"/>
        <w:rPr>
          <w:rFonts w:cstheme="minorHAnsi"/>
        </w:rPr>
      </w:pPr>
      <w:r w:rsidRPr="00D1593D">
        <w:rPr>
          <w:rFonts w:cstheme="minorHAnsi"/>
        </w:rPr>
        <w:t>--</w:t>
      </w:r>
    </w:p>
    <w:p w14:paraId="28B35FCA" w14:textId="2DB3012F" w:rsidR="004F4B6C" w:rsidRDefault="00431F3A" w:rsidP="00D1593D">
      <w:pPr>
        <w:spacing w:after="0"/>
        <w:rPr>
          <w:rFonts w:cstheme="minorHAnsi"/>
        </w:rPr>
      </w:pPr>
      <w:r>
        <w:rPr>
          <w:rFonts w:cstheme="minorHAnsi"/>
        </w:rPr>
        <w:t xml:space="preserve">26. </w:t>
      </w:r>
      <w:r w:rsidR="00A775DF" w:rsidRPr="00A775DF">
        <w:rPr>
          <w:rFonts w:cstheme="minorHAnsi"/>
        </w:rPr>
        <w:t>Welche 2 Impfungen sind für alle gesunden Säuglinge und Kleinkinder in Deutschland durch die Ständige Impfkommission (STIKO) am Robert Koch-Institut allgemein empfohlen?</w:t>
      </w:r>
    </w:p>
    <w:p w14:paraId="3B48562D" w14:textId="4B7F3859" w:rsidR="00A775DF" w:rsidRDefault="00A775DF" w:rsidP="00D1593D">
      <w:pPr>
        <w:spacing w:after="0"/>
        <w:rPr>
          <w:rFonts w:cstheme="minorHAnsi"/>
        </w:rPr>
      </w:pPr>
      <w:proofErr w:type="spellStart"/>
      <w:proofErr w:type="gramStart"/>
      <w:r>
        <w:rPr>
          <w:rFonts w:cstheme="minorHAnsi"/>
        </w:rPr>
        <w:t>Modus:PickS</w:t>
      </w:r>
      <w:proofErr w:type="spellEnd"/>
      <w:proofErr w:type="gramEnd"/>
    </w:p>
    <w:p w14:paraId="54A3B29E" w14:textId="77777777" w:rsidR="00A775DF" w:rsidRDefault="00A775DF" w:rsidP="00D1593D">
      <w:pPr>
        <w:spacing w:after="0"/>
        <w:rPr>
          <w:rFonts w:cstheme="minorHAnsi"/>
        </w:rPr>
      </w:pPr>
    </w:p>
    <w:p w14:paraId="5346D29F" w14:textId="2D74BCB4" w:rsidR="00A775DF" w:rsidRPr="00A775DF" w:rsidRDefault="00A775DF" w:rsidP="005D50A9">
      <w:pPr>
        <w:pStyle w:val="ListParagraph"/>
        <w:numPr>
          <w:ilvl w:val="0"/>
          <w:numId w:val="28"/>
        </w:numPr>
        <w:rPr>
          <w:rFonts w:cstheme="minorHAnsi"/>
        </w:rPr>
      </w:pPr>
      <w:r w:rsidRPr="00A775DF">
        <w:rPr>
          <w:rFonts w:cstheme="minorHAnsi"/>
        </w:rPr>
        <w:t xml:space="preserve">Meningokokken ACWY Polysaccharid-Protein </w:t>
      </w:r>
      <w:proofErr w:type="spellStart"/>
      <w:r w:rsidRPr="00A775DF">
        <w:rPr>
          <w:rFonts w:cstheme="minorHAnsi"/>
        </w:rPr>
        <w:t>Konjugatimpfung</w:t>
      </w:r>
      <w:proofErr w:type="spellEnd"/>
    </w:p>
    <w:p w14:paraId="6D90D1D5" w14:textId="7F1A4277" w:rsidR="00A775DF" w:rsidRPr="00A775DF" w:rsidRDefault="00A775DF" w:rsidP="005D50A9">
      <w:pPr>
        <w:pStyle w:val="ListParagraph"/>
        <w:numPr>
          <w:ilvl w:val="0"/>
          <w:numId w:val="28"/>
        </w:numPr>
        <w:rPr>
          <w:rFonts w:cstheme="minorHAnsi"/>
        </w:rPr>
      </w:pPr>
      <w:r w:rsidRPr="00A775DF">
        <w:rPr>
          <w:rFonts w:cstheme="minorHAnsi"/>
        </w:rPr>
        <w:t xml:space="preserve">Herpes </w:t>
      </w:r>
      <w:proofErr w:type="spellStart"/>
      <w:r w:rsidRPr="00A775DF">
        <w:rPr>
          <w:rFonts w:cstheme="minorHAnsi"/>
        </w:rPr>
        <w:t>zoster</w:t>
      </w:r>
      <w:proofErr w:type="spellEnd"/>
      <w:r w:rsidRPr="00A775DF">
        <w:rPr>
          <w:rFonts w:cstheme="minorHAnsi"/>
        </w:rPr>
        <w:t xml:space="preserve"> Impfung</w:t>
      </w:r>
    </w:p>
    <w:p w14:paraId="6FD034EB" w14:textId="7B657A85" w:rsidR="00A775DF" w:rsidRPr="00A775DF" w:rsidRDefault="00A775DF" w:rsidP="005D50A9">
      <w:pPr>
        <w:pStyle w:val="ListParagraph"/>
        <w:numPr>
          <w:ilvl w:val="0"/>
          <w:numId w:val="28"/>
        </w:numPr>
        <w:rPr>
          <w:rFonts w:cstheme="minorHAnsi"/>
          <w:b/>
          <w:bCs/>
        </w:rPr>
      </w:pPr>
      <w:r w:rsidRPr="00A775DF">
        <w:rPr>
          <w:rFonts w:cstheme="minorHAnsi"/>
          <w:b/>
          <w:bCs/>
        </w:rPr>
        <w:t>Meningokokken B Protein-Impfung</w:t>
      </w:r>
    </w:p>
    <w:p w14:paraId="01867521" w14:textId="3975E881" w:rsidR="00A775DF" w:rsidRPr="00A775DF" w:rsidRDefault="00A775DF" w:rsidP="005D50A9">
      <w:pPr>
        <w:pStyle w:val="ListParagraph"/>
        <w:numPr>
          <w:ilvl w:val="0"/>
          <w:numId w:val="28"/>
        </w:numPr>
        <w:rPr>
          <w:rFonts w:cstheme="minorHAnsi"/>
          <w:b/>
          <w:bCs/>
        </w:rPr>
      </w:pPr>
      <w:proofErr w:type="spellStart"/>
      <w:r w:rsidRPr="00A775DF">
        <w:rPr>
          <w:rFonts w:cstheme="minorHAnsi"/>
          <w:b/>
          <w:bCs/>
        </w:rPr>
        <w:t>Varizella</w:t>
      </w:r>
      <w:proofErr w:type="spellEnd"/>
      <w:r w:rsidRPr="00A775DF">
        <w:rPr>
          <w:rFonts w:cstheme="minorHAnsi"/>
          <w:b/>
          <w:bCs/>
        </w:rPr>
        <w:t xml:space="preserve"> </w:t>
      </w:r>
      <w:proofErr w:type="spellStart"/>
      <w:r w:rsidRPr="00A775DF">
        <w:rPr>
          <w:rFonts w:cstheme="minorHAnsi"/>
          <w:b/>
          <w:bCs/>
        </w:rPr>
        <w:t>zoster</w:t>
      </w:r>
      <w:proofErr w:type="spellEnd"/>
      <w:r w:rsidRPr="00A775DF">
        <w:rPr>
          <w:rFonts w:cstheme="minorHAnsi"/>
          <w:b/>
          <w:bCs/>
        </w:rPr>
        <w:t xml:space="preserve"> Virus-Lebend-Impfung</w:t>
      </w:r>
    </w:p>
    <w:p w14:paraId="515FA608" w14:textId="77777777" w:rsidR="00A775DF" w:rsidRDefault="00A775DF" w:rsidP="00D1593D">
      <w:pPr>
        <w:spacing w:after="0"/>
        <w:rPr>
          <w:rFonts w:cstheme="minorHAnsi"/>
        </w:rPr>
      </w:pPr>
    </w:p>
    <w:p w14:paraId="3A6694AB" w14:textId="5F516A16" w:rsidR="008A03A2" w:rsidRPr="00D1593D" w:rsidRDefault="004F4B6C" w:rsidP="00D1593D">
      <w:pPr>
        <w:spacing w:after="0"/>
        <w:rPr>
          <w:rFonts w:cstheme="minorHAnsi"/>
        </w:rPr>
      </w:pPr>
      <w:r w:rsidRPr="00D1593D">
        <w:rPr>
          <w:rFonts w:cstheme="minorHAnsi"/>
        </w:rPr>
        <w:t>--</w:t>
      </w:r>
    </w:p>
    <w:p w14:paraId="03B1CC88" w14:textId="3184F77A" w:rsidR="008A03A2" w:rsidRDefault="00575104" w:rsidP="00D1593D">
      <w:pPr>
        <w:spacing w:after="0"/>
        <w:rPr>
          <w:rFonts w:cstheme="minorHAnsi"/>
        </w:rPr>
      </w:pPr>
      <w:r>
        <w:rPr>
          <w:rFonts w:cstheme="minorHAnsi"/>
        </w:rPr>
        <w:t>Titel: Klausur Modul III_Z_02_2026</w:t>
      </w:r>
      <w:r w:rsidR="005746C1">
        <w:rPr>
          <w:rFonts w:cstheme="minorHAnsi"/>
        </w:rPr>
        <w:t xml:space="preserve"> </w:t>
      </w:r>
    </w:p>
    <w:p w14:paraId="4BC6B516" w14:textId="77777777" w:rsidR="00A775DF" w:rsidRPr="00A775DF" w:rsidRDefault="00A775DF" w:rsidP="00A775DF">
      <w:pPr>
        <w:spacing w:after="0"/>
        <w:rPr>
          <w:rFonts w:cstheme="minorHAnsi"/>
        </w:rPr>
      </w:pPr>
      <w:r w:rsidRPr="00A775DF">
        <w:rPr>
          <w:rFonts w:cstheme="minorHAnsi"/>
        </w:rPr>
        <w:t>Ein 58-jähriger Patient mit bekannter chronischer Niereninsuffizienz (CKD G4) kommt zur Routinekontrolle. Er ist subjektiv bei Wohlbefinden. Die Urinausscheidung der letzten 24 Stunden beträgt etwa 300 ml.</w:t>
      </w:r>
    </w:p>
    <w:p w14:paraId="211DF30C" w14:textId="77777777" w:rsidR="00A775DF" w:rsidRPr="00A775DF" w:rsidRDefault="00A775DF" w:rsidP="00A775DF">
      <w:pPr>
        <w:spacing w:after="0"/>
        <w:rPr>
          <w:rFonts w:cstheme="minorHAnsi"/>
        </w:rPr>
      </w:pPr>
      <w:r w:rsidRPr="00A775DF">
        <w:rPr>
          <w:rFonts w:cstheme="minorHAnsi"/>
        </w:rPr>
        <w:lastRenderedPageBreak/>
        <w:t>Laborwerte:</w:t>
      </w:r>
    </w:p>
    <w:p w14:paraId="1501D5F9" w14:textId="5C8BEEC7" w:rsidR="00A775DF" w:rsidRPr="00A775DF" w:rsidRDefault="00A775DF" w:rsidP="00A775DF">
      <w:pPr>
        <w:spacing w:after="0"/>
        <w:rPr>
          <w:rFonts w:cstheme="minorHAnsi"/>
        </w:rPr>
      </w:pPr>
      <w:r w:rsidRPr="00A775DF">
        <w:rPr>
          <w:rFonts w:cstheme="minorHAnsi"/>
        </w:rPr>
        <w:t>Serumkreatinin: 6,0 mg/dl</w:t>
      </w:r>
    </w:p>
    <w:p w14:paraId="027A774B" w14:textId="5A82FA74" w:rsidR="00A775DF" w:rsidRPr="00A775DF" w:rsidRDefault="00A775DF" w:rsidP="00A775DF">
      <w:pPr>
        <w:spacing w:after="0"/>
        <w:rPr>
          <w:rFonts w:cstheme="minorHAnsi"/>
        </w:rPr>
      </w:pPr>
      <w:r w:rsidRPr="00A775DF">
        <w:rPr>
          <w:rFonts w:cstheme="minorHAnsi"/>
        </w:rPr>
        <w:t>Harnstoff: 170 mg/dl</w:t>
      </w:r>
    </w:p>
    <w:p w14:paraId="2F3F36D0" w14:textId="3B91A545" w:rsidR="00A775DF" w:rsidRPr="00A775DF" w:rsidRDefault="00A775DF" w:rsidP="00A775DF">
      <w:pPr>
        <w:spacing w:after="0"/>
        <w:rPr>
          <w:rFonts w:cstheme="minorHAnsi"/>
        </w:rPr>
      </w:pPr>
      <w:r w:rsidRPr="00A775DF">
        <w:rPr>
          <w:rFonts w:cstheme="minorHAnsi"/>
        </w:rPr>
        <w:t>Kalium: 6,6 mmol/l</w:t>
      </w:r>
    </w:p>
    <w:p w14:paraId="272696BE" w14:textId="4A019D4D" w:rsidR="00A775DF" w:rsidRPr="00A775DF" w:rsidRDefault="00A775DF" w:rsidP="00A775DF">
      <w:pPr>
        <w:spacing w:after="0"/>
        <w:rPr>
          <w:rFonts w:cstheme="minorHAnsi"/>
        </w:rPr>
      </w:pPr>
      <w:r w:rsidRPr="00A775DF">
        <w:rPr>
          <w:rFonts w:cstheme="minorHAnsi"/>
        </w:rPr>
        <w:t>pH: 7,20</w:t>
      </w:r>
    </w:p>
    <w:p w14:paraId="7E8014E8" w14:textId="77777777" w:rsidR="00A775DF" w:rsidRDefault="00A775DF" w:rsidP="00A775DF">
      <w:pPr>
        <w:spacing w:after="0"/>
        <w:rPr>
          <w:rFonts w:cstheme="minorHAnsi"/>
        </w:rPr>
      </w:pPr>
    </w:p>
    <w:p w14:paraId="40CDAF3B" w14:textId="3AFC5CC7" w:rsidR="00A775DF" w:rsidRDefault="00A775DF" w:rsidP="00A775DF">
      <w:pPr>
        <w:spacing w:after="0"/>
        <w:rPr>
          <w:rFonts w:cstheme="minorHAnsi"/>
        </w:rPr>
      </w:pPr>
      <w:r w:rsidRPr="00A775DF">
        <w:rPr>
          <w:rFonts w:cstheme="minorHAnsi"/>
        </w:rPr>
        <w:t>Klinisch zeigt sich: Der Patient ist wach, orientiert, hat keine Ödeme oder respiratorische Beschwerden.</w:t>
      </w:r>
    </w:p>
    <w:p w14:paraId="7E32022F" w14:textId="7D69040F" w:rsidR="008A03A2" w:rsidRPr="00D1593D" w:rsidRDefault="008A03A2" w:rsidP="00D1593D">
      <w:pPr>
        <w:spacing w:after="0"/>
        <w:rPr>
          <w:rFonts w:cstheme="minorHAnsi"/>
        </w:rPr>
      </w:pPr>
      <w:r w:rsidRPr="00D1593D">
        <w:rPr>
          <w:rFonts w:cstheme="minorHAnsi"/>
        </w:rPr>
        <w:t>--</w:t>
      </w:r>
    </w:p>
    <w:p w14:paraId="04EC2764" w14:textId="63814B70" w:rsidR="00A775DF" w:rsidRDefault="00431F3A" w:rsidP="00A775DF">
      <w:pPr>
        <w:spacing w:after="0"/>
        <w:rPr>
          <w:rFonts w:cstheme="minorHAnsi"/>
        </w:rPr>
      </w:pPr>
      <w:r>
        <w:rPr>
          <w:rFonts w:cstheme="minorHAnsi"/>
        </w:rPr>
        <w:t xml:space="preserve">27. </w:t>
      </w:r>
      <w:r w:rsidR="00A775DF" w:rsidRPr="00A775DF">
        <w:rPr>
          <w:rFonts w:cstheme="minorHAnsi"/>
        </w:rPr>
        <w:t>Welcher der folgenden Befunde würde am ehesten eine sofortige Dialyseindikation bei diesem Patienten darstellen?</w:t>
      </w:r>
    </w:p>
    <w:p w14:paraId="02E06319" w14:textId="46E7862E" w:rsidR="00A775DF" w:rsidRDefault="00A775DF" w:rsidP="00A775DF">
      <w:pPr>
        <w:spacing w:after="0"/>
        <w:rPr>
          <w:rFonts w:cstheme="minorHAnsi"/>
        </w:rPr>
      </w:pPr>
      <w:proofErr w:type="spellStart"/>
      <w:proofErr w:type="gramStart"/>
      <w:r>
        <w:rPr>
          <w:rFonts w:cstheme="minorHAnsi"/>
        </w:rPr>
        <w:t>Modus:TypA</w:t>
      </w:r>
      <w:proofErr w:type="spellEnd"/>
      <w:proofErr w:type="gramEnd"/>
    </w:p>
    <w:p w14:paraId="73189050" w14:textId="77777777" w:rsidR="00A775DF" w:rsidRPr="00A775DF" w:rsidRDefault="00A775DF" w:rsidP="00A775DF">
      <w:pPr>
        <w:spacing w:after="0"/>
        <w:rPr>
          <w:rFonts w:cstheme="minorHAnsi"/>
        </w:rPr>
      </w:pPr>
    </w:p>
    <w:p w14:paraId="72AFE8BD" w14:textId="75D58B13" w:rsidR="00A775DF" w:rsidRPr="006A7C77" w:rsidRDefault="00A775DF" w:rsidP="005D50A9">
      <w:pPr>
        <w:pStyle w:val="ListParagraph"/>
        <w:numPr>
          <w:ilvl w:val="0"/>
          <w:numId w:val="29"/>
        </w:numPr>
        <w:rPr>
          <w:rFonts w:cstheme="minorHAnsi"/>
          <w:rPrChange w:id="4" w:author="Entwistle, Andrew" w:date="2026-02-10T21:14:00Z">
            <w:rPr>
              <w:rFonts w:cstheme="minorHAnsi"/>
              <w:lang w:val="en-GB"/>
            </w:rPr>
          </w:rPrChange>
        </w:rPr>
      </w:pPr>
      <w:r w:rsidRPr="006A7C77">
        <w:rPr>
          <w:rFonts w:cstheme="minorHAnsi"/>
          <w:rPrChange w:id="5" w:author="Entwistle, Andrew" w:date="2026-02-10T21:14:00Z">
            <w:rPr>
              <w:rFonts w:cstheme="minorHAnsi"/>
              <w:lang w:val="en-GB"/>
            </w:rPr>
          </w:rPrChange>
        </w:rPr>
        <w:t>Oligurie (300 ml/24 h)</w:t>
      </w:r>
    </w:p>
    <w:p w14:paraId="61808A74" w14:textId="69A4D383" w:rsidR="00A775DF" w:rsidRPr="006A7C77" w:rsidRDefault="00A775DF" w:rsidP="005D50A9">
      <w:pPr>
        <w:pStyle w:val="ListParagraph"/>
        <w:numPr>
          <w:ilvl w:val="0"/>
          <w:numId w:val="29"/>
        </w:numPr>
        <w:rPr>
          <w:rFonts w:cstheme="minorHAnsi"/>
          <w:rPrChange w:id="6" w:author="Entwistle, Andrew" w:date="2026-02-10T21:14:00Z">
            <w:rPr>
              <w:rFonts w:cstheme="minorHAnsi"/>
              <w:lang w:val="en-GB"/>
            </w:rPr>
          </w:rPrChange>
        </w:rPr>
      </w:pPr>
      <w:r w:rsidRPr="006A7C77">
        <w:rPr>
          <w:rFonts w:cstheme="minorHAnsi"/>
          <w:rPrChange w:id="7" w:author="Entwistle, Andrew" w:date="2026-02-10T21:14:00Z">
            <w:rPr>
              <w:rFonts w:cstheme="minorHAnsi"/>
              <w:lang w:val="en-GB"/>
            </w:rPr>
          </w:rPrChange>
        </w:rPr>
        <w:t>Serumkreatinin 6,0 mg/dl</w:t>
      </w:r>
    </w:p>
    <w:p w14:paraId="1B4C5E48" w14:textId="31968EE9" w:rsidR="00A775DF" w:rsidRPr="006A7C77" w:rsidRDefault="00A775DF" w:rsidP="005D50A9">
      <w:pPr>
        <w:pStyle w:val="ListParagraph"/>
        <w:numPr>
          <w:ilvl w:val="0"/>
          <w:numId w:val="29"/>
        </w:numPr>
        <w:rPr>
          <w:rFonts w:cstheme="minorHAnsi"/>
        </w:rPr>
      </w:pPr>
      <w:r w:rsidRPr="006A7C77">
        <w:rPr>
          <w:rFonts w:cstheme="minorHAnsi"/>
        </w:rPr>
        <w:t>Harnstoff 170 mg/dl</w:t>
      </w:r>
    </w:p>
    <w:p w14:paraId="5BC9B756" w14:textId="0698B657" w:rsidR="00A775DF" w:rsidRPr="006A7C77" w:rsidRDefault="00A775DF" w:rsidP="005D50A9">
      <w:pPr>
        <w:pStyle w:val="ListParagraph"/>
        <w:numPr>
          <w:ilvl w:val="0"/>
          <w:numId w:val="29"/>
        </w:numPr>
        <w:rPr>
          <w:rFonts w:cstheme="minorHAnsi"/>
          <w:b/>
          <w:bCs/>
        </w:rPr>
      </w:pPr>
      <w:r w:rsidRPr="006A7C77">
        <w:rPr>
          <w:rFonts w:cstheme="minorHAnsi"/>
          <w:b/>
          <w:bCs/>
        </w:rPr>
        <w:t>Kalium 6,6 mmol/l</w:t>
      </w:r>
    </w:p>
    <w:p w14:paraId="77577E71" w14:textId="3C1F2FF9" w:rsidR="00A775DF" w:rsidRPr="006A7C77" w:rsidRDefault="00A775DF" w:rsidP="005D50A9">
      <w:pPr>
        <w:pStyle w:val="ListParagraph"/>
        <w:numPr>
          <w:ilvl w:val="0"/>
          <w:numId w:val="29"/>
        </w:numPr>
        <w:rPr>
          <w:rFonts w:cstheme="minorHAnsi"/>
        </w:rPr>
      </w:pPr>
      <w:r w:rsidRPr="006A7C77">
        <w:rPr>
          <w:rFonts w:cstheme="minorHAnsi"/>
        </w:rPr>
        <w:t>pH 7,20</w:t>
      </w:r>
    </w:p>
    <w:p w14:paraId="07B8B77E" w14:textId="77777777" w:rsidR="00A775DF" w:rsidRPr="006A7C77" w:rsidRDefault="00A775DF" w:rsidP="00D1593D">
      <w:pPr>
        <w:spacing w:after="0"/>
        <w:rPr>
          <w:rFonts w:cstheme="minorHAnsi"/>
        </w:rPr>
      </w:pPr>
    </w:p>
    <w:p w14:paraId="1BCBDFF7" w14:textId="5F5CD733" w:rsidR="008A03A2" w:rsidRPr="006A7C77" w:rsidRDefault="008A03A2" w:rsidP="00D1593D">
      <w:pPr>
        <w:spacing w:after="0"/>
        <w:rPr>
          <w:rFonts w:cstheme="minorHAnsi"/>
        </w:rPr>
      </w:pPr>
      <w:r w:rsidRPr="006A7C77">
        <w:rPr>
          <w:rFonts w:cstheme="minorHAnsi"/>
        </w:rPr>
        <w:t>--</w:t>
      </w:r>
    </w:p>
    <w:p w14:paraId="538A5E13" w14:textId="2D849FD4" w:rsidR="008A03A2"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0E3D98AE" w14:textId="77777777" w:rsidR="00A775DF" w:rsidRPr="00A775DF" w:rsidRDefault="00A775DF" w:rsidP="00A775DF">
      <w:pPr>
        <w:spacing w:after="0"/>
        <w:rPr>
          <w:rFonts w:cstheme="minorHAnsi"/>
          <w:bCs/>
        </w:rPr>
      </w:pPr>
      <w:r w:rsidRPr="00A775DF">
        <w:rPr>
          <w:rFonts w:cstheme="minorHAnsi"/>
          <w:bCs/>
        </w:rPr>
        <w:t>Ein 7-jähriger Junge wird vorgestellt, weil seine Eltern seit einigen Tagen starke Ödeme an Augenlidern und Knöcheln bemerkt haben. Sonst ist er wohlauf.</w:t>
      </w:r>
    </w:p>
    <w:p w14:paraId="6C170D4C" w14:textId="77777777" w:rsidR="00A775DF" w:rsidRPr="00A775DF" w:rsidRDefault="00A775DF" w:rsidP="00A775DF">
      <w:pPr>
        <w:spacing w:after="0"/>
        <w:rPr>
          <w:rFonts w:cstheme="minorHAnsi"/>
          <w:bCs/>
        </w:rPr>
      </w:pPr>
      <w:r w:rsidRPr="00A775DF">
        <w:rPr>
          <w:rFonts w:cstheme="minorHAnsi"/>
          <w:bCs/>
        </w:rPr>
        <w:t>Laborbefunde:</w:t>
      </w:r>
    </w:p>
    <w:p w14:paraId="4B65FE64" w14:textId="41E01CEC" w:rsidR="00A775DF" w:rsidRPr="00A775DF" w:rsidRDefault="00A775DF" w:rsidP="00A775DF">
      <w:pPr>
        <w:spacing w:after="0"/>
        <w:rPr>
          <w:rFonts w:cstheme="minorHAnsi"/>
          <w:bCs/>
        </w:rPr>
      </w:pPr>
      <w:r w:rsidRPr="00A775DF">
        <w:rPr>
          <w:rFonts w:cstheme="minorHAnsi"/>
          <w:bCs/>
        </w:rPr>
        <w:t>24-h-Proteinurie: 4 g</w:t>
      </w:r>
    </w:p>
    <w:p w14:paraId="22DD1DD1" w14:textId="346D3BD8" w:rsidR="00A775DF" w:rsidRPr="00A775DF" w:rsidRDefault="00A775DF" w:rsidP="00A775DF">
      <w:pPr>
        <w:spacing w:after="0"/>
        <w:rPr>
          <w:rFonts w:cstheme="minorHAnsi"/>
          <w:bCs/>
        </w:rPr>
      </w:pPr>
      <w:r w:rsidRPr="00A775DF">
        <w:rPr>
          <w:rFonts w:cstheme="minorHAnsi"/>
          <w:bCs/>
        </w:rPr>
        <w:t>Serumalbumin: 2,1 g/dl</w:t>
      </w:r>
    </w:p>
    <w:p w14:paraId="17CDAC73" w14:textId="02CC8306" w:rsidR="00A775DF" w:rsidRPr="00A775DF" w:rsidRDefault="00A775DF" w:rsidP="00A775DF">
      <w:pPr>
        <w:spacing w:after="0"/>
        <w:rPr>
          <w:rFonts w:cstheme="minorHAnsi"/>
          <w:bCs/>
        </w:rPr>
      </w:pPr>
      <w:r w:rsidRPr="00A775DF">
        <w:rPr>
          <w:rFonts w:cstheme="minorHAnsi"/>
          <w:bCs/>
        </w:rPr>
        <w:t>Cholesterin: 320 mg/dl</w:t>
      </w:r>
    </w:p>
    <w:p w14:paraId="18F21992" w14:textId="60024F9C" w:rsidR="008A03A2" w:rsidRPr="00D1593D" w:rsidRDefault="00A775DF" w:rsidP="00A775DF">
      <w:pPr>
        <w:spacing w:after="0"/>
        <w:rPr>
          <w:rFonts w:cstheme="minorHAnsi"/>
          <w:bCs/>
          <w:highlight w:val="yellow"/>
        </w:rPr>
      </w:pPr>
      <w:r w:rsidRPr="00A775DF">
        <w:rPr>
          <w:rFonts w:cstheme="minorHAnsi"/>
          <w:bCs/>
        </w:rPr>
        <w:t>Serumkreatinin: normal</w:t>
      </w:r>
    </w:p>
    <w:p w14:paraId="4C62BB1C" w14:textId="65AD09D6" w:rsidR="008A03A2" w:rsidRPr="00D1593D" w:rsidRDefault="008A03A2" w:rsidP="00D1593D">
      <w:pPr>
        <w:spacing w:after="0"/>
        <w:rPr>
          <w:rFonts w:cstheme="minorHAnsi"/>
        </w:rPr>
      </w:pPr>
      <w:r w:rsidRPr="00D1593D">
        <w:rPr>
          <w:rFonts w:cstheme="minorHAnsi"/>
        </w:rPr>
        <w:t>--</w:t>
      </w:r>
    </w:p>
    <w:p w14:paraId="59A32AC2" w14:textId="31B71F09" w:rsidR="00A775DF" w:rsidRDefault="00431F3A" w:rsidP="00A775DF">
      <w:pPr>
        <w:spacing w:after="0"/>
        <w:rPr>
          <w:rFonts w:cstheme="minorHAnsi"/>
        </w:rPr>
      </w:pPr>
      <w:r>
        <w:rPr>
          <w:rFonts w:cstheme="minorHAnsi"/>
        </w:rPr>
        <w:t xml:space="preserve">28. </w:t>
      </w:r>
      <w:r w:rsidR="00A775DF" w:rsidRPr="00A775DF">
        <w:rPr>
          <w:rFonts w:cstheme="minorHAnsi"/>
        </w:rPr>
        <w:t>Beurteilen Sie die folgenden Aussagen als richtig oder falsch:</w:t>
      </w:r>
    </w:p>
    <w:p w14:paraId="22AAF96E" w14:textId="3A705D49" w:rsidR="00515990" w:rsidRDefault="00515990" w:rsidP="00A775DF">
      <w:pPr>
        <w:spacing w:after="0"/>
        <w:rPr>
          <w:rFonts w:cstheme="minorHAnsi"/>
        </w:rPr>
      </w:pPr>
      <w:proofErr w:type="spellStart"/>
      <w:proofErr w:type="gramStart"/>
      <w:r>
        <w:rPr>
          <w:rFonts w:cstheme="minorHAnsi"/>
        </w:rPr>
        <w:t>Modus:KPrim</w:t>
      </w:r>
      <w:proofErr w:type="spellEnd"/>
      <w:proofErr w:type="gramEnd"/>
    </w:p>
    <w:p w14:paraId="334131BE" w14:textId="77777777" w:rsidR="00515990" w:rsidRPr="00A775DF" w:rsidRDefault="00515990" w:rsidP="00A775DF">
      <w:pPr>
        <w:spacing w:after="0"/>
        <w:rPr>
          <w:rFonts w:cstheme="minorHAnsi"/>
        </w:rPr>
      </w:pPr>
    </w:p>
    <w:p w14:paraId="63AC3548" w14:textId="257058A2" w:rsidR="00A775DF" w:rsidRPr="00515990" w:rsidRDefault="00A775DF" w:rsidP="005D50A9">
      <w:pPr>
        <w:pStyle w:val="ListParagraph"/>
        <w:numPr>
          <w:ilvl w:val="0"/>
          <w:numId w:val="30"/>
        </w:numPr>
        <w:rPr>
          <w:rFonts w:cstheme="minorHAnsi"/>
          <w:b/>
          <w:bCs/>
        </w:rPr>
      </w:pPr>
      <w:r w:rsidRPr="00515990">
        <w:rPr>
          <w:rFonts w:cstheme="minorHAnsi"/>
          <w:b/>
          <w:bCs/>
        </w:rPr>
        <w:t>Die Therapieempfehlung bei diesem Patienten besteht in einer systemischen Steroidtherapie.</w:t>
      </w:r>
    </w:p>
    <w:p w14:paraId="6084FF12" w14:textId="0EA95725" w:rsidR="00A775DF" w:rsidRPr="00515990" w:rsidRDefault="00A775DF" w:rsidP="005D50A9">
      <w:pPr>
        <w:pStyle w:val="ListParagraph"/>
        <w:numPr>
          <w:ilvl w:val="0"/>
          <w:numId w:val="30"/>
        </w:numPr>
        <w:rPr>
          <w:rFonts w:cstheme="minorHAnsi"/>
        </w:rPr>
      </w:pPr>
      <w:r w:rsidRPr="00515990">
        <w:rPr>
          <w:rFonts w:cstheme="minorHAnsi"/>
        </w:rPr>
        <w:t>Eine Makrohämaturie ist charakteristisch für die Erkrankung, die bei dem Patienten am ehesten vorliegt.</w:t>
      </w:r>
    </w:p>
    <w:p w14:paraId="693A2F4D" w14:textId="0B915240" w:rsidR="00A775DF" w:rsidRPr="00515990" w:rsidRDefault="00A775DF" w:rsidP="005D50A9">
      <w:pPr>
        <w:pStyle w:val="ListParagraph"/>
        <w:numPr>
          <w:ilvl w:val="0"/>
          <w:numId w:val="30"/>
        </w:numPr>
        <w:rPr>
          <w:rFonts w:cstheme="minorHAnsi"/>
        </w:rPr>
      </w:pPr>
      <w:r w:rsidRPr="00515990">
        <w:rPr>
          <w:rFonts w:cstheme="minorHAnsi"/>
        </w:rPr>
        <w:t>In Zusammenschau der Befunde sollte eine Dialyse innerhalb der nächsten Tage eingeleitet werden.</w:t>
      </w:r>
    </w:p>
    <w:p w14:paraId="00196346" w14:textId="3BC615B4" w:rsidR="00A775DF" w:rsidRPr="00515990" w:rsidRDefault="00A775DF" w:rsidP="005D50A9">
      <w:pPr>
        <w:pStyle w:val="ListParagraph"/>
        <w:numPr>
          <w:ilvl w:val="0"/>
          <w:numId w:val="30"/>
        </w:numPr>
        <w:rPr>
          <w:rFonts w:cstheme="minorHAnsi"/>
          <w:b/>
          <w:bCs/>
        </w:rPr>
      </w:pPr>
      <w:proofErr w:type="spellStart"/>
      <w:r w:rsidRPr="00515990">
        <w:rPr>
          <w:rFonts w:cstheme="minorHAnsi"/>
          <w:b/>
          <w:bCs/>
        </w:rPr>
        <w:t>Hypalbuminämie</w:t>
      </w:r>
      <w:proofErr w:type="spellEnd"/>
      <w:r w:rsidRPr="00515990">
        <w:rPr>
          <w:rFonts w:cstheme="minorHAnsi"/>
          <w:b/>
          <w:bCs/>
        </w:rPr>
        <w:t xml:space="preserve"> und Hypercholesterinämie sind typische Laborbefunde eines </w:t>
      </w:r>
      <w:proofErr w:type="spellStart"/>
      <w:r w:rsidRPr="00515990">
        <w:rPr>
          <w:rFonts w:cstheme="minorHAnsi"/>
          <w:b/>
          <w:bCs/>
        </w:rPr>
        <w:t>nephrotischen</w:t>
      </w:r>
      <w:proofErr w:type="spellEnd"/>
      <w:r w:rsidRPr="00515990">
        <w:rPr>
          <w:rFonts w:cstheme="minorHAnsi"/>
          <w:b/>
          <w:bCs/>
        </w:rPr>
        <w:t xml:space="preserve"> Syndroms.</w:t>
      </w:r>
    </w:p>
    <w:p w14:paraId="3C022C34" w14:textId="0F064F35" w:rsidR="008A03A2" w:rsidRPr="00D1593D" w:rsidRDefault="008A03A2" w:rsidP="00D1593D">
      <w:pPr>
        <w:spacing w:after="0"/>
        <w:rPr>
          <w:rFonts w:cstheme="minorHAnsi"/>
        </w:rPr>
      </w:pPr>
      <w:r w:rsidRPr="00D1593D">
        <w:rPr>
          <w:rFonts w:cstheme="minorHAnsi"/>
        </w:rPr>
        <w:t>--</w:t>
      </w:r>
    </w:p>
    <w:p w14:paraId="72B93621" w14:textId="734BC84C" w:rsidR="008A03A2"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13A7F3B6" w14:textId="6F2420DB" w:rsidR="00493C1F" w:rsidRPr="00515990" w:rsidRDefault="00515990" w:rsidP="00D1593D">
      <w:pPr>
        <w:spacing w:after="0"/>
        <w:rPr>
          <w:rFonts w:cstheme="minorHAnsi"/>
          <w:b/>
          <w:bCs/>
        </w:rPr>
      </w:pPr>
      <w:r w:rsidRPr="00515990">
        <w:rPr>
          <w:rFonts w:cstheme="minorHAnsi"/>
          <w:b/>
          <w:bCs/>
        </w:rPr>
        <w:lastRenderedPageBreak/>
        <w:t>EKG-Diagnostik bei Breitkomplextachykardie</w:t>
      </w:r>
    </w:p>
    <w:p w14:paraId="15878663" w14:textId="2BBF2343" w:rsidR="00515990" w:rsidRDefault="00515990" w:rsidP="00D1593D">
      <w:pPr>
        <w:spacing w:after="0"/>
        <w:rPr>
          <w:rFonts w:cstheme="minorHAnsi"/>
        </w:rPr>
      </w:pPr>
      <w:r w:rsidRPr="00515990">
        <w:rPr>
          <w:rFonts w:cstheme="minorHAnsi"/>
        </w:rPr>
        <w:t xml:space="preserve">Ein 68-jähriger Mann stellt sich mit akut aufgetretenem Herzrasen, Schwindel und leichter Dyspnoe in der Notaufnahme vor. In der Vorgeschichte sind ein Vorderwandinfarkt und eine reduzierte linksventrikuläre Ejektionsfraktion (35 %) bekannt. Der Patient ist kreislaufstabil (RR 110/70 </w:t>
      </w:r>
      <w:proofErr w:type="spellStart"/>
      <w:r w:rsidRPr="00515990">
        <w:rPr>
          <w:rFonts w:cstheme="minorHAnsi"/>
        </w:rPr>
        <w:t>mmHg</w:t>
      </w:r>
      <w:proofErr w:type="spellEnd"/>
      <w:r w:rsidRPr="00515990">
        <w:rPr>
          <w:rFonts w:cstheme="minorHAnsi"/>
        </w:rPr>
        <w:t xml:space="preserve">, HF 165/min). Im 12-Kanal-EKG zeigt sich eine regelmäßige Breitkomplextachykardie mit einer QRS-Dauer von 160 </w:t>
      </w:r>
      <w:proofErr w:type="spellStart"/>
      <w:r w:rsidRPr="00515990">
        <w:rPr>
          <w:rFonts w:cstheme="minorHAnsi"/>
        </w:rPr>
        <w:t>ms.</w:t>
      </w:r>
      <w:proofErr w:type="spellEnd"/>
      <w:r w:rsidRPr="00515990">
        <w:rPr>
          <w:rFonts w:cstheme="minorHAnsi"/>
        </w:rPr>
        <w:t xml:space="preserve"> In den Brustwandableitungen fallen vereinzelte schmale QRS-Komplexe auf. Zudem sind P-Wellen zu erkennen, die unabhängig von den QRS-Komplexen auftreten.</w:t>
      </w:r>
    </w:p>
    <w:p w14:paraId="18B05321" w14:textId="3E927539" w:rsidR="008A03A2" w:rsidRPr="00D1593D" w:rsidRDefault="008A03A2" w:rsidP="00D1593D">
      <w:pPr>
        <w:spacing w:after="0"/>
        <w:rPr>
          <w:rFonts w:cstheme="minorHAnsi"/>
        </w:rPr>
      </w:pPr>
      <w:r w:rsidRPr="00D1593D">
        <w:rPr>
          <w:rFonts w:cstheme="minorHAnsi"/>
        </w:rPr>
        <w:t>--</w:t>
      </w:r>
    </w:p>
    <w:p w14:paraId="2C45ADEB" w14:textId="47A45EC1" w:rsidR="00ED4BDC" w:rsidRDefault="00431F3A" w:rsidP="00D1593D">
      <w:pPr>
        <w:spacing w:after="0"/>
        <w:rPr>
          <w:rFonts w:cstheme="minorHAnsi"/>
        </w:rPr>
      </w:pPr>
      <w:r>
        <w:rPr>
          <w:rFonts w:cstheme="minorHAnsi"/>
        </w:rPr>
        <w:t xml:space="preserve">29. </w:t>
      </w:r>
      <w:r w:rsidR="00515990" w:rsidRPr="00515990">
        <w:rPr>
          <w:rFonts w:cstheme="minorHAnsi"/>
        </w:rPr>
        <w:t>Welcher der folgenden EKG-Befunde spricht am ehesten sicher für das Vorliegen einer ventrikulären Tachykardie?</w:t>
      </w:r>
    </w:p>
    <w:p w14:paraId="5A0EC0B2" w14:textId="68A55B8A" w:rsidR="00515990" w:rsidRDefault="00515990" w:rsidP="00D1593D">
      <w:pPr>
        <w:spacing w:after="0"/>
        <w:rPr>
          <w:rFonts w:cstheme="minorHAnsi"/>
        </w:rPr>
      </w:pPr>
      <w:proofErr w:type="spellStart"/>
      <w:proofErr w:type="gramStart"/>
      <w:r>
        <w:rPr>
          <w:rFonts w:cstheme="minorHAnsi"/>
        </w:rPr>
        <w:t>Modus:TypA</w:t>
      </w:r>
      <w:proofErr w:type="spellEnd"/>
      <w:proofErr w:type="gramEnd"/>
    </w:p>
    <w:p w14:paraId="16EB97E9" w14:textId="77777777" w:rsidR="00515990" w:rsidRDefault="00515990" w:rsidP="00D1593D">
      <w:pPr>
        <w:spacing w:after="0"/>
        <w:rPr>
          <w:rFonts w:cstheme="minorHAnsi"/>
        </w:rPr>
      </w:pPr>
    </w:p>
    <w:p w14:paraId="3F5CE661" w14:textId="7B00C2D1" w:rsidR="00515990" w:rsidRPr="00515990" w:rsidRDefault="00515990" w:rsidP="005D50A9">
      <w:pPr>
        <w:pStyle w:val="ListParagraph"/>
        <w:numPr>
          <w:ilvl w:val="0"/>
          <w:numId w:val="31"/>
        </w:numPr>
        <w:rPr>
          <w:rFonts w:cstheme="minorHAnsi"/>
        </w:rPr>
      </w:pPr>
      <w:r w:rsidRPr="00515990">
        <w:rPr>
          <w:rFonts w:cstheme="minorHAnsi"/>
        </w:rPr>
        <w:t>Regelmäßige Herzfrequenz von 165/min</w:t>
      </w:r>
    </w:p>
    <w:p w14:paraId="69FEF439" w14:textId="271BAB24" w:rsidR="00515990" w:rsidRPr="00515990" w:rsidRDefault="00515990" w:rsidP="005D50A9">
      <w:pPr>
        <w:pStyle w:val="ListParagraph"/>
        <w:numPr>
          <w:ilvl w:val="0"/>
          <w:numId w:val="31"/>
        </w:numPr>
        <w:rPr>
          <w:rFonts w:cstheme="minorHAnsi"/>
        </w:rPr>
      </w:pPr>
      <w:r w:rsidRPr="00515990">
        <w:rPr>
          <w:rFonts w:cstheme="minorHAnsi"/>
        </w:rPr>
        <w:t xml:space="preserve">QRS-Dauer von mehr als 140 </w:t>
      </w:r>
      <w:proofErr w:type="spellStart"/>
      <w:r w:rsidRPr="00515990">
        <w:rPr>
          <w:rFonts w:cstheme="minorHAnsi"/>
        </w:rPr>
        <w:t>ms</w:t>
      </w:r>
      <w:proofErr w:type="spellEnd"/>
    </w:p>
    <w:p w14:paraId="74EC1881" w14:textId="629B9AB5" w:rsidR="00515990" w:rsidRPr="00515990" w:rsidRDefault="00515990" w:rsidP="005D50A9">
      <w:pPr>
        <w:pStyle w:val="ListParagraph"/>
        <w:numPr>
          <w:ilvl w:val="0"/>
          <w:numId w:val="31"/>
        </w:numPr>
        <w:rPr>
          <w:rFonts w:cstheme="minorHAnsi"/>
        </w:rPr>
      </w:pPr>
      <w:r w:rsidRPr="00515990">
        <w:rPr>
          <w:rFonts w:cstheme="minorHAnsi"/>
        </w:rPr>
        <w:t>Vorliegen eines Rechtsschenkelblock-Musters während der Tachykardie</w:t>
      </w:r>
    </w:p>
    <w:p w14:paraId="2074F8FD" w14:textId="4074ADEC" w:rsidR="00515990" w:rsidRPr="00515990" w:rsidRDefault="00515990" w:rsidP="005D50A9">
      <w:pPr>
        <w:pStyle w:val="ListParagraph"/>
        <w:numPr>
          <w:ilvl w:val="0"/>
          <w:numId w:val="31"/>
        </w:numPr>
        <w:rPr>
          <w:rFonts w:cstheme="minorHAnsi"/>
          <w:b/>
          <w:bCs/>
        </w:rPr>
      </w:pPr>
      <w:r w:rsidRPr="00515990">
        <w:rPr>
          <w:rFonts w:cstheme="minorHAnsi"/>
          <w:b/>
          <w:bCs/>
        </w:rPr>
        <w:t>Nachweis einer AV-Dissoziation mit Capture- oder Fusionsschlägen</w:t>
      </w:r>
    </w:p>
    <w:p w14:paraId="269C2587" w14:textId="480BD70D" w:rsidR="00515990" w:rsidRPr="00515990" w:rsidRDefault="00515990" w:rsidP="005D50A9">
      <w:pPr>
        <w:pStyle w:val="ListParagraph"/>
        <w:numPr>
          <w:ilvl w:val="0"/>
          <w:numId w:val="31"/>
        </w:numPr>
        <w:rPr>
          <w:rFonts w:cstheme="minorHAnsi"/>
        </w:rPr>
      </w:pPr>
      <w:r w:rsidRPr="00515990">
        <w:rPr>
          <w:rFonts w:cstheme="minorHAnsi"/>
        </w:rPr>
        <w:t>Fehlende sichtbare P-Wellen im Oberflächen-EKG</w:t>
      </w:r>
    </w:p>
    <w:p w14:paraId="6198E0D1" w14:textId="77777777" w:rsidR="00515990" w:rsidRDefault="00515990" w:rsidP="00D1593D">
      <w:pPr>
        <w:spacing w:after="0"/>
        <w:rPr>
          <w:rFonts w:cstheme="minorHAnsi"/>
        </w:rPr>
      </w:pPr>
    </w:p>
    <w:p w14:paraId="57E76E6B" w14:textId="006C9B92" w:rsidR="008A03A2" w:rsidRPr="00D1593D" w:rsidRDefault="008A03A2" w:rsidP="00D1593D">
      <w:pPr>
        <w:spacing w:after="0"/>
        <w:rPr>
          <w:rFonts w:cstheme="minorHAnsi"/>
        </w:rPr>
      </w:pPr>
      <w:r w:rsidRPr="00D1593D">
        <w:rPr>
          <w:rFonts w:cstheme="minorHAnsi"/>
        </w:rPr>
        <w:t>--</w:t>
      </w:r>
    </w:p>
    <w:p w14:paraId="7D0D714E" w14:textId="70D45BF8" w:rsidR="00ED4BDC"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286CCAEB" w14:textId="20EBF918" w:rsidR="00515990" w:rsidRDefault="00515990" w:rsidP="00D1593D">
      <w:pPr>
        <w:spacing w:after="0"/>
      </w:pPr>
      <w:r w:rsidRPr="00515990">
        <w:t xml:space="preserve">Ein 62-jähriger Patient stellt sich mit seit 45 Minuten bestehenden, starken retrosternalen Schmerzen in der Notaufnahme vor. Die Schmerzen strahlen in den linken Arm aus und gehen mit Übelkeit und Kaltschweißigkeit einher. In der klinischen Untersuchung ist der Patient blass und unruhig. Im sofort geschriebenen 12-Kanal-EKG zeigen sich ST-Streckenhebungen in den Ableitungen V1–V4 sowie reziproke ST-Streckensenkungen in den inferioren Ableitungen II, III und </w:t>
      </w:r>
      <w:proofErr w:type="spellStart"/>
      <w:r w:rsidRPr="00515990">
        <w:t>aVF</w:t>
      </w:r>
      <w:proofErr w:type="spellEnd"/>
      <w:r w:rsidRPr="00515990">
        <w:t>.</w:t>
      </w:r>
    </w:p>
    <w:p w14:paraId="6483E96B" w14:textId="40F59548" w:rsidR="008A03A2" w:rsidRPr="00D1593D" w:rsidRDefault="008A03A2" w:rsidP="00D1593D">
      <w:pPr>
        <w:spacing w:after="0"/>
        <w:rPr>
          <w:rFonts w:cstheme="minorHAnsi"/>
        </w:rPr>
      </w:pPr>
      <w:r w:rsidRPr="00D1593D">
        <w:rPr>
          <w:rFonts w:cstheme="minorHAnsi"/>
        </w:rPr>
        <w:t>--</w:t>
      </w:r>
    </w:p>
    <w:p w14:paraId="2787CB13" w14:textId="4C17F428" w:rsidR="008A03A2" w:rsidRDefault="00431F3A" w:rsidP="00D1593D">
      <w:pPr>
        <w:spacing w:after="0"/>
        <w:rPr>
          <w:rFonts w:cstheme="minorHAnsi"/>
        </w:rPr>
      </w:pPr>
      <w:r>
        <w:rPr>
          <w:rFonts w:cstheme="minorHAnsi"/>
        </w:rPr>
        <w:t xml:space="preserve">30. </w:t>
      </w:r>
      <w:r w:rsidR="00515990" w:rsidRPr="00515990">
        <w:rPr>
          <w:rFonts w:cstheme="minorHAnsi"/>
        </w:rPr>
        <w:t>Welche der folgenden Aussagen treffen am ehesten zu?</w:t>
      </w:r>
    </w:p>
    <w:p w14:paraId="201B2A21" w14:textId="01D487CB" w:rsidR="00515990" w:rsidRDefault="00515990" w:rsidP="00D1593D">
      <w:pPr>
        <w:spacing w:after="0"/>
        <w:rPr>
          <w:rFonts w:cstheme="minorHAnsi"/>
        </w:rPr>
      </w:pPr>
      <w:proofErr w:type="spellStart"/>
      <w:proofErr w:type="gramStart"/>
      <w:r>
        <w:rPr>
          <w:rFonts w:cstheme="minorHAnsi"/>
        </w:rPr>
        <w:t>Modus:PickS</w:t>
      </w:r>
      <w:proofErr w:type="spellEnd"/>
      <w:proofErr w:type="gramEnd"/>
    </w:p>
    <w:p w14:paraId="716F780B" w14:textId="77777777" w:rsidR="00515990" w:rsidRDefault="00515990" w:rsidP="00D1593D">
      <w:pPr>
        <w:spacing w:after="0"/>
        <w:rPr>
          <w:rFonts w:cstheme="minorHAnsi"/>
        </w:rPr>
      </w:pPr>
    </w:p>
    <w:p w14:paraId="56F19773" w14:textId="74708CC3" w:rsidR="00515990" w:rsidRPr="00515990" w:rsidRDefault="00515990" w:rsidP="005D50A9">
      <w:pPr>
        <w:pStyle w:val="ListParagraph"/>
        <w:numPr>
          <w:ilvl w:val="0"/>
          <w:numId w:val="32"/>
        </w:numPr>
        <w:rPr>
          <w:rFonts w:cstheme="minorHAnsi"/>
        </w:rPr>
      </w:pPr>
      <w:r w:rsidRPr="00515990">
        <w:rPr>
          <w:rFonts w:cstheme="minorHAnsi"/>
        </w:rPr>
        <w:t>Die ST-Hebungen in V1–V4 sprechen am ehesten für einen akuten Hinterwandinfarkt.</w:t>
      </w:r>
    </w:p>
    <w:p w14:paraId="0D4BFE1B" w14:textId="35286471" w:rsidR="00515990" w:rsidRPr="00515990" w:rsidRDefault="00515990" w:rsidP="005D50A9">
      <w:pPr>
        <w:pStyle w:val="ListParagraph"/>
        <w:numPr>
          <w:ilvl w:val="0"/>
          <w:numId w:val="32"/>
        </w:numPr>
        <w:rPr>
          <w:rFonts w:cstheme="minorHAnsi"/>
          <w:b/>
          <w:bCs/>
        </w:rPr>
      </w:pPr>
      <w:r w:rsidRPr="00515990">
        <w:rPr>
          <w:rFonts w:cstheme="minorHAnsi"/>
          <w:b/>
          <w:bCs/>
        </w:rPr>
        <w:t>Die beschriebenen EKG-Veränderungen sind vereinbar mit einem akuten Vorderwandinfarkt.</w:t>
      </w:r>
    </w:p>
    <w:p w14:paraId="376017CB" w14:textId="3973BBC6" w:rsidR="00515990" w:rsidRPr="00515990" w:rsidRDefault="00515990" w:rsidP="005D50A9">
      <w:pPr>
        <w:pStyle w:val="ListParagraph"/>
        <w:numPr>
          <w:ilvl w:val="0"/>
          <w:numId w:val="32"/>
        </w:numPr>
        <w:rPr>
          <w:rFonts w:cstheme="minorHAnsi"/>
          <w:b/>
          <w:bCs/>
        </w:rPr>
      </w:pPr>
      <w:r w:rsidRPr="00515990">
        <w:rPr>
          <w:rFonts w:cstheme="minorHAnsi"/>
          <w:b/>
          <w:bCs/>
        </w:rPr>
        <w:t xml:space="preserve">Die betroffenen Ableitungen entsprechen am ehesten dem Versorgungsgebiet des Ramus </w:t>
      </w:r>
      <w:proofErr w:type="spellStart"/>
      <w:r w:rsidRPr="00515990">
        <w:rPr>
          <w:rFonts w:cstheme="minorHAnsi"/>
          <w:b/>
          <w:bCs/>
        </w:rPr>
        <w:t>interventricularis</w:t>
      </w:r>
      <w:proofErr w:type="spellEnd"/>
      <w:r w:rsidRPr="00515990">
        <w:rPr>
          <w:rFonts w:cstheme="minorHAnsi"/>
          <w:b/>
          <w:bCs/>
        </w:rPr>
        <w:t xml:space="preserve"> anterior (LAD).</w:t>
      </w:r>
    </w:p>
    <w:p w14:paraId="7C7D933F" w14:textId="48A48FB2" w:rsidR="00515990" w:rsidRPr="00515990" w:rsidRDefault="00515990" w:rsidP="005D50A9">
      <w:pPr>
        <w:pStyle w:val="ListParagraph"/>
        <w:numPr>
          <w:ilvl w:val="0"/>
          <w:numId w:val="32"/>
        </w:numPr>
        <w:rPr>
          <w:rFonts w:cstheme="minorHAnsi"/>
        </w:rPr>
      </w:pPr>
      <w:r w:rsidRPr="00515990">
        <w:rPr>
          <w:rFonts w:cstheme="minorHAnsi"/>
        </w:rPr>
        <w:t>Reziproke ST-Senkungen schließen einen akuten Myokardinfarkt aus.</w:t>
      </w:r>
    </w:p>
    <w:p w14:paraId="7886C32E" w14:textId="0E96F3FC" w:rsidR="00515990" w:rsidRPr="00515990" w:rsidRDefault="00515990" w:rsidP="005D50A9">
      <w:pPr>
        <w:pStyle w:val="ListParagraph"/>
        <w:numPr>
          <w:ilvl w:val="0"/>
          <w:numId w:val="32"/>
        </w:numPr>
        <w:rPr>
          <w:rFonts w:cstheme="minorHAnsi"/>
        </w:rPr>
      </w:pPr>
      <w:r w:rsidRPr="00515990">
        <w:rPr>
          <w:rFonts w:cstheme="minorHAnsi"/>
        </w:rPr>
        <w:t>ST-Hebungen müssen mindestens 24 Stunden bestehen, um diagnostisch relevant zu sein.</w:t>
      </w:r>
    </w:p>
    <w:p w14:paraId="7C456904" w14:textId="0DE44042" w:rsidR="00515990" w:rsidRPr="00515990" w:rsidRDefault="00515990" w:rsidP="005D50A9">
      <w:pPr>
        <w:pStyle w:val="ListParagraph"/>
        <w:numPr>
          <w:ilvl w:val="0"/>
          <w:numId w:val="32"/>
        </w:numPr>
        <w:rPr>
          <w:rFonts w:cstheme="minorHAnsi"/>
          <w:b/>
          <w:bCs/>
        </w:rPr>
      </w:pPr>
      <w:r w:rsidRPr="00515990">
        <w:rPr>
          <w:rFonts w:cstheme="minorHAnsi"/>
          <w:b/>
          <w:bCs/>
        </w:rPr>
        <w:t xml:space="preserve">Der beschriebene EKG-Befund stellt eine Indikation zur sofortigen </w:t>
      </w:r>
      <w:proofErr w:type="spellStart"/>
      <w:r w:rsidRPr="00515990">
        <w:rPr>
          <w:rFonts w:cstheme="minorHAnsi"/>
          <w:b/>
          <w:bCs/>
        </w:rPr>
        <w:t>Reperfusionstherapie</w:t>
      </w:r>
      <w:proofErr w:type="spellEnd"/>
      <w:r w:rsidRPr="00515990">
        <w:rPr>
          <w:rFonts w:cstheme="minorHAnsi"/>
          <w:b/>
          <w:bCs/>
        </w:rPr>
        <w:t xml:space="preserve"> dar.</w:t>
      </w:r>
    </w:p>
    <w:p w14:paraId="7968A19D" w14:textId="253B598D" w:rsidR="00ED4BDC" w:rsidRPr="00D1593D" w:rsidRDefault="00ED4BDC" w:rsidP="00D1593D">
      <w:pPr>
        <w:spacing w:after="0"/>
        <w:rPr>
          <w:rFonts w:cstheme="minorHAnsi"/>
        </w:rPr>
      </w:pPr>
      <w:r w:rsidRPr="00D1593D">
        <w:rPr>
          <w:rFonts w:cstheme="minorHAnsi"/>
        </w:rPr>
        <w:t>--</w:t>
      </w:r>
    </w:p>
    <w:p w14:paraId="36D1ECB5" w14:textId="296CECC0" w:rsidR="00ED4BDC"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6C6B34AC" w14:textId="77777777" w:rsidR="00515990" w:rsidRDefault="00515990" w:rsidP="00D1593D">
      <w:pPr>
        <w:spacing w:after="0"/>
        <w:rPr>
          <w:rFonts w:cstheme="minorHAnsi"/>
        </w:rPr>
      </w:pPr>
    </w:p>
    <w:p w14:paraId="537FEFFA" w14:textId="3A7317F7" w:rsidR="00ED4BDC" w:rsidRPr="00D1593D" w:rsidRDefault="00ED4BDC" w:rsidP="00D1593D">
      <w:pPr>
        <w:spacing w:after="0"/>
        <w:rPr>
          <w:rFonts w:cstheme="minorHAnsi"/>
        </w:rPr>
      </w:pPr>
      <w:r w:rsidRPr="00D1593D">
        <w:rPr>
          <w:rFonts w:cstheme="minorHAnsi"/>
        </w:rPr>
        <w:t>--</w:t>
      </w:r>
    </w:p>
    <w:p w14:paraId="0ACA5CCC" w14:textId="14D4BF81" w:rsidR="00515990" w:rsidRDefault="00431F3A" w:rsidP="00515990">
      <w:pPr>
        <w:spacing w:after="0"/>
        <w:rPr>
          <w:rFonts w:eastAsia="Calibri" w:cstheme="minorHAnsi"/>
        </w:rPr>
      </w:pPr>
      <w:r>
        <w:rPr>
          <w:rFonts w:eastAsia="Calibri" w:cstheme="minorHAnsi"/>
        </w:rPr>
        <w:lastRenderedPageBreak/>
        <w:t xml:space="preserve">31. </w:t>
      </w:r>
      <w:r w:rsidR="00515990" w:rsidRPr="00515990">
        <w:rPr>
          <w:rFonts w:eastAsia="Calibri" w:cstheme="minorHAnsi"/>
        </w:rPr>
        <w:t xml:space="preserve">Eine absolute Indikation für die Induktion einer Allgemeinanästhesie in Form einer Blitzeinleitung (rapid </w:t>
      </w:r>
      <w:proofErr w:type="spellStart"/>
      <w:r w:rsidR="00515990" w:rsidRPr="00515990">
        <w:rPr>
          <w:rFonts w:eastAsia="Calibri" w:cstheme="minorHAnsi"/>
        </w:rPr>
        <w:t>sequence</w:t>
      </w:r>
      <w:proofErr w:type="spellEnd"/>
      <w:r w:rsidR="00515990" w:rsidRPr="00515990">
        <w:rPr>
          <w:rFonts w:eastAsia="Calibri" w:cstheme="minorHAnsi"/>
        </w:rPr>
        <w:t xml:space="preserve"> </w:t>
      </w:r>
      <w:proofErr w:type="spellStart"/>
      <w:r w:rsidR="00515990" w:rsidRPr="00515990">
        <w:rPr>
          <w:rFonts w:eastAsia="Calibri" w:cstheme="minorHAnsi"/>
        </w:rPr>
        <w:t>induction</w:t>
      </w:r>
      <w:proofErr w:type="spellEnd"/>
      <w:r w:rsidR="00515990" w:rsidRPr="00515990">
        <w:rPr>
          <w:rFonts w:eastAsia="Calibri" w:cstheme="minorHAnsi"/>
        </w:rPr>
        <w:t xml:space="preserve"> (RSI)) besteht bei </w:t>
      </w:r>
      <w:proofErr w:type="spellStart"/>
      <w:proofErr w:type="gramStart"/>
      <w:r w:rsidR="00515990" w:rsidRPr="00515990">
        <w:rPr>
          <w:rFonts w:eastAsia="Calibri" w:cstheme="minorHAnsi"/>
        </w:rPr>
        <w:t>Patient:innen</w:t>
      </w:r>
      <w:proofErr w:type="spellEnd"/>
      <w:proofErr w:type="gramEnd"/>
      <w:r w:rsidR="00515990" w:rsidRPr="00515990">
        <w:rPr>
          <w:rFonts w:eastAsia="Calibri" w:cstheme="minorHAnsi"/>
        </w:rPr>
        <w:t xml:space="preserve"> mit</w:t>
      </w:r>
      <w:r w:rsidR="00515990">
        <w:rPr>
          <w:rFonts w:eastAsia="Calibri" w:cstheme="minorHAnsi"/>
        </w:rPr>
        <w:t>:</w:t>
      </w:r>
    </w:p>
    <w:p w14:paraId="6BB62619" w14:textId="4DCB3A35" w:rsidR="00515990" w:rsidRDefault="00515990" w:rsidP="00515990">
      <w:pPr>
        <w:spacing w:after="0"/>
        <w:rPr>
          <w:rFonts w:eastAsia="Calibri" w:cstheme="minorHAnsi"/>
        </w:rPr>
      </w:pPr>
      <w:proofErr w:type="spellStart"/>
      <w:proofErr w:type="gramStart"/>
      <w:r>
        <w:rPr>
          <w:rFonts w:eastAsia="Calibri" w:cstheme="minorHAnsi"/>
        </w:rPr>
        <w:t>Modus:TypA</w:t>
      </w:r>
      <w:proofErr w:type="spellEnd"/>
      <w:proofErr w:type="gramEnd"/>
    </w:p>
    <w:p w14:paraId="6A9BC4FA" w14:textId="77777777" w:rsidR="00515990" w:rsidRPr="00515990" w:rsidRDefault="00515990" w:rsidP="00515990">
      <w:pPr>
        <w:spacing w:after="0"/>
        <w:rPr>
          <w:rFonts w:eastAsia="Calibri" w:cstheme="minorHAnsi"/>
        </w:rPr>
      </w:pPr>
    </w:p>
    <w:p w14:paraId="1056B3B0" w14:textId="77CB847E" w:rsidR="00515990" w:rsidRPr="00515990" w:rsidRDefault="00515990" w:rsidP="005D50A9">
      <w:pPr>
        <w:pStyle w:val="ListParagraph"/>
        <w:numPr>
          <w:ilvl w:val="0"/>
          <w:numId w:val="33"/>
        </w:numPr>
        <w:rPr>
          <w:rFonts w:eastAsia="Calibri" w:cstheme="minorHAnsi"/>
        </w:rPr>
      </w:pPr>
      <w:r w:rsidRPr="00515990">
        <w:rPr>
          <w:rFonts w:eastAsia="Calibri" w:cstheme="minorHAnsi"/>
        </w:rPr>
        <w:t>vorhandenen losen Zähnen.</w:t>
      </w:r>
    </w:p>
    <w:p w14:paraId="6938158A" w14:textId="18C857F2" w:rsidR="00515990" w:rsidRPr="00515990" w:rsidRDefault="00515990" w:rsidP="005D50A9">
      <w:pPr>
        <w:pStyle w:val="ListParagraph"/>
        <w:numPr>
          <w:ilvl w:val="0"/>
          <w:numId w:val="33"/>
        </w:numPr>
        <w:rPr>
          <w:rFonts w:eastAsia="Calibri" w:cstheme="minorHAnsi"/>
        </w:rPr>
      </w:pPr>
      <w:r w:rsidRPr="00515990">
        <w:rPr>
          <w:rFonts w:eastAsia="Calibri" w:cstheme="minorHAnsi"/>
        </w:rPr>
        <w:t>rezidivierenden Bauchschmerzen und Diarrhoen.</w:t>
      </w:r>
    </w:p>
    <w:p w14:paraId="279F4E96" w14:textId="16AE64DA" w:rsidR="00515990" w:rsidRPr="00515990" w:rsidRDefault="00515990" w:rsidP="005D50A9">
      <w:pPr>
        <w:pStyle w:val="ListParagraph"/>
        <w:numPr>
          <w:ilvl w:val="0"/>
          <w:numId w:val="33"/>
        </w:numPr>
        <w:rPr>
          <w:rFonts w:eastAsia="Calibri" w:cstheme="minorHAnsi"/>
        </w:rPr>
      </w:pPr>
      <w:r w:rsidRPr="00515990">
        <w:rPr>
          <w:rFonts w:eastAsia="Calibri" w:cstheme="minorHAnsi"/>
        </w:rPr>
        <w:t>bestehender Schwangerschaft.</w:t>
      </w:r>
    </w:p>
    <w:p w14:paraId="2596A936" w14:textId="43BD8DA1" w:rsidR="00515990" w:rsidRPr="00515990" w:rsidRDefault="00515990" w:rsidP="005D50A9">
      <w:pPr>
        <w:pStyle w:val="ListParagraph"/>
        <w:numPr>
          <w:ilvl w:val="0"/>
          <w:numId w:val="33"/>
        </w:numPr>
        <w:rPr>
          <w:rFonts w:eastAsia="Calibri" w:cstheme="minorHAnsi"/>
          <w:b/>
          <w:bCs/>
        </w:rPr>
      </w:pPr>
      <w:r w:rsidRPr="00515990">
        <w:rPr>
          <w:rFonts w:eastAsia="Calibri" w:cstheme="minorHAnsi"/>
          <w:b/>
          <w:bCs/>
        </w:rPr>
        <w:t>akuter oberer GI-Blutung.</w:t>
      </w:r>
    </w:p>
    <w:p w14:paraId="47683F58" w14:textId="2DEE5D5E" w:rsidR="00515990" w:rsidRPr="00515990" w:rsidRDefault="00515990" w:rsidP="005D50A9">
      <w:pPr>
        <w:pStyle w:val="ListParagraph"/>
        <w:numPr>
          <w:ilvl w:val="0"/>
          <w:numId w:val="33"/>
        </w:numPr>
        <w:rPr>
          <w:rFonts w:eastAsia="Calibri" w:cstheme="minorHAnsi"/>
        </w:rPr>
      </w:pPr>
      <w:r w:rsidRPr="00515990">
        <w:rPr>
          <w:rFonts w:eastAsia="Calibri" w:cstheme="minorHAnsi"/>
        </w:rPr>
        <w:t>der Einnahme von mehr als 5 Medikamenten zwei Stunden zuvor.</w:t>
      </w:r>
    </w:p>
    <w:p w14:paraId="7B8B2D03" w14:textId="67D0916F" w:rsidR="00E005A5" w:rsidRPr="00D1593D" w:rsidRDefault="00E005A5" w:rsidP="00E005A5">
      <w:pPr>
        <w:spacing w:after="0"/>
        <w:rPr>
          <w:rFonts w:cstheme="minorHAnsi"/>
        </w:rPr>
      </w:pPr>
      <w:r w:rsidRPr="00D1593D">
        <w:rPr>
          <w:rFonts w:cstheme="minorHAnsi"/>
        </w:rPr>
        <w:t>--</w:t>
      </w:r>
    </w:p>
    <w:p w14:paraId="254AD297" w14:textId="7CB8CEA1" w:rsidR="00E005A5" w:rsidRPr="00D1593D" w:rsidRDefault="00575104" w:rsidP="00E005A5">
      <w:pPr>
        <w:spacing w:after="0"/>
        <w:rPr>
          <w:rFonts w:cstheme="minorHAnsi"/>
        </w:rPr>
      </w:pPr>
      <w:r>
        <w:rPr>
          <w:rFonts w:cstheme="minorHAnsi"/>
        </w:rPr>
        <w:t>Titel: Klausur Modul III_Z_02_2026</w:t>
      </w:r>
      <w:r w:rsidR="005746C1">
        <w:rPr>
          <w:rFonts w:cstheme="minorHAnsi"/>
        </w:rPr>
        <w:t xml:space="preserve"> </w:t>
      </w:r>
    </w:p>
    <w:p w14:paraId="1024B54F" w14:textId="77777777" w:rsidR="00515990" w:rsidRDefault="00515990" w:rsidP="00D1593D">
      <w:pPr>
        <w:spacing w:after="0"/>
        <w:rPr>
          <w:rFonts w:cstheme="minorHAnsi"/>
          <w:color w:val="1A1C1C"/>
          <w:shd w:val="clear" w:color="auto" w:fill="FFFFFF"/>
        </w:rPr>
      </w:pPr>
    </w:p>
    <w:p w14:paraId="1D2BA30E" w14:textId="11554AD6" w:rsidR="00ED4BDC" w:rsidRPr="00D1593D" w:rsidRDefault="00ED4BDC" w:rsidP="00D1593D">
      <w:pPr>
        <w:spacing w:after="0"/>
        <w:rPr>
          <w:rFonts w:cstheme="minorHAnsi"/>
        </w:rPr>
      </w:pPr>
      <w:r w:rsidRPr="00D1593D">
        <w:rPr>
          <w:rFonts w:cstheme="minorHAnsi"/>
        </w:rPr>
        <w:t>--</w:t>
      </w:r>
    </w:p>
    <w:p w14:paraId="29592EA7" w14:textId="676E64AB" w:rsidR="00515990" w:rsidRPr="00515990" w:rsidRDefault="00431F3A" w:rsidP="00515990">
      <w:pPr>
        <w:spacing w:after="0"/>
        <w:rPr>
          <w:rFonts w:cstheme="minorHAnsi"/>
        </w:rPr>
      </w:pPr>
      <w:r>
        <w:rPr>
          <w:rFonts w:cstheme="minorHAnsi"/>
        </w:rPr>
        <w:t xml:space="preserve">32. </w:t>
      </w:r>
      <w:r w:rsidR="00515990" w:rsidRPr="00515990">
        <w:rPr>
          <w:rFonts w:cstheme="minorHAnsi"/>
        </w:rPr>
        <w:t>Bitte entscheiden Sie bei jeder Aussage, ob diese zutreffend ist, oder nicht.</w:t>
      </w:r>
    </w:p>
    <w:p w14:paraId="5D5F7610" w14:textId="77777777" w:rsidR="00515990" w:rsidRDefault="00515990" w:rsidP="00515990">
      <w:pPr>
        <w:spacing w:after="0"/>
        <w:rPr>
          <w:rFonts w:cstheme="minorHAnsi"/>
        </w:rPr>
      </w:pPr>
      <w:r w:rsidRPr="00515990">
        <w:rPr>
          <w:rFonts w:cstheme="minorHAnsi"/>
        </w:rPr>
        <w:t xml:space="preserve">Zu den absoluten Kontraindikationen für die Durchführung einer Spinalanästhesie gehören: </w:t>
      </w:r>
    </w:p>
    <w:p w14:paraId="2A376DB9" w14:textId="3DC2F8A0" w:rsidR="00515990" w:rsidRPr="00515990" w:rsidRDefault="00515990" w:rsidP="00515990">
      <w:pPr>
        <w:spacing w:after="0"/>
        <w:rPr>
          <w:rFonts w:cstheme="minorHAnsi"/>
        </w:rPr>
      </w:pPr>
      <w:proofErr w:type="spellStart"/>
      <w:proofErr w:type="gramStart"/>
      <w:r>
        <w:rPr>
          <w:rFonts w:cstheme="minorHAnsi"/>
        </w:rPr>
        <w:t>Modus:</w:t>
      </w:r>
      <w:r w:rsidRPr="00515990">
        <w:rPr>
          <w:rFonts w:cstheme="minorHAnsi"/>
        </w:rPr>
        <w:t>K</w:t>
      </w:r>
      <w:r>
        <w:rPr>
          <w:rFonts w:cstheme="minorHAnsi"/>
        </w:rPr>
        <w:t>P</w:t>
      </w:r>
      <w:r w:rsidRPr="00515990">
        <w:rPr>
          <w:rFonts w:cstheme="minorHAnsi"/>
        </w:rPr>
        <w:t>rim</w:t>
      </w:r>
      <w:proofErr w:type="spellEnd"/>
      <w:proofErr w:type="gramEnd"/>
    </w:p>
    <w:p w14:paraId="1FB6285E" w14:textId="77777777" w:rsidR="00515990" w:rsidRPr="00515990" w:rsidRDefault="00515990" w:rsidP="00515990">
      <w:pPr>
        <w:spacing w:after="0"/>
        <w:rPr>
          <w:rFonts w:cstheme="minorHAnsi"/>
        </w:rPr>
      </w:pPr>
    </w:p>
    <w:p w14:paraId="324122E6" w14:textId="2A0CB318" w:rsidR="00515990" w:rsidRPr="00515990" w:rsidRDefault="00515990" w:rsidP="005D50A9">
      <w:pPr>
        <w:pStyle w:val="ListParagraph"/>
        <w:numPr>
          <w:ilvl w:val="0"/>
          <w:numId w:val="34"/>
        </w:numPr>
        <w:rPr>
          <w:rFonts w:cstheme="minorHAnsi"/>
        </w:rPr>
      </w:pPr>
      <w:r w:rsidRPr="00515990">
        <w:rPr>
          <w:rFonts w:cstheme="minorHAnsi"/>
        </w:rPr>
        <w:t>prophylaktische Antikoagulation.</w:t>
      </w:r>
    </w:p>
    <w:p w14:paraId="07E4984A" w14:textId="3631B125" w:rsidR="00515990" w:rsidRPr="00515990" w:rsidRDefault="00515990" w:rsidP="005D50A9">
      <w:pPr>
        <w:pStyle w:val="ListParagraph"/>
        <w:numPr>
          <w:ilvl w:val="0"/>
          <w:numId w:val="34"/>
        </w:numPr>
        <w:rPr>
          <w:rFonts w:cstheme="minorHAnsi"/>
        </w:rPr>
      </w:pPr>
      <w:r w:rsidRPr="00515990">
        <w:rPr>
          <w:rFonts w:cstheme="minorHAnsi"/>
        </w:rPr>
        <w:t>Zustand nach operativer Versteifung der Lendenwirbelsäule.</w:t>
      </w:r>
    </w:p>
    <w:p w14:paraId="67B31457" w14:textId="63C7969D" w:rsidR="00515990" w:rsidRPr="00515990" w:rsidRDefault="00515990" w:rsidP="005D50A9">
      <w:pPr>
        <w:pStyle w:val="ListParagraph"/>
        <w:numPr>
          <w:ilvl w:val="0"/>
          <w:numId w:val="34"/>
        </w:numPr>
        <w:rPr>
          <w:rFonts w:cstheme="minorHAnsi"/>
          <w:b/>
          <w:bCs/>
        </w:rPr>
      </w:pPr>
      <w:r w:rsidRPr="00515990">
        <w:rPr>
          <w:rFonts w:cstheme="minorHAnsi"/>
          <w:b/>
          <w:bCs/>
        </w:rPr>
        <w:t>Vorliegen eines erhöhten Hirndrucks.</w:t>
      </w:r>
    </w:p>
    <w:p w14:paraId="2A23B32A" w14:textId="1447C7E2" w:rsidR="00ED4BDC" w:rsidRPr="00515990" w:rsidRDefault="00515990" w:rsidP="005D50A9">
      <w:pPr>
        <w:pStyle w:val="ListParagraph"/>
        <w:numPr>
          <w:ilvl w:val="0"/>
          <w:numId w:val="34"/>
        </w:numPr>
        <w:rPr>
          <w:rFonts w:cstheme="minorHAnsi"/>
          <w:b/>
          <w:bCs/>
        </w:rPr>
      </w:pPr>
      <w:r w:rsidRPr="00515990">
        <w:rPr>
          <w:rFonts w:cstheme="minorHAnsi"/>
          <w:b/>
          <w:bCs/>
        </w:rPr>
        <w:t xml:space="preserve">Ablehnung des Verfahrens durch </w:t>
      </w:r>
      <w:proofErr w:type="spellStart"/>
      <w:proofErr w:type="gramStart"/>
      <w:r w:rsidRPr="00515990">
        <w:rPr>
          <w:rFonts w:cstheme="minorHAnsi"/>
          <w:b/>
          <w:bCs/>
        </w:rPr>
        <w:t>Patient:in</w:t>
      </w:r>
      <w:proofErr w:type="spellEnd"/>
      <w:r w:rsidRPr="00515990">
        <w:rPr>
          <w:rFonts w:cstheme="minorHAnsi"/>
          <w:b/>
          <w:bCs/>
        </w:rPr>
        <w:t>.</w:t>
      </w:r>
      <w:proofErr w:type="gramEnd"/>
    </w:p>
    <w:p w14:paraId="0C4DD8E3" w14:textId="51F8E30D" w:rsidR="0054638D" w:rsidRPr="00D1593D" w:rsidRDefault="0054638D" w:rsidP="00D1593D">
      <w:pPr>
        <w:spacing w:after="0"/>
        <w:rPr>
          <w:rFonts w:cstheme="minorHAnsi"/>
        </w:rPr>
      </w:pPr>
      <w:r w:rsidRPr="00D1593D">
        <w:rPr>
          <w:rFonts w:cstheme="minorHAnsi"/>
        </w:rPr>
        <w:t>--</w:t>
      </w:r>
    </w:p>
    <w:p w14:paraId="21864286" w14:textId="4760C7A4" w:rsidR="0054638D" w:rsidRPr="00D1593D" w:rsidRDefault="00575104" w:rsidP="00D252F4">
      <w:pPr>
        <w:spacing w:after="0"/>
        <w:jc w:val="both"/>
        <w:rPr>
          <w:rFonts w:cstheme="minorHAnsi"/>
        </w:rPr>
      </w:pPr>
      <w:r>
        <w:rPr>
          <w:rFonts w:cstheme="minorHAnsi"/>
        </w:rPr>
        <w:t>Titel: Klausur Modul III_Z_02_2026</w:t>
      </w:r>
      <w:r w:rsidR="005746C1">
        <w:rPr>
          <w:rFonts w:cstheme="minorHAnsi"/>
        </w:rPr>
        <w:t xml:space="preserve"> </w:t>
      </w:r>
    </w:p>
    <w:p w14:paraId="229B87F1" w14:textId="77777777" w:rsidR="00515990" w:rsidRPr="00515990" w:rsidRDefault="00515990" w:rsidP="00515990">
      <w:pPr>
        <w:spacing w:after="0"/>
        <w:rPr>
          <w:rFonts w:cstheme="minorHAnsi"/>
        </w:rPr>
      </w:pPr>
      <w:r w:rsidRPr="00515990">
        <w:rPr>
          <w:rFonts w:cstheme="minorHAnsi"/>
        </w:rPr>
        <w:t xml:space="preserve">Sie sind eine seit kurzem niedergelassene Allgemeinmedizinerin in einer Gemeinschaftspraxis. An einem gewöhnlichen Mittwochmorgen mit vollem Wartezimmer kündigt Ihnen die MFA eine neue Patientin mit Sprachbarrieren an, deren Namen sie nicht aussprechen kann und </w:t>
      </w:r>
      <w:proofErr w:type="gramStart"/>
      <w:r w:rsidRPr="00515990">
        <w:rPr>
          <w:rFonts w:cstheme="minorHAnsi"/>
        </w:rPr>
        <w:t>die laut Akte</w:t>
      </w:r>
      <w:proofErr w:type="gramEnd"/>
      <w:r w:rsidRPr="00515990">
        <w:rPr>
          <w:rFonts w:cstheme="minorHAnsi"/>
        </w:rPr>
        <w:t xml:space="preserve"> noch nicht in der Praxis behandelt wurde. Ein Angehöriger ist als Dolmetscher dabei und betritt mit der Patientin das Behandlungszimmer.</w:t>
      </w:r>
    </w:p>
    <w:p w14:paraId="1F611553" w14:textId="77777777" w:rsidR="00173871" w:rsidRDefault="00173871" w:rsidP="00D1593D">
      <w:pPr>
        <w:spacing w:after="0"/>
        <w:rPr>
          <w:rFonts w:cstheme="minorHAnsi"/>
        </w:rPr>
      </w:pPr>
    </w:p>
    <w:p w14:paraId="36B2E227" w14:textId="6A7BCE97" w:rsidR="0054638D" w:rsidRPr="00D1593D" w:rsidRDefault="0054638D" w:rsidP="00D1593D">
      <w:pPr>
        <w:spacing w:after="0"/>
        <w:rPr>
          <w:rFonts w:cstheme="minorHAnsi"/>
        </w:rPr>
      </w:pPr>
      <w:r w:rsidRPr="00D1593D">
        <w:rPr>
          <w:rFonts w:cstheme="minorHAnsi"/>
        </w:rPr>
        <w:t>--</w:t>
      </w:r>
    </w:p>
    <w:p w14:paraId="3FC8842F" w14:textId="1C363D93" w:rsidR="00515990" w:rsidRDefault="00431F3A" w:rsidP="00515990">
      <w:pPr>
        <w:spacing w:after="0"/>
        <w:rPr>
          <w:rFonts w:cstheme="minorHAnsi"/>
        </w:rPr>
      </w:pPr>
      <w:r>
        <w:rPr>
          <w:rFonts w:cstheme="minorHAnsi"/>
        </w:rPr>
        <w:t xml:space="preserve">33. </w:t>
      </w:r>
      <w:r w:rsidR="00515990" w:rsidRPr="00515990">
        <w:rPr>
          <w:rFonts w:cstheme="minorHAnsi"/>
        </w:rPr>
        <w:t>Was ist in Bezug auf das folgende Anamnesegespräch zutreffend?</w:t>
      </w:r>
    </w:p>
    <w:p w14:paraId="75033E58" w14:textId="5DAC8A2A" w:rsidR="00515990" w:rsidRDefault="00515990" w:rsidP="00515990">
      <w:pPr>
        <w:spacing w:after="0"/>
        <w:rPr>
          <w:rFonts w:cstheme="minorHAnsi"/>
        </w:rPr>
      </w:pPr>
      <w:proofErr w:type="spellStart"/>
      <w:proofErr w:type="gramStart"/>
      <w:r>
        <w:rPr>
          <w:rFonts w:cstheme="minorHAnsi"/>
        </w:rPr>
        <w:t>Modus:TypA</w:t>
      </w:r>
      <w:proofErr w:type="spellEnd"/>
      <w:proofErr w:type="gramEnd"/>
    </w:p>
    <w:p w14:paraId="68AB13AF" w14:textId="77777777" w:rsidR="00515990" w:rsidRPr="00515990" w:rsidRDefault="00515990" w:rsidP="00515990">
      <w:pPr>
        <w:spacing w:after="0"/>
        <w:rPr>
          <w:rFonts w:cstheme="minorHAnsi"/>
        </w:rPr>
      </w:pPr>
    </w:p>
    <w:p w14:paraId="0A83E402" w14:textId="4F3F7936" w:rsidR="00515990" w:rsidRPr="00515990" w:rsidRDefault="00515990" w:rsidP="005D50A9">
      <w:pPr>
        <w:pStyle w:val="ListParagraph"/>
        <w:numPr>
          <w:ilvl w:val="0"/>
          <w:numId w:val="35"/>
        </w:numPr>
        <w:rPr>
          <w:rFonts w:cstheme="minorHAnsi"/>
        </w:rPr>
      </w:pPr>
      <w:r w:rsidRPr="00515990">
        <w:rPr>
          <w:rFonts w:cstheme="minorHAnsi"/>
        </w:rPr>
        <w:t>Die Patientin hat wegen mangelnder Deutschkenntnisse automatisch einen gesetzlichen Anspruch auf einen professionellen, von der Krankenkasse finanzierten Dolmetscherdienst.</w:t>
      </w:r>
    </w:p>
    <w:p w14:paraId="00CEC78B" w14:textId="344009D9" w:rsidR="00515990" w:rsidRPr="00515990" w:rsidRDefault="00515990" w:rsidP="005D50A9">
      <w:pPr>
        <w:pStyle w:val="ListParagraph"/>
        <w:numPr>
          <w:ilvl w:val="0"/>
          <w:numId w:val="35"/>
        </w:numPr>
        <w:rPr>
          <w:rFonts w:cstheme="minorHAnsi"/>
        </w:rPr>
      </w:pPr>
      <w:r w:rsidRPr="00515990">
        <w:rPr>
          <w:rFonts w:cstheme="minorHAnsi"/>
        </w:rPr>
        <w:t>Bei einem Laiendolmetscher kann das Briefing in der Regel entfallen.</w:t>
      </w:r>
    </w:p>
    <w:p w14:paraId="17C9D66C" w14:textId="4A87E2BD" w:rsidR="00515990" w:rsidRPr="00515990" w:rsidRDefault="00515990" w:rsidP="005D50A9">
      <w:pPr>
        <w:pStyle w:val="ListParagraph"/>
        <w:numPr>
          <w:ilvl w:val="0"/>
          <w:numId w:val="35"/>
        </w:numPr>
        <w:rPr>
          <w:rFonts w:cstheme="minorHAnsi"/>
          <w:b/>
          <w:bCs/>
        </w:rPr>
      </w:pPr>
      <w:r w:rsidRPr="00515990">
        <w:rPr>
          <w:rFonts w:cstheme="minorHAnsi"/>
          <w:b/>
          <w:bCs/>
        </w:rPr>
        <w:t>Der Laiendolmetscher muss ausdrücklich zur Verschwiegenheit verpflichtet werden.</w:t>
      </w:r>
    </w:p>
    <w:p w14:paraId="444BCBAC" w14:textId="7CDB11D4" w:rsidR="00932342" w:rsidRPr="00515990" w:rsidRDefault="00515990" w:rsidP="005D50A9">
      <w:pPr>
        <w:pStyle w:val="ListParagraph"/>
        <w:numPr>
          <w:ilvl w:val="0"/>
          <w:numId w:val="35"/>
        </w:numPr>
        <w:rPr>
          <w:rFonts w:cstheme="minorHAnsi"/>
        </w:rPr>
      </w:pPr>
      <w:r w:rsidRPr="00515990">
        <w:rPr>
          <w:rFonts w:cstheme="minorHAnsi"/>
        </w:rPr>
        <w:t>Als Angehöriger darf der Laiendolmetscher Fragen für die Patientin beantworten.</w:t>
      </w:r>
    </w:p>
    <w:p w14:paraId="0E3B8243" w14:textId="7808A8FC" w:rsidR="0054638D" w:rsidRPr="00D1593D" w:rsidRDefault="0054638D" w:rsidP="00D1593D">
      <w:pPr>
        <w:spacing w:after="0"/>
        <w:rPr>
          <w:rFonts w:cstheme="minorHAnsi"/>
        </w:rPr>
      </w:pPr>
      <w:r w:rsidRPr="00D1593D">
        <w:rPr>
          <w:rFonts w:cstheme="minorHAnsi"/>
        </w:rPr>
        <w:t>--</w:t>
      </w:r>
    </w:p>
    <w:p w14:paraId="2FC15729" w14:textId="1F461C30" w:rsidR="0054638D" w:rsidRPr="00D1593D" w:rsidRDefault="00575104" w:rsidP="00D252F4">
      <w:pPr>
        <w:spacing w:after="0"/>
        <w:jc w:val="both"/>
        <w:rPr>
          <w:rFonts w:cstheme="minorHAnsi"/>
        </w:rPr>
      </w:pPr>
      <w:r>
        <w:rPr>
          <w:rFonts w:cstheme="minorHAnsi"/>
        </w:rPr>
        <w:t>Titel: Klausur Modul III_Z_02_2026</w:t>
      </w:r>
      <w:r w:rsidR="005746C1">
        <w:rPr>
          <w:rFonts w:cstheme="minorHAnsi"/>
        </w:rPr>
        <w:t xml:space="preserve"> </w:t>
      </w:r>
    </w:p>
    <w:p w14:paraId="0EDBDBC9" w14:textId="77777777" w:rsidR="00515990" w:rsidRPr="00515990" w:rsidRDefault="00515990" w:rsidP="00515990">
      <w:pPr>
        <w:spacing w:after="0"/>
        <w:rPr>
          <w:rFonts w:cstheme="minorHAnsi"/>
        </w:rPr>
      </w:pPr>
      <w:r w:rsidRPr="00515990">
        <w:rPr>
          <w:rFonts w:cstheme="minorHAnsi"/>
        </w:rPr>
        <w:t xml:space="preserve">Herr Karimi wird mit starken Bauchschmerzen in die Notaufnahme gebracht. Er ist ohne Begleitpersonen, spricht kein Deutsch und versucht, sich mithilfe einer Übersetzungs-App auf seinem </w:t>
      </w:r>
      <w:r w:rsidRPr="00515990">
        <w:rPr>
          <w:rFonts w:cstheme="minorHAnsi"/>
        </w:rPr>
        <w:lastRenderedPageBreak/>
        <w:t>Handy verständlich zu machen. Aufgrund der unterschiedlichen Sprach- und Kulturhintergründe fällt Ihnen die Einschätzung seiner Schmerzäußerungen schwer. Die Notaufnahme ist hoch ausgelastet.</w:t>
      </w:r>
    </w:p>
    <w:p w14:paraId="390D8D1F" w14:textId="77777777" w:rsidR="00173871" w:rsidRDefault="00173871" w:rsidP="00D1593D">
      <w:pPr>
        <w:spacing w:after="0"/>
        <w:rPr>
          <w:rFonts w:cstheme="minorHAnsi"/>
        </w:rPr>
      </w:pPr>
    </w:p>
    <w:p w14:paraId="7A719846" w14:textId="00005357" w:rsidR="0054638D" w:rsidRPr="00D1593D" w:rsidRDefault="0054638D" w:rsidP="00D1593D">
      <w:pPr>
        <w:spacing w:after="0"/>
        <w:rPr>
          <w:rFonts w:cstheme="minorHAnsi"/>
        </w:rPr>
      </w:pPr>
      <w:r w:rsidRPr="00D1593D">
        <w:rPr>
          <w:rFonts w:cstheme="minorHAnsi"/>
        </w:rPr>
        <w:t>--</w:t>
      </w:r>
    </w:p>
    <w:p w14:paraId="67D7791F" w14:textId="5A70AAE7" w:rsidR="00515990" w:rsidRPr="00515990" w:rsidRDefault="00431F3A" w:rsidP="00515990">
      <w:pPr>
        <w:spacing w:after="0"/>
        <w:rPr>
          <w:rFonts w:cstheme="minorHAnsi"/>
        </w:rPr>
      </w:pPr>
      <w:r>
        <w:rPr>
          <w:rFonts w:cstheme="minorHAnsi"/>
        </w:rPr>
        <w:t xml:space="preserve">34. </w:t>
      </w:r>
      <w:r w:rsidR="00515990" w:rsidRPr="00515990">
        <w:rPr>
          <w:rFonts w:cstheme="minorHAnsi"/>
        </w:rPr>
        <w:t>Wie gehen Sie bei der Anamnese und Ersteinschätzung von Herrn Karimi professionell vor?</w:t>
      </w:r>
    </w:p>
    <w:p w14:paraId="504E7E71" w14:textId="2E97B773" w:rsidR="00515990" w:rsidRDefault="00515990" w:rsidP="00515990">
      <w:pPr>
        <w:spacing w:after="0"/>
        <w:rPr>
          <w:rFonts w:cstheme="minorHAnsi"/>
        </w:rPr>
      </w:pPr>
      <w:proofErr w:type="spellStart"/>
      <w:proofErr w:type="gramStart"/>
      <w:r>
        <w:rPr>
          <w:rFonts w:cstheme="minorHAnsi"/>
        </w:rPr>
        <w:t>Modus:PickS</w:t>
      </w:r>
      <w:proofErr w:type="spellEnd"/>
      <w:proofErr w:type="gramEnd"/>
    </w:p>
    <w:p w14:paraId="0C1392F4" w14:textId="77777777" w:rsidR="00515990" w:rsidRPr="00515990" w:rsidRDefault="00515990" w:rsidP="00515990">
      <w:pPr>
        <w:spacing w:after="0"/>
        <w:rPr>
          <w:rFonts w:cstheme="minorHAnsi"/>
        </w:rPr>
      </w:pPr>
    </w:p>
    <w:p w14:paraId="6E558945" w14:textId="122E5B73" w:rsidR="00515990" w:rsidRPr="00515990" w:rsidRDefault="00515990" w:rsidP="005D50A9">
      <w:pPr>
        <w:pStyle w:val="ListParagraph"/>
        <w:numPr>
          <w:ilvl w:val="0"/>
          <w:numId w:val="36"/>
        </w:numPr>
        <w:rPr>
          <w:rFonts w:cstheme="minorHAnsi"/>
          <w:b/>
          <w:bCs/>
        </w:rPr>
      </w:pPr>
      <w:r w:rsidRPr="00515990">
        <w:rPr>
          <w:rFonts w:cstheme="minorHAnsi"/>
          <w:b/>
          <w:bCs/>
        </w:rPr>
        <w:t xml:space="preserve">Sie prüfen zunächst, ob ein klinischer Video- oder </w:t>
      </w:r>
      <w:proofErr w:type="spellStart"/>
      <w:r w:rsidRPr="00515990">
        <w:rPr>
          <w:rFonts w:cstheme="minorHAnsi"/>
          <w:b/>
          <w:bCs/>
        </w:rPr>
        <w:t>Telefondolmetschdienst</w:t>
      </w:r>
      <w:proofErr w:type="spellEnd"/>
      <w:r w:rsidRPr="00515990">
        <w:rPr>
          <w:rFonts w:cstheme="minorHAnsi"/>
          <w:b/>
          <w:bCs/>
        </w:rPr>
        <w:t xml:space="preserve"> verfügbar ist.</w:t>
      </w:r>
    </w:p>
    <w:p w14:paraId="627FFC33" w14:textId="0F555D7A" w:rsidR="00515990" w:rsidRPr="00515990" w:rsidRDefault="00515990" w:rsidP="005D50A9">
      <w:pPr>
        <w:pStyle w:val="ListParagraph"/>
        <w:numPr>
          <w:ilvl w:val="0"/>
          <w:numId w:val="36"/>
        </w:numPr>
        <w:rPr>
          <w:rFonts w:cstheme="minorHAnsi"/>
        </w:rPr>
      </w:pPr>
      <w:r w:rsidRPr="00515990">
        <w:rPr>
          <w:rFonts w:cstheme="minorHAnsi"/>
        </w:rPr>
        <w:t>Sie greifen der Einfachheit halber direkt auf die Übersetzungs-App des Patienten zurück, ohne andere Optionen zu prüfen.</w:t>
      </w:r>
    </w:p>
    <w:p w14:paraId="62FB0C2A" w14:textId="44D3BB67" w:rsidR="00515990" w:rsidRPr="00515990" w:rsidRDefault="00515990" w:rsidP="005D50A9">
      <w:pPr>
        <w:pStyle w:val="ListParagraph"/>
        <w:numPr>
          <w:ilvl w:val="0"/>
          <w:numId w:val="36"/>
        </w:numPr>
        <w:rPr>
          <w:rFonts w:cstheme="minorHAnsi"/>
        </w:rPr>
      </w:pPr>
      <w:r w:rsidRPr="00515990">
        <w:rPr>
          <w:rFonts w:cstheme="minorHAnsi"/>
        </w:rPr>
        <w:t>Wegen des hohen Patientenaufkommens verzichten Sie auf eine ausführliche Anamnese und fokussieren sich nur auf sichtbare Symptome.</w:t>
      </w:r>
    </w:p>
    <w:p w14:paraId="540E86B7" w14:textId="3D1CD920" w:rsidR="00515990" w:rsidRPr="00515990" w:rsidRDefault="00515990" w:rsidP="005D50A9">
      <w:pPr>
        <w:pStyle w:val="ListParagraph"/>
        <w:numPr>
          <w:ilvl w:val="0"/>
          <w:numId w:val="36"/>
        </w:numPr>
        <w:rPr>
          <w:rFonts w:cstheme="minorHAnsi"/>
          <w:b/>
          <w:bCs/>
        </w:rPr>
      </w:pPr>
      <w:r w:rsidRPr="00515990">
        <w:rPr>
          <w:rFonts w:cstheme="minorHAnsi"/>
          <w:b/>
          <w:bCs/>
        </w:rPr>
        <w:t>Sie nehmen sich Zeit, die Schmerzexpression des Patienten durch Fragen zu seiner Lebensrealität einzuordnen.</w:t>
      </w:r>
    </w:p>
    <w:p w14:paraId="4C53040E" w14:textId="1C12E02E" w:rsidR="00515990" w:rsidRPr="00515990" w:rsidRDefault="00515990" w:rsidP="005D50A9">
      <w:pPr>
        <w:pStyle w:val="ListParagraph"/>
        <w:numPr>
          <w:ilvl w:val="0"/>
          <w:numId w:val="36"/>
        </w:numPr>
        <w:rPr>
          <w:rFonts w:cstheme="minorHAnsi"/>
        </w:rPr>
      </w:pPr>
      <w:r w:rsidRPr="00515990">
        <w:rPr>
          <w:rFonts w:cstheme="minorHAnsi"/>
        </w:rPr>
        <w:t>Sie orientieren sich an früheren Erfahrungen mit Patienten aus ähnlichen Herkunftsländern und treffen rasch eine Einschätzung.</w:t>
      </w:r>
    </w:p>
    <w:p w14:paraId="2F952AEB" w14:textId="5D5ACF34" w:rsidR="00932342" w:rsidRPr="00515990" w:rsidRDefault="00515990" w:rsidP="005D50A9">
      <w:pPr>
        <w:pStyle w:val="ListParagraph"/>
        <w:numPr>
          <w:ilvl w:val="0"/>
          <w:numId w:val="36"/>
        </w:numPr>
        <w:rPr>
          <w:rFonts w:cstheme="minorHAnsi"/>
          <w:b/>
          <w:bCs/>
        </w:rPr>
      </w:pPr>
      <w:r w:rsidRPr="00515990">
        <w:rPr>
          <w:rFonts w:cstheme="minorHAnsi"/>
          <w:b/>
          <w:bCs/>
        </w:rPr>
        <w:t>Da Dolmetsch- oder Übersetzungshilfen zusätzliche Zeit benötigen, planen Sie bewusst mehr Zeit für eine sorgfältige Anamnese ein.</w:t>
      </w:r>
    </w:p>
    <w:p w14:paraId="25C99FC4" w14:textId="605B12F5" w:rsidR="0054638D" w:rsidRPr="00D1593D" w:rsidRDefault="0054638D" w:rsidP="00D1593D">
      <w:pPr>
        <w:spacing w:after="0"/>
        <w:rPr>
          <w:rFonts w:cstheme="minorHAnsi"/>
        </w:rPr>
      </w:pPr>
      <w:r w:rsidRPr="00D1593D">
        <w:rPr>
          <w:rFonts w:cstheme="minorHAnsi"/>
        </w:rPr>
        <w:t>--</w:t>
      </w:r>
    </w:p>
    <w:p w14:paraId="7C993B9B" w14:textId="248CD0B5" w:rsidR="0054638D"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70C7C229" w14:textId="77777777" w:rsidR="00416FE5" w:rsidRPr="00416FE5" w:rsidRDefault="00416FE5" w:rsidP="00416FE5">
      <w:pPr>
        <w:spacing w:after="0"/>
        <w:rPr>
          <w:rFonts w:cstheme="minorHAnsi"/>
          <w:b/>
          <w:bCs/>
        </w:rPr>
      </w:pPr>
      <w:r w:rsidRPr="00416FE5">
        <w:rPr>
          <w:rFonts w:cstheme="minorHAnsi"/>
          <w:b/>
          <w:bCs/>
        </w:rPr>
        <w:t>Morbus Parkinson – Klinik und Pathophysiologie</w:t>
      </w:r>
    </w:p>
    <w:p w14:paraId="0D46B740" w14:textId="21CBE6CA" w:rsidR="00416FE5" w:rsidRPr="00416FE5" w:rsidRDefault="00416FE5" w:rsidP="00416FE5">
      <w:pPr>
        <w:spacing w:after="0"/>
        <w:rPr>
          <w:rFonts w:cstheme="minorHAnsi"/>
        </w:rPr>
      </w:pPr>
      <w:r w:rsidRPr="00416FE5">
        <w:rPr>
          <w:rFonts w:cstheme="minorHAnsi"/>
        </w:rPr>
        <w:t xml:space="preserve">Ein 68-jähriger Mann stellt sich wegen zunehmender Bewegungsverlangsamung, kleinschrittigem Gang und Zittern der rechten Hand in Ruhe vor. Die Ehefrau berichtet </w:t>
      </w:r>
      <w:proofErr w:type="gramStart"/>
      <w:r w:rsidRPr="00416FE5">
        <w:rPr>
          <w:rFonts w:cstheme="minorHAnsi"/>
        </w:rPr>
        <w:t>über eine leiser gewordene Stimme</w:t>
      </w:r>
      <w:proofErr w:type="gramEnd"/>
      <w:r w:rsidRPr="00416FE5">
        <w:rPr>
          <w:rFonts w:cstheme="minorHAnsi"/>
        </w:rPr>
        <w:t xml:space="preserve"> und reduzierte Mimik. In der neurologischen Untersuchung zeigen sich Rigor der Extremitäten sowie eine Starthemmung beim Gehen.</w:t>
      </w:r>
    </w:p>
    <w:p w14:paraId="73A11A8B" w14:textId="77777777" w:rsidR="00416FE5" w:rsidRDefault="00416FE5" w:rsidP="00D1593D">
      <w:pPr>
        <w:spacing w:after="0"/>
        <w:rPr>
          <w:rFonts w:eastAsia="Times New Roman" w:cstheme="minorHAnsi"/>
          <w:lang w:eastAsia="de-DE"/>
        </w:rPr>
      </w:pPr>
    </w:p>
    <w:p w14:paraId="27B8EE43" w14:textId="29AD2CEC" w:rsidR="0054638D" w:rsidRPr="00D1593D" w:rsidRDefault="0054638D" w:rsidP="00D1593D">
      <w:pPr>
        <w:spacing w:after="0"/>
        <w:rPr>
          <w:rFonts w:cstheme="minorHAnsi"/>
        </w:rPr>
      </w:pPr>
      <w:r w:rsidRPr="00D1593D">
        <w:rPr>
          <w:rFonts w:cstheme="minorHAnsi"/>
        </w:rPr>
        <w:t>--</w:t>
      </w:r>
    </w:p>
    <w:p w14:paraId="05AD6CA0" w14:textId="0B363A2E" w:rsidR="00416FE5" w:rsidRPr="00416FE5" w:rsidRDefault="00431F3A" w:rsidP="00416FE5">
      <w:pPr>
        <w:spacing w:after="0"/>
        <w:rPr>
          <w:rFonts w:cstheme="minorHAnsi"/>
        </w:rPr>
      </w:pPr>
      <w:r>
        <w:rPr>
          <w:rFonts w:cstheme="minorHAnsi"/>
        </w:rPr>
        <w:t xml:space="preserve">35. </w:t>
      </w:r>
      <w:r w:rsidR="00416FE5" w:rsidRPr="00416FE5">
        <w:rPr>
          <w:rFonts w:cstheme="minorHAnsi"/>
        </w:rPr>
        <w:t>Was ist zutreffend?</w:t>
      </w:r>
    </w:p>
    <w:p w14:paraId="4DF292F7" w14:textId="4223DBBB" w:rsidR="00416FE5" w:rsidRDefault="00416FE5" w:rsidP="00416FE5">
      <w:pPr>
        <w:spacing w:after="0"/>
        <w:rPr>
          <w:rFonts w:cstheme="minorHAnsi"/>
        </w:rPr>
      </w:pPr>
      <w:proofErr w:type="spellStart"/>
      <w:proofErr w:type="gramStart"/>
      <w:r>
        <w:rPr>
          <w:rFonts w:cstheme="minorHAnsi"/>
        </w:rPr>
        <w:t>Modus</w:t>
      </w:r>
      <w:r w:rsidRPr="00416FE5">
        <w:rPr>
          <w:rFonts w:cstheme="minorHAnsi"/>
        </w:rPr>
        <w:t>:K</w:t>
      </w:r>
      <w:r>
        <w:rPr>
          <w:rFonts w:cstheme="minorHAnsi"/>
        </w:rPr>
        <w:t>P</w:t>
      </w:r>
      <w:r w:rsidRPr="00416FE5">
        <w:rPr>
          <w:rFonts w:cstheme="minorHAnsi"/>
        </w:rPr>
        <w:t>rim</w:t>
      </w:r>
      <w:proofErr w:type="spellEnd"/>
      <w:proofErr w:type="gramEnd"/>
    </w:p>
    <w:p w14:paraId="03EDD62E" w14:textId="77777777" w:rsidR="00416FE5" w:rsidRPr="00416FE5" w:rsidRDefault="00416FE5" w:rsidP="00416FE5">
      <w:pPr>
        <w:spacing w:after="0"/>
        <w:rPr>
          <w:rFonts w:cstheme="minorHAnsi"/>
        </w:rPr>
      </w:pPr>
    </w:p>
    <w:p w14:paraId="6DFCE4DF" w14:textId="1608FA7B" w:rsidR="00416FE5" w:rsidRPr="00416FE5" w:rsidRDefault="00416FE5" w:rsidP="005D50A9">
      <w:pPr>
        <w:pStyle w:val="ListParagraph"/>
        <w:numPr>
          <w:ilvl w:val="0"/>
          <w:numId w:val="37"/>
        </w:numPr>
        <w:rPr>
          <w:rFonts w:cstheme="minorHAnsi"/>
        </w:rPr>
      </w:pPr>
      <w:r w:rsidRPr="00416FE5">
        <w:rPr>
          <w:rFonts w:cstheme="minorHAnsi"/>
        </w:rPr>
        <w:t>Der Tremor bei Morbus Parkinson tritt typischerweise als Intentionstremor auf.</w:t>
      </w:r>
    </w:p>
    <w:p w14:paraId="19E5225F" w14:textId="4F6F6C77" w:rsidR="00416FE5" w:rsidRPr="00416FE5" w:rsidRDefault="00416FE5" w:rsidP="005D50A9">
      <w:pPr>
        <w:pStyle w:val="ListParagraph"/>
        <w:numPr>
          <w:ilvl w:val="0"/>
          <w:numId w:val="37"/>
        </w:numPr>
        <w:rPr>
          <w:rFonts w:cstheme="minorHAnsi"/>
          <w:b/>
          <w:bCs/>
        </w:rPr>
      </w:pPr>
      <w:r w:rsidRPr="00416FE5">
        <w:rPr>
          <w:rFonts w:cstheme="minorHAnsi"/>
          <w:b/>
          <w:bCs/>
        </w:rPr>
        <w:t xml:space="preserve">Die Erkrankung ist mit einem Verlust dopaminerger Neurone in der Substantia </w:t>
      </w:r>
      <w:proofErr w:type="spellStart"/>
      <w:r w:rsidRPr="00416FE5">
        <w:rPr>
          <w:rFonts w:cstheme="minorHAnsi"/>
          <w:b/>
          <w:bCs/>
        </w:rPr>
        <w:t>nigra</w:t>
      </w:r>
      <w:proofErr w:type="spellEnd"/>
      <w:r w:rsidRPr="00416FE5">
        <w:rPr>
          <w:rFonts w:cstheme="minorHAnsi"/>
          <w:b/>
          <w:bCs/>
        </w:rPr>
        <w:t xml:space="preserve"> pars </w:t>
      </w:r>
      <w:proofErr w:type="spellStart"/>
      <w:r w:rsidRPr="00416FE5">
        <w:rPr>
          <w:rFonts w:cstheme="minorHAnsi"/>
          <w:b/>
          <w:bCs/>
        </w:rPr>
        <w:t>compacta</w:t>
      </w:r>
      <w:proofErr w:type="spellEnd"/>
      <w:r w:rsidRPr="00416FE5">
        <w:rPr>
          <w:rFonts w:cstheme="minorHAnsi"/>
          <w:b/>
          <w:bCs/>
        </w:rPr>
        <w:t xml:space="preserve"> verbunden.</w:t>
      </w:r>
    </w:p>
    <w:p w14:paraId="06644499" w14:textId="1C40FA6C" w:rsidR="00416FE5" w:rsidRPr="00416FE5" w:rsidRDefault="00416FE5" w:rsidP="005D50A9">
      <w:pPr>
        <w:pStyle w:val="ListParagraph"/>
        <w:numPr>
          <w:ilvl w:val="0"/>
          <w:numId w:val="37"/>
        </w:numPr>
        <w:rPr>
          <w:rFonts w:cstheme="minorHAnsi"/>
        </w:rPr>
      </w:pPr>
      <w:r w:rsidRPr="00416FE5">
        <w:rPr>
          <w:rFonts w:cstheme="minorHAnsi"/>
        </w:rPr>
        <w:t>Eine frühe autonome Dysfunktion schließt die Diagnose Morbus Parkinson aus.</w:t>
      </w:r>
    </w:p>
    <w:p w14:paraId="7F1BA3A5" w14:textId="1A03E958" w:rsidR="00932342" w:rsidRPr="00416FE5" w:rsidRDefault="00416FE5" w:rsidP="005D50A9">
      <w:pPr>
        <w:pStyle w:val="ListParagraph"/>
        <w:numPr>
          <w:ilvl w:val="0"/>
          <w:numId w:val="37"/>
        </w:numPr>
        <w:rPr>
          <w:rFonts w:cstheme="minorHAnsi"/>
          <w:b/>
          <w:bCs/>
        </w:rPr>
      </w:pPr>
      <w:r w:rsidRPr="00416FE5">
        <w:rPr>
          <w:rFonts w:cstheme="minorHAnsi"/>
          <w:b/>
          <w:bCs/>
        </w:rPr>
        <w:t>Bradykinese ist ein obligates Diagnosekriterium.</w:t>
      </w:r>
    </w:p>
    <w:p w14:paraId="2ED3401B" w14:textId="13F867F1" w:rsidR="0054638D" w:rsidRPr="00603057" w:rsidRDefault="00A0521B" w:rsidP="00D1593D">
      <w:pPr>
        <w:spacing w:after="0"/>
        <w:rPr>
          <w:rFonts w:cstheme="minorHAnsi"/>
        </w:rPr>
      </w:pPr>
      <w:r w:rsidRPr="00603057">
        <w:rPr>
          <w:rFonts w:cstheme="minorHAnsi"/>
        </w:rPr>
        <w:t>--</w:t>
      </w:r>
    </w:p>
    <w:p w14:paraId="79C82838" w14:textId="42CD2250" w:rsidR="00416FE5" w:rsidRDefault="00575104" w:rsidP="00D1593D">
      <w:pPr>
        <w:spacing w:after="0"/>
        <w:rPr>
          <w:rFonts w:cstheme="minorHAnsi"/>
        </w:rPr>
      </w:pPr>
      <w:r>
        <w:rPr>
          <w:rFonts w:cstheme="minorHAnsi"/>
        </w:rPr>
        <w:t>Titel: Klausur Modul III_Z_02_2026</w:t>
      </w:r>
      <w:r w:rsidR="005746C1">
        <w:rPr>
          <w:rFonts w:cstheme="minorHAnsi"/>
        </w:rPr>
        <w:t xml:space="preserve"> </w:t>
      </w:r>
    </w:p>
    <w:p w14:paraId="1711B758" w14:textId="06B7C389" w:rsidR="00416FE5" w:rsidRPr="00416FE5" w:rsidRDefault="00416FE5" w:rsidP="00416FE5">
      <w:pPr>
        <w:spacing w:after="0"/>
        <w:rPr>
          <w:rFonts w:cstheme="minorHAnsi"/>
          <w:b/>
          <w:bCs/>
        </w:rPr>
      </w:pPr>
      <w:r w:rsidRPr="00416FE5">
        <w:rPr>
          <w:rFonts w:cstheme="minorHAnsi"/>
          <w:b/>
          <w:bCs/>
        </w:rPr>
        <w:t>Morbus Parkinson – Therapie und Begleitsymptome</w:t>
      </w:r>
    </w:p>
    <w:p w14:paraId="5606CB94" w14:textId="3C3DDE40" w:rsidR="00416FE5" w:rsidRPr="00416FE5" w:rsidRDefault="00416FE5" w:rsidP="00416FE5">
      <w:pPr>
        <w:spacing w:after="0"/>
        <w:rPr>
          <w:rFonts w:cstheme="minorHAnsi"/>
        </w:rPr>
      </w:pPr>
      <w:r w:rsidRPr="00416FE5">
        <w:rPr>
          <w:rFonts w:cstheme="minorHAnsi"/>
        </w:rPr>
        <w:t xml:space="preserve">Eine 72-jährige Patientin mit seit 4 Jahren bekanntem Morbus Parkinson berichtet </w:t>
      </w:r>
      <w:proofErr w:type="gramStart"/>
      <w:r w:rsidRPr="00416FE5">
        <w:rPr>
          <w:rFonts w:cstheme="minorHAnsi"/>
        </w:rPr>
        <w:t>über zunehmende</w:t>
      </w:r>
      <w:proofErr w:type="gramEnd"/>
      <w:r w:rsidRPr="00416FE5">
        <w:rPr>
          <w:rFonts w:cstheme="minorHAnsi"/>
        </w:rPr>
        <w:t xml:space="preserve"> motorische Fluktuationen unter Medikation. Zusätzlich klagt sie über Schlafstörungen und Riechminderung. Die aktuelle Therapie besteht aus Levodopa/</w:t>
      </w:r>
      <w:proofErr w:type="spellStart"/>
      <w:r w:rsidRPr="00416FE5">
        <w:rPr>
          <w:rFonts w:cstheme="minorHAnsi"/>
        </w:rPr>
        <w:t>Carbidopa</w:t>
      </w:r>
      <w:proofErr w:type="spellEnd"/>
      <w:r w:rsidRPr="00416FE5">
        <w:rPr>
          <w:rFonts w:cstheme="minorHAnsi"/>
        </w:rPr>
        <w:t>.</w:t>
      </w:r>
    </w:p>
    <w:p w14:paraId="5A68C8DD" w14:textId="77777777" w:rsidR="00416FE5" w:rsidRDefault="00416FE5" w:rsidP="00D1593D">
      <w:pPr>
        <w:spacing w:after="0"/>
        <w:rPr>
          <w:rFonts w:cstheme="minorHAnsi"/>
        </w:rPr>
      </w:pPr>
    </w:p>
    <w:p w14:paraId="21758FF7" w14:textId="64361439" w:rsidR="00416FE5" w:rsidRPr="00416FE5" w:rsidRDefault="00B240F9" w:rsidP="00416FE5">
      <w:pPr>
        <w:spacing w:after="0"/>
        <w:rPr>
          <w:rFonts w:cstheme="minorHAnsi"/>
        </w:rPr>
      </w:pPr>
      <w:r w:rsidRPr="00D1593D">
        <w:rPr>
          <w:rFonts w:cstheme="minorHAnsi"/>
        </w:rPr>
        <w:t>--</w:t>
      </w:r>
    </w:p>
    <w:p w14:paraId="3620AEA1" w14:textId="283EB72B" w:rsidR="00416FE5" w:rsidRPr="00416FE5" w:rsidRDefault="00431F3A" w:rsidP="00416FE5">
      <w:pPr>
        <w:spacing w:after="0"/>
        <w:rPr>
          <w:rFonts w:cstheme="minorHAnsi"/>
        </w:rPr>
      </w:pPr>
      <w:r>
        <w:rPr>
          <w:rFonts w:cstheme="minorHAnsi"/>
        </w:rPr>
        <w:t xml:space="preserve">36. </w:t>
      </w:r>
      <w:r w:rsidR="00416FE5" w:rsidRPr="00416FE5">
        <w:rPr>
          <w:rFonts w:cstheme="minorHAnsi"/>
        </w:rPr>
        <w:t>Welche der folgenden Aussagen treffen am ehesten zu?</w:t>
      </w:r>
    </w:p>
    <w:p w14:paraId="1ED81D4C" w14:textId="6CCAEC48" w:rsidR="00416FE5" w:rsidRDefault="00416FE5" w:rsidP="00416FE5">
      <w:pPr>
        <w:spacing w:after="0"/>
        <w:rPr>
          <w:rFonts w:cstheme="minorHAnsi"/>
        </w:rPr>
      </w:pPr>
      <w:proofErr w:type="spellStart"/>
      <w:proofErr w:type="gramStart"/>
      <w:r>
        <w:rPr>
          <w:rFonts w:cstheme="minorHAnsi"/>
        </w:rPr>
        <w:t>Modus</w:t>
      </w:r>
      <w:r w:rsidRPr="00416FE5">
        <w:rPr>
          <w:rFonts w:cstheme="minorHAnsi"/>
        </w:rPr>
        <w:t>:PickS</w:t>
      </w:r>
      <w:proofErr w:type="spellEnd"/>
      <w:proofErr w:type="gramEnd"/>
    </w:p>
    <w:p w14:paraId="29DB67C9" w14:textId="77777777" w:rsidR="00416FE5" w:rsidRPr="00416FE5" w:rsidRDefault="00416FE5" w:rsidP="00416FE5">
      <w:pPr>
        <w:spacing w:after="0"/>
        <w:rPr>
          <w:rFonts w:cstheme="minorHAnsi"/>
        </w:rPr>
      </w:pPr>
    </w:p>
    <w:p w14:paraId="63E8B909" w14:textId="42602BE8" w:rsidR="00416FE5" w:rsidRPr="00416FE5" w:rsidRDefault="00416FE5" w:rsidP="005D50A9">
      <w:pPr>
        <w:pStyle w:val="ListParagraph"/>
        <w:numPr>
          <w:ilvl w:val="0"/>
          <w:numId w:val="38"/>
        </w:numPr>
        <w:rPr>
          <w:rFonts w:cstheme="minorHAnsi"/>
        </w:rPr>
      </w:pPr>
      <w:r w:rsidRPr="00416FE5">
        <w:rPr>
          <w:rFonts w:cstheme="minorHAnsi"/>
        </w:rPr>
        <w:t>Antipsychotika wie Haloperidol verbessern die motorischen Symptome.</w:t>
      </w:r>
    </w:p>
    <w:p w14:paraId="720F7299" w14:textId="09DC591F" w:rsidR="00416FE5" w:rsidRPr="00416FE5" w:rsidRDefault="00416FE5" w:rsidP="005D50A9">
      <w:pPr>
        <w:pStyle w:val="ListParagraph"/>
        <w:numPr>
          <w:ilvl w:val="0"/>
          <w:numId w:val="38"/>
        </w:numPr>
        <w:rPr>
          <w:rFonts w:cstheme="minorHAnsi"/>
          <w:b/>
          <w:bCs/>
        </w:rPr>
      </w:pPr>
      <w:r w:rsidRPr="00416FE5">
        <w:rPr>
          <w:rFonts w:cstheme="minorHAnsi"/>
          <w:b/>
          <w:bCs/>
        </w:rPr>
        <w:t>Levodopa ist die wirksamste medikamentöse Therapie gegen die motorischen Kernsymptome.</w:t>
      </w:r>
    </w:p>
    <w:p w14:paraId="55AC39BD" w14:textId="1ACD7A91" w:rsidR="00416FE5" w:rsidRPr="00416FE5" w:rsidRDefault="00416FE5" w:rsidP="005D50A9">
      <w:pPr>
        <w:pStyle w:val="ListParagraph"/>
        <w:numPr>
          <w:ilvl w:val="0"/>
          <w:numId w:val="38"/>
        </w:numPr>
        <w:rPr>
          <w:rFonts w:cstheme="minorHAnsi"/>
          <w:b/>
          <w:bCs/>
        </w:rPr>
      </w:pPr>
      <w:r w:rsidRPr="00416FE5">
        <w:rPr>
          <w:rFonts w:cstheme="minorHAnsi"/>
          <w:b/>
          <w:bCs/>
        </w:rPr>
        <w:t>Nicht-motorische Symptome wie Depression oder REM-Schlaf-Verhaltensstörung sind häufig.</w:t>
      </w:r>
    </w:p>
    <w:p w14:paraId="4B2FDFB3" w14:textId="2833F0C0" w:rsidR="00416FE5" w:rsidRPr="00416FE5" w:rsidRDefault="00416FE5" w:rsidP="005D50A9">
      <w:pPr>
        <w:pStyle w:val="ListParagraph"/>
        <w:numPr>
          <w:ilvl w:val="0"/>
          <w:numId w:val="38"/>
        </w:numPr>
        <w:rPr>
          <w:rFonts w:cstheme="minorHAnsi"/>
        </w:rPr>
      </w:pPr>
      <w:r w:rsidRPr="00416FE5">
        <w:rPr>
          <w:rFonts w:cstheme="minorHAnsi"/>
        </w:rPr>
        <w:t>Tiefe Hirnstimulation ist eine Erstlinientherapie bei neu diagnostiziertem Parkinson.</w:t>
      </w:r>
    </w:p>
    <w:p w14:paraId="06A5C048" w14:textId="3F0C67F1" w:rsidR="00416FE5" w:rsidRPr="00416FE5" w:rsidRDefault="00416FE5" w:rsidP="005D50A9">
      <w:pPr>
        <w:pStyle w:val="ListParagraph"/>
        <w:numPr>
          <w:ilvl w:val="0"/>
          <w:numId w:val="38"/>
        </w:numPr>
        <w:rPr>
          <w:rFonts w:cstheme="minorHAnsi"/>
        </w:rPr>
      </w:pPr>
      <w:r w:rsidRPr="00416FE5">
        <w:rPr>
          <w:rFonts w:cstheme="minorHAnsi"/>
        </w:rPr>
        <w:t>Die Riechstörung tritt ausschließlich in späten Krankheitsstadien auf.</w:t>
      </w:r>
    </w:p>
    <w:p w14:paraId="5FB803D1" w14:textId="035FB64C" w:rsidR="00416FE5" w:rsidRPr="00416FE5" w:rsidRDefault="00416FE5" w:rsidP="005D50A9">
      <w:pPr>
        <w:pStyle w:val="ListParagraph"/>
        <w:numPr>
          <w:ilvl w:val="0"/>
          <w:numId w:val="38"/>
        </w:numPr>
        <w:rPr>
          <w:rFonts w:cstheme="minorHAnsi"/>
          <w:b/>
          <w:bCs/>
        </w:rPr>
      </w:pPr>
      <w:r w:rsidRPr="00416FE5">
        <w:rPr>
          <w:rFonts w:cstheme="minorHAnsi"/>
          <w:b/>
          <w:bCs/>
        </w:rPr>
        <w:t>Motorische Fluktuationen können Langzeitkomplikationen der Levodopa-Therapie sein.</w:t>
      </w:r>
    </w:p>
    <w:p w14:paraId="1F9F1E62" w14:textId="00EEAEE4" w:rsidR="00A0521B" w:rsidRPr="00D1593D" w:rsidRDefault="00B240F9" w:rsidP="00D1593D">
      <w:pPr>
        <w:spacing w:after="0"/>
        <w:rPr>
          <w:rFonts w:cstheme="minorHAnsi"/>
        </w:rPr>
      </w:pPr>
      <w:r w:rsidRPr="00D1593D">
        <w:rPr>
          <w:rFonts w:cstheme="minorHAnsi"/>
        </w:rPr>
        <w:t>--</w:t>
      </w:r>
    </w:p>
    <w:p w14:paraId="754A7D1A" w14:textId="577F24DC" w:rsidR="00B240F9" w:rsidRDefault="00575104" w:rsidP="00D252F4">
      <w:pPr>
        <w:spacing w:after="0"/>
        <w:jc w:val="both"/>
        <w:rPr>
          <w:rFonts w:cstheme="minorHAnsi"/>
        </w:rPr>
      </w:pPr>
      <w:r>
        <w:rPr>
          <w:rFonts w:cstheme="minorHAnsi"/>
        </w:rPr>
        <w:t>Titel: Klausur Modul III_Z_02_2026</w:t>
      </w:r>
      <w:r w:rsidR="005746C1">
        <w:rPr>
          <w:rFonts w:cstheme="minorHAnsi"/>
        </w:rPr>
        <w:t xml:space="preserve"> </w:t>
      </w:r>
    </w:p>
    <w:p w14:paraId="68FC27D1" w14:textId="77777777" w:rsidR="00416FE5" w:rsidRDefault="00416FE5" w:rsidP="00D1593D">
      <w:pPr>
        <w:spacing w:after="0"/>
        <w:rPr>
          <w:rFonts w:cstheme="minorHAnsi"/>
        </w:rPr>
      </w:pPr>
    </w:p>
    <w:p w14:paraId="365D664D" w14:textId="01E27DAE" w:rsidR="00A0521B" w:rsidRPr="00D1593D" w:rsidRDefault="00B240F9" w:rsidP="00D1593D">
      <w:pPr>
        <w:spacing w:after="0"/>
        <w:rPr>
          <w:rFonts w:cstheme="minorHAnsi"/>
        </w:rPr>
      </w:pPr>
      <w:r w:rsidRPr="00D1593D">
        <w:rPr>
          <w:rFonts w:cstheme="minorHAnsi"/>
        </w:rPr>
        <w:t>--</w:t>
      </w:r>
    </w:p>
    <w:p w14:paraId="6DC36778" w14:textId="096CE356" w:rsidR="00416FE5" w:rsidRPr="00416FE5" w:rsidRDefault="00431F3A" w:rsidP="00416FE5">
      <w:pPr>
        <w:spacing w:after="0"/>
        <w:rPr>
          <w:rFonts w:cstheme="minorHAnsi"/>
        </w:rPr>
      </w:pPr>
      <w:r>
        <w:rPr>
          <w:rFonts w:cstheme="minorHAnsi"/>
        </w:rPr>
        <w:t xml:space="preserve">37. </w:t>
      </w:r>
      <w:r w:rsidR="00416FE5" w:rsidRPr="00416FE5">
        <w:rPr>
          <w:rFonts w:cstheme="minorHAnsi"/>
        </w:rPr>
        <w:t>Für welche Personengruppen gilt ein gesetzliches Nachtarbeitsverbot mit benannten Uhrzeiten und diesbezüglichen Ausnahmen?</w:t>
      </w:r>
    </w:p>
    <w:p w14:paraId="7C655183" w14:textId="3405A446" w:rsidR="00416FE5" w:rsidRDefault="00416FE5" w:rsidP="00416FE5">
      <w:pPr>
        <w:spacing w:after="0"/>
        <w:rPr>
          <w:rFonts w:cstheme="minorHAnsi"/>
        </w:rPr>
      </w:pPr>
      <w:proofErr w:type="spellStart"/>
      <w:proofErr w:type="gramStart"/>
      <w:r>
        <w:rPr>
          <w:rFonts w:cstheme="minorHAnsi"/>
        </w:rPr>
        <w:t>Modus</w:t>
      </w:r>
      <w:r w:rsidRPr="00416FE5">
        <w:rPr>
          <w:rFonts w:cstheme="minorHAnsi"/>
        </w:rPr>
        <w:t>:TypA</w:t>
      </w:r>
      <w:proofErr w:type="spellEnd"/>
      <w:proofErr w:type="gramEnd"/>
    </w:p>
    <w:p w14:paraId="45E3FFEC" w14:textId="77777777" w:rsidR="00416FE5" w:rsidRPr="00416FE5" w:rsidRDefault="00416FE5" w:rsidP="00416FE5">
      <w:pPr>
        <w:spacing w:after="0"/>
        <w:rPr>
          <w:rFonts w:cstheme="minorHAnsi"/>
        </w:rPr>
      </w:pPr>
    </w:p>
    <w:p w14:paraId="55F51695" w14:textId="762EDCA9" w:rsidR="00416FE5" w:rsidRPr="00416FE5" w:rsidRDefault="00416FE5" w:rsidP="005D50A9">
      <w:pPr>
        <w:pStyle w:val="ListParagraph"/>
        <w:numPr>
          <w:ilvl w:val="0"/>
          <w:numId w:val="39"/>
        </w:numPr>
        <w:rPr>
          <w:rFonts w:cstheme="minorHAnsi"/>
        </w:rPr>
      </w:pPr>
      <w:r w:rsidRPr="00416FE5">
        <w:rPr>
          <w:rFonts w:cstheme="minorHAnsi"/>
        </w:rPr>
        <w:t>Schwerbehinderte</w:t>
      </w:r>
    </w:p>
    <w:p w14:paraId="3670460B" w14:textId="3421E9E4" w:rsidR="00416FE5" w:rsidRPr="00416FE5" w:rsidRDefault="00416FE5" w:rsidP="005D50A9">
      <w:pPr>
        <w:pStyle w:val="ListParagraph"/>
        <w:numPr>
          <w:ilvl w:val="0"/>
          <w:numId w:val="39"/>
        </w:numPr>
        <w:rPr>
          <w:rFonts w:cstheme="minorHAnsi"/>
          <w:b/>
          <w:bCs/>
        </w:rPr>
      </w:pPr>
      <w:r w:rsidRPr="00416FE5">
        <w:rPr>
          <w:rFonts w:cstheme="minorHAnsi"/>
          <w:b/>
          <w:bCs/>
        </w:rPr>
        <w:t>Jugendliche</w:t>
      </w:r>
    </w:p>
    <w:p w14:paraId="0C3BEDC4" w14:textId="614DFC16" w:rsidR="00416FE5" w:rsidRPr="00416FE5" w:rsidRDefault="00416FE5" w:rsidP="005D50A9">
      <w:pPr>
        <w:pStyle w:val="ListParagraph"/>
        <w:numPr>
          <w:ilvl w:val="0"/>
          <w:numId w:val="39"/>
        </w:numPr>
        <w:rPr>
          <w:rFonts w:cstheme="minorHAnsi"/>
        </w:rPr>
      </w:pPr>
      <w:r w:rsidRPr="00416FE5">
        <w:rPr>
          <w:rFonts w:cstheme="minorHAnsi"/>
        </w:rPr>
        <w:t xml:space="preserve">Frauen in gebärfähigem Alter </w:t>
      </w:r>
    </w:p>
    <w:p w14:paraId="721D1C8A" w14:textId="69561758" w:rsidR="00416FE5" w:rsidRPr="00416FE5" w:rsidRDefault="00416FE5" w:rsidP="005D50A9">
      <w:pPr>
        <w:pStyle w:val="ListParagraph"/>
        <w:numPr>
          <w:ilvl w:val="0"/>
          <w:numId w:val="39"/>
        </w:numPr>
        <w:rPr>
          <w:rFonts w:cstheme="minorHAnsi"/>
        </w:rPr>
      </w:pPr>
      <w:r w:rsidRPr="00416FE5">
        <w:rPr>
          <w:rFonts w:cstheme="minorHAnsi"/>
        </w:rPr>
        <w:t>Arbeitnehmer nach Vollendung des 60. Lebensjahres</w:t>
      </w:r>
    </w:p>
    <w:p w14:paraId="3F734B9B" w14:textId="5A2D2BA4" w:rsidR="00932342" w:rsidRPr="00416FE5" w:rsidRDefault="00416FE5" w:rsidP="005D50A9">
      <w:pPr>
        <w:pStyle w:val="ListParagraph"/>
        <w:numPr>
          <w:ilvl w:val="0"/>
          <w:numId w:val="39"/>
        </w:numPr>
        <w:rPr>
          <w:rFonts w:cstheme="minorHAnsi"/>
        </w:rPr>
      </w:pPr>
      <w:r w:rsidRPr="00416FE5">
        <w:rPr>
          <w:rFonts w:cstheme="minorHAnsi"/>
        </w:rPr>
        <w:t>Arbeitnehmer nach Vollendung des 65. Lebensjahres</w:t>
      </w:r>
    </w:p>
    <w:p w14:paraId="0DA55462" w14:textId="08D4F438" w:rsidR="00D64AA1" w:rsidRPr="00D1593D" w:rsidRDefault="00D64AA1" w:rsidP="00D64AA1">
      <w:pPr>
        <w:spacing w:after="0"/>
        <w:rPr>
          <w:rFonts w:cstheme="minorHAnsi"/>
        </w:rPr>
      </w:pPr>
      <w:r w:rsidRPr="00D1593D">
        <w:rPr>
          <w:rFonts w:cstheme="minorHAnsi"/>
        </w:rPr>
        <w:t>--</w:t>
      </w:r>
    </w:p>
    <w:p w14:paraId="1AA2E14F" w14:textId="444391F7" w:rsidR="00D64AA1" w:rsidRDefault="00575104" w:rsidP="00D64AA1">
      <w:pPr>
        <w:spacing w:after="0"/>
        <w:jc w:val="both"/>
        <w:rPr>
          <w:rFonts w:cstheme="minorHAnsi"/>
        </w:rPr>
      </w:pPr>
      <w:r>
        <w:rPr>
          <w:rFonts w:cstheme="minorHAnsi"/>
        </w:rPr>
        <w:t>Titel: Klausur Modul III_Z_02_2026</w:t>
      </w:r>
      <w:r w:rsidR="005746C1">
        <w:rPr>
          <w:rFonts w:cstheme="minorHAnsi"/>
        </w:rPr>
        <w:t xml:space="preserve"> </w:t>
      </w:r>
    </w:p>
    <w:p w14:paraId="2CB61554" w14:textId="77777777" w:rsidR="00416FE5" w:rsidRDefault="00416FE5" w:rsidP="00D64AA1">
      <w:pPr>
        <w:spacing w:after="0"/>
      </w:pPr>
    </w:p>
    <w:p w14:paraId="076B3F62" w14:textId="591F9C25" w:rsidR="00D64AA1" w:rsidRPr="00D1593D" w:rsidRDefault="00D64AA1" w:rsidP="00D64AA1">
      <w:pPr>
        <w:spacing w:after="0"/>
        <w:rPr>
          <w:rFonts w:cstheme="minorHAnsi"/>
        </w:rPr>
      </w:pPr>
      <w:r w:rsidRPr="00D1593D">
        <w:rPr>
          <w:rFonts w:cstheme="minorHAnsi"/>
        </w:rPr>
        <w:t>--</w:t>
      </w:r>
    </w:p>
    <w:p w14:paraId="77675C86" w14:textId="3292698A" w:rsidR="00416FE5" w:rsidRPr="00416FE5" w:rsidRDefault="00431F3A" w:rsidP="00416FE5">
      <w:pPr>
        <w:spacing w:after="0"/>
        <w:rPr>
          <w:rFonts w:cstheme="minorHAnsi"/>
        </w:rPr>
      </w:pPr>
      <w:r>
        <w:rPr>
          <w:rFonts w:cstheme="minorHAnsi"/>
        </w:rPr>
        <w:t xml:space="preserve">38. </w:t>
      </w:r>
      <w:r w:rsidR="00416FE5" w:rsidRPr="00416FE5">
        <w:rPr>
          <w:rFonts w:cstheme="minorHAnsi"/>
        </w:rPr>
        <w:t>Welche Maßnahmen tragen zur Verhinderung von Nadelstichverletzungen bei</w:t>
      </w:r>
      <w:r w:rsidR="00416FE5">
        <w:rPr>
          <w:rFonts w:cstheme="minorHAnsi"/>
        </w:rPr>
        <w:t>?</w:t>
      </w:r>
    </w:p>
    <w:p w14:paraId="535567B5" w14:textId="5DE05742" w:rsidR="00416FE5" w:rsidRPr="00416FE5" w:rsidRDefault="00416FE5" w:rsidP="00416FE5">
      <w:pPr>
        <w:spacing w:after="0"/>
        <w:rPr>
          <w:rFonts w:cstheme="minorHAnsi"/>
          <w:lang w:val="en-GB"/>
        </w:rPr>
      </w:pPr>
      <w:proofErr w:type="spellStart"/>
      <w:proofErr w:type="gramStart"/>
      <w:r>
        <w:rPr>
          <w:rFonts w:cstheme="minorHAnsi"/>
          <w:lang w:val="en-GB"/>
        </w:rPr>
        <w:t>Modus</w:t>
      </w:r>
      <w:r w:rsidRPr="00416FE5">
        <w:rPr>
          <w:rFonts w:cstheme="minorHAnsi"/>
          <w:lang w:val="en-GB"/>
        </w:rPr>
        <w:t>:PickS</w:t>
      </w:r>
      <w:proofErr w:type="spellEnd"/>
      <w:proofErr w:type="gramEnd"/>
    </w:p>
    <w:p w14:paraId="0E785B4E" w14:textId="77777777" w:rsidR="00416FE5" w:rsidRPr="00416FE5" w:rsidRDefault="00416FE5" w:rsidP="00416FE5">
      <w:pPr>
        <w:spacing w:after="0"/>
        <w:rPr>
          <w:rFonts w:cstheme="minorHAnsi"/>
          <w:lang w:val="en-GB"/>
        </w:rPr>
      </w:pPr>
    </w:p>
    <w:p w14:paraId="3A537CED" w14:textId="37BF1CBC" w:rsidR="00416FE5" w:rsidRPr="00416FE5" w:rsidRDefault="00416FE5" w:rsidP="005D50A9">
      <w:pPr>
        <w:pStyle w:val="ListParagraph"/>
        <w:numPr>
          <w:ilvl w:val="0"/>
          <w:numId w:val="40"/>
        </w:numPr>
        <w:rPr>
          <w:rFonts w:cstheme="minorHAnsi"/>
          <w:b/>
          <w:bCs/>
        </w:rPr>
      </w:pPr>
      <w:r w:rsidRPr="00416FE5">
        <w:rPr>
          <w:rFonts w:cstheme="minorHAnsi"/>
          <w:b/>
          <w:bCs/>
        </w:rPr>
        <w:t>Vermeidung von „</w:t>
      </w:r>
      <w:proofErr w:type="spellStart"/>
      <w:r w:rsidRPr="00416FE5">
        <w:rPr>
          <w:rFonts w:cstheme="minorHAnsi"/>
          <w:b/>
          <w:bCs/>
        </w:rPr>
        <w:t>Recapping</w:t>
      </w:r>
      <w:proofErr w:type="spellEnd"/>
      <w:r w:rsidRPr="00416FE5">
        <w:rPr>
          <w:rFonts w:cstheme="minorHAnsi"/>
          <w:b/>
          <w:bCs/>
        </w:rPr>
        <w:t>“.</w:t>
      </w:r>
    </w:p>
    <w:p w14:paraId="2FEC75C7" w14:textId="1881868D" w:rsidR="00416FE5" w:rsidRPr="00416FE5" w:rsidRDefault="00416FE5" w:rsidP="005D50A9">
      <w:pPr>
        <w:pStyle w:val="ListParagraph"/>
        <w:numPr>
          <w:ilvl w:val="0"/>
          <w:numId w:val="40"/>
        </w:numPr>
        <w:rPr>
          <w:rFonts w:cstheme="minorHAnsi"/>
        </w:rPr>
      </w:pPr>
      <w:r w:rsidRPr="00416FE5">
        <w:rPr>
          <w:rFonts w:cstheme="minorHAnsi"/>
        </w:rPr>
        <w:t>Ausreichende Kompression der Einstichstelle nach der Blutentnahme.</w:t>
      </w:r>
    </w:p>
    <w:p w14:paraId="1D6F196E" w14:textId="19D980FE" w:rsidR="00416FE5" w:rsidRPr="00416FE5" w:rsidRDefault="00416FE5" w:rsidP="005D50A9">
      <w:pPr>
        <w:pStyle w:val="ListParagraph"/>
        <w:numPr>
          <w:ilvl w:val="0"/>
          <w:numId w:val="40"/>
        </w:numPr>
        <w:rPr>
          <w:rFonts w:cstheme="minorHAnsi"/>
          <w:b/>
          <w:bCs/>
        </w:rPr>
      </w:pPr>
      <w:r w:rsidRPr="00416FE5">
        <w:rPr>
          <w:rFonts w:cstheme="minorHAnsi"/>
          <w:b/>
          <w:bCs/>
        </w:rPr>
        <w:t>Verwendung von gesicherten Stichkanülen.</w:t>
      </w:r>
    </w:p>
    <w:p w14:paraId="4A2F4509" w14:textId="190E1C95" w:rsidR="00416FE5" w:rsidRPr="00416FE5" w:rsidRDefault="00416FE5" w:rsidP="005D50A9">
      <w:pPr>
        <w:pStyle w:val="ListParagraph"/>
        <w:numPr>
          <w:ilvl w:val="0"/>
          <w:numId w:val="40"/>
        </w:numPr>
        <w:rPr>
          <w:rFonts w:cstheme="minorHAnsi"/>
        </w:rPr>
      </w:pPr>
      <w:r w:rsidRPr="00416FE5">
        <w:rPr>
          <w:rFonts w:cstheme="minorHAnsi"/>
        </w:rPr>
        <w:t>Desinfizieren der Haut der Patienten vor der Blutentnahme.</w:t>
      </w:r>
    </w:p>
    <w:p w14:paraId="12784D54" w14:textId="14DBFAF9" w:rsidR="00416FE5" w:rsidRPr="00416FE5" w:rsidRDefault="00416FE5" w:rsidP="005D50A9">
      <w:pPr>
        <w:pStyle w:val="ListParagraph"/>
        <w:numPr>
          <w:ilvl w:val="0"/>
          <w:numId w:val="40"/>
        </w:numPr>
        <w:rPr>
          <w:rFonts w:cstheme="minorHAnsi"/>
        </w:rPr>
      </w:pPr>
      <w:r w:rsidRPr="00416FE5">
        <w:rPr>
          <w:rFonts w:cstheme="minorHAnsi"/>
        </w:rPr>
        <w:t>Einreiben der eigenen Hände mit Hautschutzcreme.</w:t>
      </w:r>
    </w:p>
    <w:p w14:paraId="6B1C9C80" w14:textId="5B56E160" w:rsidR="00416FE5" w:rsidRPr="00416FE5" w:rsidRDefault="00416FE5" w:rsidP="005D50A9">
      <w:pPr>
        <w:pStyle w:val="ListParagraph"/>
        <w:numPr>
          <w:ilvl w:val="0"/>
          <w:numId w:val="40"/>
        </w:numPr>
        <w:rPr>
          <w:rFonts w:cstheme="minorHAnsi"/>
          <w:b/>
          <w:bCs/>
        </w:rPr>
      </w:pPr>
      <w:r w:rsidRPr="00416FE5">
        <w:rPr>
          <w:rFonts w:cstheme="minorHAnsi"/>
          <w:b/>
          <w:bCs/>
        </w:rPr>
        <w:t>Entsorgung gebrauchter Nadeln in den Spitzabwurfcontainern.</w:t>
      </w:r>
    </w:p>
    <w:p w14:paraId="426BB35F" w14:textId="605D01D8" w:rsidR="00B240F9" w:rsidRPr="00D1593D" w:rsidRDefault="00B240F9" w:rsidP="00D1593D">
      <w:pPr>
        <w:spacing w:after="0"/>
        <w:rPr>
          <w:rFonts w:cstheme="minorHAnsi"/>
        </w:rPr>
      </w:pPr>
      <w:r w:rsidRPr="00D1593D">
        <w:rPr>
          <w:rFonts w:cstheme="minorHAnsi"/>
        </w:rPr>
        <w:t>--</w:t>
      </w:r>
    </w:p>
    <w:p w14:paraId="0A78FAB1" w14:textId="67B18567" w:rsidR="00C84C03" w:rsidRPr="00D1593D" w:rsidRDefault="00575104" w:rsidP="00D252F4">
      <w:pPr>
        <w:spacing w:after="0"/>
        <w:jc w:val="both"/>
        <w:rPr>
          <w:rFonts w:cstheme="minorHAnsi"/>
        </w:rPr>
      </w:pPr>
      <w:r>
        <w:rPr>
          <w:rFonts w:cstheme="minorHAnsi"/>
        </w:rPr>
        <w:lastRenderedPageBreak/>
        <w:t>Titel: Klausur Modul III_Z_02_2026</w:t>
      </w:r>
      <w:r w:rsidR="005746C1">
        <w:rPr>
          <w:rFonts w:cstheme="minorHAnsi"/>
        </w:rPr>
        <w:t xml:space="preserve"> </w:t>
      </w:r>
    </w:p>
    <w:p w14:paraId="5986F6D9" w14:textId="77777777" w:rsidR="00C84C03" w:rsidRPr="00D1593D" w:rsidRDefault="00C84C03" w:rsidP="00D1593D">
      <w:pPr>
        <w:spacing w:after="0"/>
        <w:rPr>
          <w:rFonts w:cstheme="minorHAnsi"/>
        </w:rPr>
      </w:pPr>
      <w:r w:rsidRPr="00D1593D">
        <w:rPr>
          <w:rFonts w:cstheme="minorHAnsi"/>
        </w:rPr>
        <w:t>--</w:t>
      </w:r>
    </w:p>
    <w:p w14:paraId="1D28BE03" w14:textId="1A7735F4" w:rsidR="00416FE5" w:rsidRDefault="00431F3A" w:rsidP="00416FE5">
      <w:pPr>
        <w:spacing w:after="0"/>
        <w:rPr>
          <w:rFonts w:cstheme="minorHAnsi"/>
        </w:rPr>
      </w:pPr>
      <w:r>
        <w:rPr>
          <w:rFonts w:cstheme="minorHAnsi"/>
        </w:rPr>
        <w:t>39.</w:t>
      </w:r>
      <w:r w:rsidR="00416FE5" w:rsidRPr="00416FE5">
        <w:rPr>
          <w:rFonts w:cstheme="minorHAnsi"/>
        </w:rPr>
        <w:t xml:space="preserve"> Welche Wirkung hat TTX?</w:t>
      </w:r>
    </w:p>
    <w:p w14:paraId="240CCB3B" w14:textId="3EC12E8B" w:rsidR="00416FE5" w:rsidRDefault="00416FE5" w:rsidP="00416FE5">
      <w:pPr>
        <w:spacing w:after="0"/>
        <w:rPr>
          <w:rFonts w:cstheme="minorHAnsi"/>
        </w:rPr>
      </w:pPr>
      <w:proofErr w:type="spellStart"/>
      <w:proofErr w:type="gramStart"/>
      <w:r>
        <w:rPr>
          <w:rFonts w:cstheme="minorHAnsi"/>
        </w:rPr>
        <w:t>Modus:TypA</w:t>
      </w:r>
      <w:proofErr w:type="spellEnd"/>
      <w:proofErr w:type="gramEnd"/>
    </w:p>
    <w:p w14:paraId="2AB940D7" w14:textId="77777777" w:rsidR="00416FE5" w:rsidRPr="00416FE5" w:rsidRDefault="00416FE5" w:rsidP="00416FE5">
      <w:pPr>
        <w:spacing w:after="0"/>
        <w:rPr>
          <w:rFonts w:cstheme="minorHAnsi"/>
        </w:rPr>
      </w:pPr>
    </w:p>
    <w:p w14:paraId="3F0E4238" w14:textId="4582E28B" w:rsidR="00416FE5" w:rsidRPr="00416FE5" w:rsidRDefault="00416FE5" w:rsidP="005D50A9">
      <w:pPr>
        <w:pStyle w:val="ListParagraph"/>
        <w:numPr>
          <w:ilvl w:val="0"/>
          <w:numId w:val="41"/>
        </w:numPr>
        <w:rPr>
          <w:rFonts w:cstheme="minorHAnsi"/>
        </w:rPr>
      </w:pPr>
      <w:r w:rsidRPr="00416FE5">
        <w:rPr>
          <w:rFonts w:cstheme="minorHAnsi"/>
        </w:rPr>
        <w:t>Blockiert spannungsgesteuerte K+ Kanäle.</w:t>
      </w:r>
    </w:p>
    <w:p w14:paraId="210F42FA" w14:textId="7E438053" w:rsidR="00416FE5" w:rsidRPr="00416FE5" w:rsidRDefault="00416FE5" w:rsidP="005D50A9">
      <w:pPr>
        <w:pStyle w:val="ListParagraph"/>
        <w:numPr>
          <w:ilvl w:val="0"/>
          <w:numId w:val="41"/>
        </w:numPr>
        <w:rPr>
          <w:rFonts w:cstheme="minorHAnsi"/>
          <w:b/>
          <w:bCs/>
        </w:rPr>
      </w:pPr>
      <w:r w:rsidRPr="00416FE5">
        <w:rPr>
          <w:rFonts w:cstheme="minorHAnsi"/>
          <w:b/>
          <w:bCs/>
        </w:rPr>
        <w:t>Blockiert spannungsgesteuerte Na+ Kanäle.</w:t>
      </w:r>
    </w:p>
    <w:p w14:paraId="6189221F" w14:textId="2347551D" w:rsidR="00416FE5" w:rsidRPr="00416FE5" w:rsidRDefault="00416FE5" w:rsidP="005D50A9">
      <w:pPr>
        <w:pStyle w:val="ListParagraph"/>
        <w:numPr>
          <w:ilvl w:val="0"/>
          <w:numId w:val="41"/>
        </w:numPr>
        <w:rPr>
          <w:rFonts w:cstheme="minorHAnsi"/>
        </w:rPr>
      </w:pPr>
      <w:r w:rsidRPr="00416FE5">
        <w:rPr>
          <w:rFonts w:cstheme="minorHAnsi"/>
        </w:rPr>
        <w:t>Öffnet spannungsgesteuerte Na+ Kanäle.</w:t>
      </w:r>
    </w:p>
    <w:p w14:paraId="64EEED08" w14:textId="55DE9671" w:rsidR="00416FE5" w:rsidRPr="00416FE5" w:rsidRDefault="00416FE5" w:rsidP="005D50A9">
      <w:pPr>
        <w:pStyle w:val="ListParagraph"/>
        <w:numPr>
          <w:ilvl w:val="0"/>
          <w:numId w:val="41"/>
        </w:numPr>
        <w:rPr>
          <w:rFonts w:cstheme="minorHAnsi"/>
        </w:rPr>
      </w:pPr>
      <w:r w:rsidRPr="00416FE5">
        <w:rPr>
          <w:rFonts w:cstheme="minorHAnsi"/>
        </w:rPr>
        <w:t>Öffnet spannungsgesteuerte K+ Kanäle.</w:t>
      </w:r>
    </w:p>
    <w:p w14:paraId="24E7BF3A" w14:textId="2D589F6D" w:rsidR="00C84C03" w:rsidRPr="00416FE5" w:rsidRDefault="00416FE5" w:rsidP="005D50A9">
      <w:pPr>
        <w:pStyle w:val="ListParagraph"/>
        <w:numPr>
          <w:ilvl w:val="0"/>
          <w:numId w:val="41"/>
        </w:numPr>
        <w:rPr>
          <w:rFonts w:cstheme="minorHAnsi"/>
        </w:rPr>
      </w:pPr>
      <w:r w:rsidRPr="00416FE5">
        <w:rPr>
          <w:rFonts w:cstheme="minorHAnsi"/>
        </w:rPr>
        <w:t>Öffnet spannungsgesteuerte Cl- Kanäle.</w:t>
      </w:r>
    </w:p>
    <w:p w14:paraId="4F370F37" w14:textId="77777777" w:rsidR="00416FE5" w:rsidRDefault="00416FE5" w:rsidP="00D64AA1">
      <w:pPr>
        <w:spacing w:after="0"/>
        <w:rPr>
          <w:rFonts w:cstheme="minorHAnsi"/>
        </w:rPr>
      </w:pPr>
    </w:p>
    <w:p w14:paraId="51A0D32E" w14:textId="5A5D7AA6" w:rsidR="00D64AA1" w:rsidRPr="00D1593D" w:rsidRDefault="00D64AA1" w:rsidP="00D64AA1">
      <w:pPr>
        <w:spacing w:after="0"/>
        <w:rPr>
          <w:rFonts w:cstheme="minorHAnsi"/>
        </w:rPr>
      </w:pPr>
      <w:r w:rsidRPr="00D1593D">
        <w:rPr>
          <w:rFonts w:cstheme="minorHAnsi"/>
        </w:rPr>
        <w:t>--</w:t>
      </w:r>
    </w:p>
    <w:p w14:paraId="21D25E5C" w14:textId="5D0F506D" w:rsidR="00D64AA1" w:rsidRPr="00D1593D" w:rsidRDefault="00575104" w:rsidP="00D64AA1">
      <w:pPr>
        <w:spacing w:after="0"/>
        <w:jc w:val="both"/>
        <w:rPr>
          <w:rFonts w:cstheme="minorHAnsi"/>
        </w:rPr>
      </w:pPr>
      <w:r>
        <w:rPr>
          <w:rFonts w:cstheme="minorHAnsi"/>
        </w:rPr>
        <w:t>Titel: Klausur Modul III_Z_02_2026</w:t>
      </w:r>
      <w:r w:rsidR="005746C1">
        <w:rPr>
          <w:rFonts w:cstheme="minorHAnsi"/>
        </w:rPr>
        <w:t xml:space="preserve"> </w:t>
      </w:r>
    </w:p>
    <w:p w14:paraId="41273565" w14:textId="674BC332" w:rsidR="00DC4540" w:rsidRPr="00D1593D" w:rsidRDefault="00DC4540" w:rsidP="00D1593D">
      <w:pPr>
        <w:spacing w:after="0"/>
        <w:rPr>
          <w:rFonts w:cstheme="minorHAnsi"/>
        </w:rPr>
      </w:pPr>
      <w:r w:rsidRPr="00D1593D">
        <w:rPr>
          <w:rFonts w:cstheme="minorHAnsi"/>
        </w:rPr>
        <w:t>--</w:t>
      </w:r>
    </w:p>
    <w:p w14:paraId="031BF5C7" w14:textId="74D29B0B" w:rsidR="00416FE5" w:rsidRDefault="00431F3A" w:rsidP="00416FE5">
      <w:pPr>
        <w:spacing w:after="0"/>
        <w:rPr>
          <w:rFonts w:cstheme="minorHAnsi"/>
        </w:rPr>
      </w:pPr>
      <w:r>
        <w:rPr>
          <w:rFonts w:cstheme="minorHAnsi"/>
        </w:rPr>
        <w:t xml:space="preserve">40. </w:t>
      </w:r>
      <w:r w:rsidR="00416FE5" w:rsidRPr="00416FE5">
        <w:rPr>
          <w:rFonts w:cstheme="minorHAnsi"/>
        </w:rPr>
        <w:t>Welche Aussagen sind falsch?</w:t>
      </w:r>
    </w:p>
    <w:p w14:paraId="1D553D04" w14:textId="0920D428" w:rsidR="00416FE5" w:rsidRDefault="00416FE5" w:rsidP="00416FE5">
      <w:pPr>
        <w:spacing w:after="0"/>
        <w:rPr>
          <w:rFonts w:cstheme="minorHAnsi"/>
        </w:rPr>
      </w:pPr>
      <w:proofErr w:type="spellStart"/>
      <w:proofErr w:type="gramStart"/>
      <w:r>
        <w:rPr>
          <w:rFonts w:cstheme="minorHAnsi"/>
        </w:rPr>
        <w:t>Modus:KPrim</w:t>
      </w:r>
      <w:proofErr w:type="spellEnd"/>
      <w:proofErr w:type="gramEnd"/>
    </w:p>
    <w:p w14:paraId="48BC9159" w14:textId="77777777" w:rsidR="00416FE5" w:rsidRPr="00416FE5" w:rsidRDefault="00416FE5" w:rsidP="00416FE5">
      <w:pPr>
        <w:spacing w:after="0"/>
        <w:rPr>
          <w:rFonts w:cstheme="minorHAnsi"/>
        </w:rPr>
      </w:pPr>
    </w:p>
    <w:p w14:paraId="62B08C76" w14:textId="68FD97F6" w:rsidR="00416FE5" w:rsidRPr="00416FE5" w:rsidRDefault="00416FE5" w:rsidP="005D50A9">
      <w:pPr>
        <w:pStyle w:val="ListParagraph"/>
        <w:numPr>
          <w:ilvl w:val="0"/>
          <w:numId w:val="42"/>
        </w:numPr>
        <w:rPr>
          <w:rFonts w:cstheme="minorHAnsi"/>
        </w:rPr>
      </w:pPr>
      <w:r w:rsidRPr="00416FE5">
        <w:rPr>
          <w:rFonts w:cstheme="minorHAnsi"/>
        </w:rPr>
        <w:t xml:space="preserve">Je geringer der </w:t>
      </w:r>
      <w:proofErr w:type="spellStart"/>
      <w:r w:rsidRPr="00416FE5">
        <w:rPr>
          <w:rFonts w:cstheme="minorHAnsi"/>
        </w:rPr>
        <w:t>Axondurchmesser</w:t>
      </w:r>
      <w:proofErr w:type="spellEnd"/>
      <w:r w:rsidRPr="00416FE5">
        <w:rPr>
          <w:rFonts w:cstheme="minorHAnsi"/>
        </w:rPr>
        <w:t>, desto geringer die Leitungsgeschwindigkeit.</w:t>
      </w:r>
    </w:p>
    <w:p w14:paraId="2A097B6A" w14:textId="193B0C85" w:rsidR="00416FE5" w:rsidRPr="00416FE5" w:rsidRDefault="00416FE5" w:rsidP="005D50A9">
      <w:pPr>
        <w:pStyle w:val="ListParagraph"/>
        <w:numPr>
          <w:ilvl w:val="0"/>
          <w:numId w:val="42"/>
        </w:numPr>
        <w:rPr>
          <w:rFonts w:cstheme="minorHAnsi"/>
          <w:b/>
          <w:bCs/>
        </w:rPr>
      </w:pPr>
      <w:r w:rsidRPr="00416FE5">
        <w:rPr>
          <w:rFonts w:cstheme="minorHAnsi"/>
          <w:b/>
          <w:bCs/>
        </w:rPr>
        <w:t xml:space="preserve">Je größer der </w:t>
      </w:r>
      <w:proofErr w:type="spellStart"/>
      <w:r w:rsidRPr="00416FE5">
        <w:rPr>
          <w:rFonts w:cstheme="minorHAnsi"/>
          <w:b/>
          <w:bCs/>
        </w:rPr>
        <w:t>Axondurchmesser</w:t>
      </w:r>
      <w:proofErr w:type="spellEnd"/>
      <w:r w:rsidRPr="00416FE5">
        <w:rPr>
          <w:rFonts w:cstheme="minorHAnsi"/>
          <w:b/>
          <w:bCs/>
        </w:rPr>
        <w:t>, desto größer die Membranwiederstand.</w:t>
      </w:r>
    </w:p>
    <w:p w14:paraId="48D0553E" w14:textId="5BA1C2F4" w:rsidR="00416FE5" w:rsidRPr="00416FE5" w:rsidRDefault="00416FE5" w:rsidP="005D50A9">
      <w:pPr>
        <w:pStyle w:val="ListParagraph"/>
        <w:numPr>
          <w:ilvl w:val="0"/>
          <w:numId w:val="42"/>
        </w:numPr>
        <w:rPr>
          <w:rFonts w:cstheme="minorHAnsi"/>
          <w:b/>
          <w:bCs/>
        </w:rPr>
      </w:pPr>
      <w:r w:rsidRPr="00416FE5">
        <w:rPr>
          <w:rFonts w:cstheme="minorHAnsi"/>
          <w:b/>
          <w:bCs/>
        </w:rPr>
        <w:t xml:space="preserve">Die Zeitkonstante wird durch folgende Gleichung beschrieben: τ = Ri * </w:t>
      </w:r>
      <w:proofErr w:type="spellStart"/>
      <w:r w:rsidRPr="00416FE5">
        <w:rPr>
          <w:rFonts w:cstheme="minorHAnsi"/>
          <w:b/>
          <w:bCs/>
        </w:rPr>
        <w:t>Rm</w:t>
      </w:r>
      <w:proofErr w:type="spellEnd"/>
    </w:p>
    <w:p w14:paraId="2D873998" w14:textId="7FE90FF0" w:rsidR="00C730EC" w:rsidRPr="00416FE5" w:rsidRDefault="00416FE5" w:rsidP="005D50A9">
      <w:pPr>
        <w:pStyle w:val="ListParagraph"/>
        <w:numPr>
          <w:ilvl w:val="0"/>
          <w:numId w:val="42"/>
        </w:numPr>
        <w:rPr>
          <w:rFonts w:cstheme="minorHAnsi"/>
        </w:rPr>
      </w:pPr>
      <w:r w:rsidRPr="00416FE5">
        <w:rPr>
          <w:rFonts w:cstheme="minorHAnsi"/>
        </w:rPr>
        <w:t>Bei steigender extrazellulärer K+ Konzentration wird das Nernst Potential positiver.</w:t>
      </w:r>
    </w:p>
    <w:p w14:paraId="5DB255DA" w14:textId="0DBBFAF6" w:rsidR="00C730EC" w:rsidRPr="00C730EC" w:rsidRDefault="00DC4540" w:rsidP="00C730EC">
      <w:pPr>
        <w:spacing w:after="0"/>
        <w:rPr>
          <w:rFonts w:cstheme="minorHAnsi"/>
        </w:rPr>
      </w:pPr>
      <w:r w:rsidRPr="00C730EC">
        <w:rPr>
          <w:rFonts w:cstheme="minorHAnsi"/>
        </w:rPr>
        <w:t>--</w:t>
      </w:r>
    </w:p>
    <w:p w14:paraId="7142230D" w14:textId="282634C7" w:rsidR="00C730EC" w:rsidRDefault="00575104" w:rsidP="00C730EC">
      <w:pPr>
        <w:spacing w:after="0"/>
        <w:rPr>
          <w:rFonts w:cstheme="minorHAnsi"/>
        </w:rPr>
      </w:pPr>
      <w:r>
        <w:rPr>
          <w:rFonts w:cstheme="minorHAnsi"/>
        </w:rPr>
        <w:t>Titel: Klausur Modul III_Z_02_2026</w:t>
      </w:r>
      <w:r w:rsidR="005746C1">
        <w:rPr>
          <w:rFonts w:cstheme="minorHAnsi"/>
        </w:rPr>
        <w:t xml:space="preserve"> </w:t>
      </w:r>
      <w:r w:rsidR="0048285F">
        <w:rPr>
          <w:rFonts w:cstheme="minorHAnsi"/>
        </w:rPr>
        <w:t>Vera Blaschke</w:t>
      </w:r>
    </w:p>
    <w:p w14:paraId="5570BE04" w14:textId="77777777" w:rsidR="00416FE5" w:rsidRPr="00416FE5" w:rsidRDefault="00416FE5" w:rsidP="00416FE5">
      <w:pPr>
        <w:spacing w:after="0"/>
        <w:rPr>
          <w:rFonts w:cstheme="minorHAnsi"/>
        </w:rPr>
      </w:pPr>
      <w:r w:rsidRPr="00416FE5">
        <w:rPr>
          <w:rFonts w:cstheme="minorHAnsi"/>
        </w:rPr>
        <w:t>Nosokomiale Infektionen</w:t>
      </w:r>
    </w:p>
    <w:p w14:paraId="34B31143" w14:textId="0416EA0F" w:rsidR="00416FE5" w:rsidRDefault="00416FE5" w:rsidP="00416FE5">
      <w:pPr>
        <w:spacing w:after="0"/>
        <w:rPr>
          <w:rFonts w:cstheme="minorHAnsi"/>
        </w:rPr>
      </w:pPr>
      <w:r w:rsidRPr="00416FE5">
        <w:rPr>
          <w:rFonts w:cstheme="minorHAnsi"/>
        </w:rPr>
        <w:t>Bei einer 89-jährigen Pflegeheimbewohnerin wird im Rahmen eines Aufnahmescreenings vor stationärer Krankenhausaufnahme ein Nasenabstrich entnommen, in dem MRSA nachgewiesen wird.</w:t>
      </w:r>
    </w:p>
    <w:p w14:paraId="5B6FDA9E" w14:textId="77777777" w:rsidR="00416FE5" w:rsidRPr="00C730EC" w:rsidRDefault="00416FE5" w:rsidP="00416FE5">
      <w:pPr>
        <w:spacing w:after="0"/>
        <w:rPr>
          <w:rFonts w:cstheme="minorHAnsi"/>
        </w:rPr>
      </w:pPr>
    </w:p>
    <w:p w14:paraId="2171F42A" w14:textId="77777777" w:rsidR="00C730EC" w:rsidRPr="00C730EC" w:rsidRDefault="00C730EC" w:rsidP="00C730EC">
      <w:pPr>
        <w:spacing w:after="0" w:line="240" w:lineRule="auto"/>
        <w:rPr>
          <w:rFonts w:cstheme="minorHAnsi"/>
        </w:rPr>
      </w:pPr>
      <w:r w:rsidRPr="00C730EC">
        <w:rPr>
          <w:rFonts w:cstheme="minorHAnsi"/>
        </w:rPr>
        <w:t>--</w:t>
      </w:r>
    </w:p>
    <w:p w14:paraId="0DFD90E0" w14:textId="11E6FE9B" w:rsidR="00416FE5" w:rsidRDefault="00431F3A" w:rsidP="00416FE5">
      <w:pPr>
        <w:spacing w:after="0" w:line="240" w:lineRule="auto"/>
        <w:rPr>
          <w:rFonts w:cstheme="minorHAnsi"/>
        </w:rPr>
      </w:pPr>
      <w:r>
        <w:rPr>
          <w:rFonts w:cstheme="minorHAnsi"/>
        </w:rPr>
        <w:t xml:space="preserve">41. </w:t>
      </w:r>
      <w:r w:rsidR="00416FE5" w:rsidRPr="00416FE5">
        <w:rPr>
          <w:rFonts w:cstheme="minorHAnsi"/>
        </w:rPr>
        <w:t>Welche der folgenden Aussagen zu MRSA trifft zu?</w:t>
      </w:r>
    </w:p>
    <w:p w14:paraId="32E9372A" w14:textId="1FBC2841" w:rsidR="00416FE5" w:rsidRDefault="00416FE5" w:rsidP="00416FE5">
      <w:pPr>
        <w:spacing w:after="0" w:line="240" w:lineRule="auto"/>
        <w:rPr>
          <w:rFonts w:cstheme="minorHAnsi"/>
        </w:rPr>
      </w:pPr>
      <w:proofErr w:type="spellStart"/>
      <w:proofErr w:type="gramStart"/>
      <w:r>
        <w:rPr>
          <w:rFonts w:cstheme="minorHAnsi"/>
        </w:rPr>
        <w:t>Modus:TypA</w:t>
      </w:r>
      <w:proofErr w:type="spellEnd"/>
      <w:proofErr w:type="gramEnd"/>
    </w:p>
    <w:p w14:paraId="73DED1E9" w14:textId="77777777" w:rsidR="00416FE5" w:rsidRPr="00416FE5" w:rsidRDefault="00416FE5" w:rsidP="00416FE5">
      <w:pPr>
        <w:spacing w:after="0" w:line="240" w:lineRule="auto"/>
        <w:rPr>
          <w:rFonts w:cstheme="minorHAnsi"/>
        </w:rPr>
      </w:pPr>
    </w:p>
    <w:p w14:paraId="53ABA6E8" w14:textId="79D90D69" w:rsidR="00416FE5" w:rsidRPr="00416FE5" w:rsidRDefault="00416FE5" w:rsidP="005D50A9">
      <w:pPr>
        <w:pStyle w:val="ListParagraph"/>
        <w:numPr>
          <w:ilvl w:val="0"/>
          <w:numId w:val="43"/>
        </w:numPr>
        <w:spacing w:line="240" w:lineRule="auto"/>
        <w:rPr>
          <w:rFonts w:cstheme="minorHAnsi"/>
        </w:rPr>
      </w:pPr>
      <w:r w:rsidRPr="00416FE5">
        <w:rPr>
          <w:rFonts w:cstheme="minorHAnsi"/>
        </w:rPr>
        <w:t>Rauchen gehört zu den wichtigsten Risikofaktoren für eine Kolonisation mit MRSA.</w:t>
      </w:r>
    </w:p>
    <w:p w14:paraId="7B2F01B2" w14:textId="1E8012DB" w:rsidR="00416FE5" w:rsidRPr="00416FE5" w:rsidRDefault="00416FE5" w:rsidP="005D50A9">
      <w:pPr>
        <w:pStyle w:val="ListParagraph"/>
        <w:numPr>
          <w:ilvl w:val="0"/>
          <w:numId w:val="43"/>
        </w:numPr>
        <w:spacing w:line="240" w:lineRule="auto"/>
        <w:rPr>
          <w:rFonts w:cstheme="minorHAnsi"/>
        </w:rPr>
      </w:pPr>
      <w:r w:rsidRPr="00416FE5">
        <w:rPr>
          <w:rFonts w:cstheme="minorHAnsi"/>
        </w:rPr>
        <w:t>Gentamicin ist das Mittel der ersten Wahl zur Behandlung von MRSA-Infektionen.</w:t>
      </w:r>
    </w:p>
    <w:p w14:paraId="55610DB0" w14:textId="0FDC375F" w:rsidR="00416FE5" w:rsidRPr="00416FE5" w:rsidRDefault="00416FE5" w:rsidP="005D50A9">
      <w:pPr>
        <w:pStyle w:val="ListParagraph"/>
        <w:numPr>
          <w:ilvl w:val="0"/>
          <w:numId w:val="43"/>
        </w:numPr>
        <w:spacing w:line="240" w:lineRule="auto"/>
        <w:rPr>
          <w:rFonts w:cstheme="minorHAnsi"/>
          <w:b/>
          <w:bCs/>
        </w:rPr>
      </w:pPr>
      <w:r w:rsidRPr="00416FE5">
        <w:rPr>
          <w:rFonts w:cstheme="minorHAnsi"/>
          <w:b/>
          <w:bCs/>
        </w:rPr>
        <w:t>Die Resistenz von MRSA gegenüber nahezu allen β-Lactam-Antibiotika beruht auf der Bildung eines veränderten Penicillin-Bindeproteins.</w:t>
      </w:r>
    </w:p>
    <w:p w14:paraId="0756F4E1" w14:textId="3439B8B5" w:rsidR="00416FE5" w:rsidRPr="00416FE5" w:rsidRDefault="00416FE5" w:rsidP="005D50A9">
      <w:pPr>
        <w:pStyle w:val="ListParagraph"/>
        <w:numPr>
          <w:ilvl w:val="0"/>
          <w:numId w:val="43"/>
        </w:numPr>
        <w:spacing w:line="240" w:lineRule="auto"/>
        <w:rPr>
          <w:rFonts w:cstheme="minorHAnsi"/>
        </w:rPr>
      </w:pPr>
      <w:r w:rsidRPr="00416FE5">
        <w:rPr>
          <w:rFonts w:cstheme="minorHAnsi"/>
        </w:rPr>
        <w:t>MRSA wird überwiegend durch aerogene Tröpfcheninfektion übertragen.</w:t>
      </w:r>
    </w:p>
    <w:p w14:paraId="03F0D825" w14:textId="21F61070" w:rsidR="00416FE5" w:rsidRPr="00416FE5" w:rsidRDefault="00416FE5" w:rsidP="005D50A9">
      <w:pPr>
        <w:pStyle w:val="ListParagraph"/>
        <w:numPr>
          <w:ilvl w:val="0"/>
          <w:numId w:val="43"/>
        </w:numPr>
        <w:spacing w:line="240" w:lineRule="auto"/>
        <w:rPr>
          <w:rFonts w:cstheme="minorHAnsi"/>
        </w:rPr>
      </w:pPr>
      <w:r w:rsidRPr="00416FE5">
        <w:rPr>
          <w:rFonts w:cstheme="minorHAnsi"/>
        </w:rPr>
        <w:t>Der Nachweis einer MRSA-Kolonisation im Nasenabstrich ist nach dem Infektionsschutzgesetz meldepflichtig.</w:t>
      </w:r>
    </w:p>
    <w:p w14:paraId="47923C8A" w14:textId="77777777" w:rsidR="00416FE5" w:rsidRDefault="00416FE5" w:rsidP="00C730EC">
      <w:pPr>
        <w:spacing w:after="0" w:line="240" w:lineRule="auto"/>
        <w:rPr>
          <w:rFonts w:cstheme="minorHAnsi"/>
        </w:rPr>
      </w:pPr>
    </w:p>
    <w:p w14:paraId="324561E6" w14:textId="723A7472" w:rsidR="00C730EC" w:rsidRPr="00C730EC" w:rsidRDefault="00C730EC" w:rsidP="00C730EC">
      <w:pPr>
        <w:spacing w:after="0" w:line="240" w:lineRule="auto"/>
        <w:rPr>
          <w:rFonts w:cstheme="minorHAnsi"/>
        </w:rPr>
      </w:pPr>
      <w:r w:rsidRPr="00C730EC">
        <w:rPr>
          <w:rFonts w:cstheme="minorHAnsi"/>
        </w:rPr>
        <w:t>--</w:t>
      </w:r>
    </w:p>
    <w:p w14:paraId="70E91FBA" w14:textId="5B58A72A" w:rsidR="00C730EC" w:rsidRPr="00C730EC" w:rsidRDefault="00575104" w:rsidP="00D252F4">
      <w:pPr>
        <w:spacing w:after="0"/>
        <w:jc w:val="both"/>
        <w:rPr>
          <w:rFonts w:cstheme="minorHAnsi"/>
        </w:rPr>
      </w:pPr>
      <w:r>
        <w:rPr>
          <w:rFonts w:cstheme="minorHAnsi"/>
        </w:rPr>
        <w:t>Titel: Klausur Modul III_Z_02_2026</w:t>
      </w:r>
      <w:r w:rsidR="0048285F">
        <w:rPr>
          <w:rFonts w:cstheme="minorHAnsi"/>
        </w:rPr>
        <w:t xml:space="preserve"> </w:t>
      </w:r>
    </w:p>
    <w:p w14:paraId="5BCF5168" w14:textId="1F82D713" w:rsidR="00416FE5" w:rsidRDefault="005D50A9" w:rsidP="00C730EC">
      <w:pPr>
        <w:spacing w:after="0" w:line="240" w:lineRule="auto"/>
        <w:rPr>
          <w:rFonts w:cstheme="minorHAnsi"/>
        </w:rPr>
      </w:pPr>
      <w:r w:rsidRPr="005D50A9">
        <w:rPr>
          <w:rFonts w:cstheme="minorHAnsi"/>
        </w:rPr>
        <w:t>Ein Patient mit akuter Leukämie unter Chemotherapie entwickelt Fieber. Eine abgenommene Blutkultur ist positiv. In der mikroskopischen Untersuchung zeigt sich folgendes Bild</w:t>
      </w:r>
      <w:r>
        <w:rPr>
          <w:rFonts w:cstheme="minorHAnsi"/>
        </w:rPr>
        <w:t>:</w:t>
      </w:r>
    </w:p>
    <w:p w14:paraId="023AB529" w14:textId="77777777" w:rsidR="005D50A9" w:rsidRDefault="005D50A9" w:rsidP="00C730EC">
      <w:pPr>
        <w:spacing w:after="0" w:line="240" w:lineRule="auto"/>
        <w:rPr>
          <w:rFonts w:cstheme="minorHAnsi"/>
        </w:rPr>
      </w:pPr>
    </w:p>
    <w:p w14:paraId="5CD144CF" w14:textId="68DEFBE5" w:rsidR="005D50A9" w:rsidRDefault="005D50A9" w:rsidP="00C730EC">
      <w:pPr>
        <w:spacing w:after="0" w:line="240" w:lineRule="auto"/>
        <w:rPr>
          <w:rFonts w:cstheme="minorHAnsi"/>
        </w:rPr>
      </w:pPr>
      <w:r>
        <w:rPr>
          <w:rFonts w:cstheme="minorHAnsi"/>
          <w:noProof/>
        </w:rPr>
        <w:lastRenderedPageBreak/>
        <w:drawing>
          <wp:inline distT="0" distB="0" distL="0" distR="0" wp14:anchorId="1B947609" wp14:editId="474623FA">
            <wp:extent cx="3017520" cy="2023745"/>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17520" cy="2023745"/>
                    </a:xfrm>
                    <a:prstGeom prst="rect">
                      <a:avLst/>
                    </a:prstGeom>
                    <a:noFill/>
                  </pic:spPr>
                </pic:pic>
              </a:graphicData>
            </a:graphic>
          </wp:inline>
        </w:drawing>
      </w:r>
    </w:p>
    <w:p w14:paraId="388164BB" w14:textId="77777777" w:rsidR="005D50A9" w:rsidRDefault="005D50A9" w:rsidP="00C730EC">
      <w:pPr>
        <w:spacing w:after="0" w:line="240" w:lineRule="auto"/>
        <w:rPr>
          <w:rFonts w:cstheme="minorHAnsi"/>
        </w:rPr>
      </w:pPr>
    </w:p>
    <w:p w14:paraId="52874031" w14:textId="25AA6C4C" w:rsidR="00242B36" w:rsidRDefault="00C730EC" w:rsidP="00C730EC">
      <w:pPr>
        <w:spacing w:after="0" w:line="240" w:lineRule="auto"/>
        <w:rPr>
          <w:rFonts w:cstheme="minorHAnsi"/>
        </w:rPr>
      </w:pPr>
      <w:r w:rsidRPr="00C730EC">
        <w:rPr>
          <w:rFonts w:cstheme="minorHAnsi"/>
        </w:rPr>
        <w:t>--</w:t>
      </w:r>
    </w:p>
    <w:p w14:paraId="085DBEF4" w14:textId="5238C8FA" w:rsidR="005D50A9" w:rsidRPr="005D50A9" w:rsidRDefault="00431F3A" w:rsidP="005D50A9">
      <w:pPr>
        <w:spacing w:after="0" w:line="240" w:lineRule="auto"/>
        <w:rPr>
          <w:rFonts w:cstheme="minorHAnsi"/>
        </w:rPr>
      </w:pPr>
      <w:r>
        <w:rPr>
          <w:rFonts w:cstheme="minorHAnsi"/>
        </w:rPr>
        <w:t xml:space="preserve">42. </w:t>
      </w:r>
      <w:r w:rsidR="005D50A9" w:rsidRPr="005D50A9">
        <w:rPr>
          <w:rFonts w:cstheme="minorHAnsi"/>
        </w:rPr>
        <w:t>Welche der folgenden Aussagen treffen zu?</w:t>
      </w:r>
    </w:p>
    <w:p w14:paraId="0F734E2A" w14:textId="2A909711" w:rsidR="005D50A9" w:rsidRPr="005D50A9" w:rsidRDefault="005D50A9" w:rsidP="005D50A9">
      <w:pPr>
        <w:spacing w:after="0" w:line="240" w:lineRule="auto"/>
        <w:rPr>
          <w:rFonts w:cstheme="minorHAnsi"/>
        </w:rPr>
      </w:pPr>
      <w:proofErr w:type="spellStart"/>
      <w:proofErr w:type="gramStart"/>
      <w:r>
        <w:rPr>
          <w:rFonts w:cstheme="minorHAnsi"/>
        </w:rPr>
        <w:t>Modus</w:t>
      </w:r>
      <w:r w:rsidRPr="005D50A9">
        <w:rPr>
          <w:rFonts w:cstheme="minorHAnsi"/>
        </w:rPr>
        <w:t>:PickS</w:t>
      </w:r>
      <w:proofErr w:type="spellEnd"/>
      <w:proofErr w:type="gramEnd"/>
    </w:p>
    <w:p w14:paraId="558A6B96" w14:textId="77777777" w:rsidR="005D50A9" w:rsidRPr="005D50A9" w:rsidRDefault="005D50A9" w:rsidP="005D50A9">
      <w:pPr>
        <w:spacing w:after="0" w:line="240" w:lineRule="auto"/>
        <w:rPr>
          <w:rFonts w:cstheme="minorHAnsi"/>
        </w:rPr>
      </w:pPr>
    </w:p>
    <w:p w14:paraId="3A4E3A86" w14:textId="6F8E4356" w:rsidR="005D50A9" w:rsidRPr="005D50A9" w:rsidRDefault="005D50A9" w:rsidP="005D50A9">
      <w:pPr>
        <w:pStyle w:val="ListParagraph"/>
        <w:numPr>
          <w:ilvl w:val="0"/>
          <w:numId w:val="44"/>
        </w:numPr>
        <w:spacing w:line="240" w:lineRule="auto"/>
        <w:rPr>
          <w:rFonts w:cstheme="minorHAnsi"/>
          <w:b/>
          <w:bCs/>
        </w:rPr>
      </w:pPr>
      <w:r w:rsidRPr="005D50A9">
        <w:rPr>
          <w:rFonts w:cstheme="minorHAnsi"/>
          <w:b/>
          <w:bCs/>
        </w:rPr>
        <w:t>Der abgebildete Erreger gehört zur physiologischen Flora von Haut und Schleimhäuten.</w:t>
      </w:r>
    </w:p>
    <w:p w14:paraId="66280922" w14:textId="44831AC1" w:rsidR="005D50A9" w:rsidRPr="005D50A9" w:rsidRDefault="005D50A9" w:rsidP="005D50A9">
      <w:pPr>
        <w:pStyle w:val="ListParagraph"/>
        <w:numPr>
          <w:ilvl w:val="0"/>
          <w:numId w:val="44"/>
        </w:numPr>
        <w:spacing w:line="240" w:lineRule="auto"/>
        <w:rPr>
          <w:rFonts w:cstheme="minorHAnsi"/>
          <w:b/>
          <w:bCs/>
        </w:rPr>
      </w:pPr>
      <w:r w:rsidRPr="005D50A9">
        <w:rPr>
          <w:rFonts w:cstheme="minorHAnsi"/>
          <w:b/>
          <w:bCs/>
        </w:rPr>
        <w:t>Blutstrominfektionen mit diesem Erreger treten typischerweise bei immunsupprimierten Patienten auf.</w:t>
      </w:r>
    </w:p>
    <w:p w14:paraId="28F3511E" w14:textId="65A4CC67" w:rsidR="005D50A9" w:rsidRPr="005D50A9" w:rsidRDefault="005D50A9" w:rsidP="005D50A9">
      <w:pPr>
        <w:pStyle w:val="ListParagraph"/>
        <w:numPr>
          <w:ilvl w:val="0"/>
          <w:numId w:val="44"/>
        </w:numPr>
        <w:spacing w:line="240" w:lineRule="auto"/>
        <w:rPr>
          <w:rFonts w:cstheme="minorHAnsi"/>
        </w:rPr>
      </w:pPr>
      <w:r w:rsidRPr="005D50A9">
        <w:rPr>
          <w:rFonts w:cstheme="minorHAnsi"/>
        </w:rPr>
        <w:t>Der Erreger besitzt eine dicke Polysaccharidkapsel, die sich in der Tuschefärbung als Hof darstellen lässt.</w:t>
      </w:r>
    </w:p>
    <w:p w14:paraId="197BB7BB" w14:textId="1E102F93" w:rsidR="005D50A9" w:rsidRPr="005D50A9" w:rsidRDefault="005D50A9" w:rsidP="005D50A9">
      <w:pPr>
        <w:pStyle w:val="ListParagraph"/>
        <w:numPr>
          <w:ilvl w:val="0"/>
          <w:numId w:val="44"/>
        </w:numPr>
        <w:spacing w:line="240" w:lineRule="auto"/>
        <w:rPr>
          <w:rFonts w:cstheme="minorHAnsi"/>
        </w:rPr>
      </w:pPr>
      <w:r w:rsidRPr="005D50A9">
        <w:rPr>
          <w:rFonts w:cstheme="minorHAnsi"/>
        </w:rPr>
        <w:t xml:space="preserve">Das </w:t>
      </w:r>
      <w:proofErr w:type="spellStart"/>
      <w:r w:rsidRPr="005D50A9">
        <w:rPr>
          <w:rFonts w:cstheme="minorHAnsi"/>
        </w:rPr>
        <w:t>Hämolyseverhalten</w:t>
      </w:r>
      <w:proofErr w:type="spellEnd"/>
      <w:r w:rsidRPr="005D50A9">
        <w:rPr>
          <w:rFonts w:cstheme="minorHAnsi"/>
        </w:rPr>
        <w:t xml:space="preserve"> kann zur weiteren Differenzierung des Erregers herangezogen werden.</w:t>
      </w:r>
    </w:p>
    <w:p w14:paraId="3A442D84" w14:textId="787FF60A" w:rsidR="005D50A9" w:rsidRPr="005D50A9" w:rsidRDefault="005D50A9" w:rsidP="005D50A9">
      <w:pPr>
        <w:pStyle w:val="ListParagraph"/>
        <w:numPr>
          <w:ilvl w:val="0"/>
          <w:numId w:val="44"/>
        </w:numPr>
        <w:spacing w:line="240" w:lineRule="auto"/>
        <w:rPr>
          <w:rFonts w:cstheme="minorHAnsi"/>
          <w:b/>
          <w:bCs/>
        </w:rPr>
      </w:pPr>
      <w:r w:rsidRPr="005D50A9">
        <w:rPr>
          <w:rFonts w:cstheme="minorHAnsi"/>
          <w:b/>
          <w:bCs/>
        </w:rPr>
        <w:t>Bereits der einmalige Nachweis dieses Erregers in einer Blutkultur erfordert ein sofortiges therapeutisches Handeln.</w:t>
      </w:r>
    </w:p>
    <w:p w14:paraId="0417C75E" w14:textId="3B8144AE" w:rsidR="00416FE5" w:rsidRPr="005D50A9" w:rsidRDefault="005D50A9" w:rsidP="005D50A9">
      <w:pPr>
        <w:pStyle w:val="ListParagraph"/>
        <w:numPr>
          <w:ilvl w:val="0"/>
          <w:numId w:val="44"/>
        </w:numPr>
        <w:spacing w:line="240" w:lineRule="auto"/>
        <w:rPr>
          <w:rFonts w:cstheme="minorHAnsi"/>
        </w:rPr>
      </w:pPr>
      <w:r w:rsidRPr="005D50A9">
        <w:rPr>
          <w:rFonts w:cstheme="minorHAnsi"/>
        </w:rPr>
        <w:t xml:space="preserve">Der Erreger zeigt eine positive </w:t>
      </w:r>
      <w:proofErr w:type="spellStart"/>
      <w:r w:rsidRPr="005D50A9">
        <w:rPr>
          <w:rFonts w:cstheme="minorHAnsi"/>
        </w:rPr>
        <w:t>Oxidasereaktion</w:t>
      </w:r>
      <w:proofErr w:type="spellEnd"/>
      <w:r w:rsidRPr="005D50A9">
        <w:rPr>
          <w:rFonts w:cstheme="minorHAnsi"/>
        </w:rPr>
        <w:t>.</w:t>
      </w:r>
    </w:p>
    <w:p w14:paraId="1C1C3130" w14:textId="77777777" w:rsidR="005D50A9" w:rsidRDefault="005D50A9" w:rsidP="00DD40CC">
      <w:pPr>
        <w:spacing w:after="0"/>
        <w:rPr>
          <w:rFonts w:ascii="Calibri" w:hAnsi="Calibri" w:cs="Arial"/>
        </w:rPr>
      </w:pPr>
    </w:p>
    <w:p w14:paraId="62D8BFE5" w14:textId="77777777" w:rsidR="00DD40CC" w:rsidRPr="00DD40CC" w:rsidRDefault="00DD40CC" w:rsidP="00DD40CC">
      <w:pPr>
        <w:spacing w:after="0"/>
        <w:rPr>
          <w:rFonts w:ascii="Arial" w:hAnsi="Arial" w:cs="Arial"/>
        </w:rPr>
      </w:pPr>
    </w:p>
    <w:sectPr w:rsidR="00DD40CC" w:rsidRPr="00DD40C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FDE"/>
    <w:multiLevelType w:val="hybridMultilevel"/>
    <w:tmpl w:val="2BFA6676"/>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0B83D69"/>
    <w:multiLevelType w:val="hybridMultilevel"/>
    <w:tmpl w:val="4B9880CC"/>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2C02490"/>
    <w:multiLevelType w:val="hybridMultilevel"/>
    <w:tmpl w:val="E5B8570C"/>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4E15FAB"/>
    <w:multiLevelType w:val="hybridMultilevel"/>
    <w:tmpl w:val="FA2899CC"/>
    <w:lvl w:ilvl="0" w:tplc="13F4BF8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50C3C6B"/>
    <w:multiLevelType w:val="hybridMultilevel"/>
    <w:tmpl w:val="30B8894A"/>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A7D10A8"/>
    <w:multiLevelType w:val="hybridMultilevel"/>
    <w:tmpl w:val="65504250"/>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0E6E4B35"/>
    <w:multiLevelType w:val="hybridMultilevel"/>
    <w:tmpl w:val="F41694A8"/>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20F0B04"/>
    <w:multiLevelType w:val="hybridMultilevel"/>
    <w:tmpl w:val="B30C4032"/>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B8040CD"/>
    <w:multiLevelType w:val="hybridMultilevel"/>
    <w:tmpl w:val="843A39FC"/>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26C87779"/>
    <w:multiLevelType w:val="hybridMultilevel"/>
    <w:tmpl w:val="3A543A4E"/>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2E356FD7"/>
    <w:multiLevelType w:val="hybridMultilevel"/>
    <w:tmpl w:val="DA1AD7C8"/>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313C79C1"/>
    <w:multiLevelType w:val="hybridMultilevel"/>
    <w:tmpl w:val="84C03F02"/>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3481700A"/>
    <w:multiLevelType w:val="hybridMultilevel"/>
    <w:tmpl w:val="F8EAB220"/>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3771352A"/>
    <w:multiLevelType w:val="hybridMultilevel"/>
    <w:tmpl w:val="A63604E4"/>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38722FB3"/>
    <w:multiLevelType w:val="hybridMultilevel"/>
    <w:tmpl w:val="3B021CF0"/>
    <w:lvl w:ilvl="0" w:tplc="D618FE72">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AE93615"/>
    <w:multiLevelType w:val="hybridMultilevel"/>
    <w:tmpl w:val="E4146748"/>
    <w:lvl w:ilvl="0" w:tplc="D618FE72">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E545557"/>
    <w:multiLevelType w:val="hybridMultilevel"/>
    <w:tmpl w:val="5CB60E3A"/>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40B92EC5"/>
    <w:multiLevelType w:val="hybridMultilevel"/>
    <w:tmpl w:val="D5C80C12"/>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410E0188"/>
    <w:multiLevelType w:val="hybridMultilevel"/>
    <w:tmpl w:val="DF520028"/>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3A429AB"/>
    <w:multiLevelType w:val="hybridMultilevel"/>
    <w:tmpl w:val="735AE7B0"/>
    <w:lvl w:ilvl="0" w:tplc="D618FE72">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9B56CB0"/>
    <w:multiLevelType w:val="hybridMultilevel"/>
    <w:tmpl w:val="D93C7D06"/>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4B2B086D"/>
    <w:multiLevelType w:val="hybridMultilevel"/>
    <w:tmpl w:val="F482D768"/>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4BA13361"/>
    <w:multiLevelType w:val="hybridMultilevel"/>
    <w:tmpl w:val="A1FE11B6"/>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4D092873"/>
    <w:multiLevelType w:val="hybridMultilevel"/>
    <w:tmpl w:val="0D166FA2"/>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4D22586E"/>
    <w:multiLevelType w:val="hybridMultilevel"/>
    <w:tmpl w:val="6F9053E8"/>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51E80A11"/>
    <w:multiLevelType w:val="hybridMultilevel"/>
    <w:tmpl w:val="C6508FBA"/>
    <w:lvl w:ilvl="0" w:tplc="13F4BF8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596F3221"/>
    <w:multiLevelType w:val="hybridMultilevel"/>
    <w:tmpl w:val="D1344F30"/>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5B551B61"/>
    <w:multiLevelType w:val="hybridMultilevel"/>
    <w:tmpl w:val="05DADFF4"/>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5D57221D"/>
    <w:multiLevelType w:val="hybridMultilevel"/>
    <w:tmpl w:val="E9981224"/>
    <w:lvl w:ilvl="0" w:tplc="D618FE72">
      <w:start w:val="1"/>
      <w:numFmt w:val="upp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9" w15:restartNumberingAfterBreak="0">
    <w:nsid w:val="5E1A52C2"/>
    <w:multiLevelType w:val="hybridMultilevel"/>
    <w:tmpl w:val="678E2DAC"/>
    <w:styleLink w:val="Alphabetisch"/>
    <w:lvl w:ilvl="0" w:tplc="63B8F9F4">
      <w:start w:val="1"/>
      <w:numFmt w:val="upperLetter"/>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tplc="B70CCFD4">
      <w:start w:val="1"/>
      <w:numFmt w:val="upperLetter"/>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tplc="B46E5CDA">
      <w:start w:val="1"/>
      <w:numFmt w:val="upperLetter"/>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tplc="8D44FA58">
      <w:start w:val="1"/>
      <w:numFmt w:val="upperLetter"/>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tplc="84E4BA92">
      <w:start w:val="1"/>
      <w:numFmt w:val="upperLetter"/>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tplc="08448A2C">
      <w:start w:val="1"/>
      <w:numFmt w:val="upperLetter"/>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tplc="2482062A">
      <w:start w:val="1"/>
      <w:numFmt w:val="upperLetter"/>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tplc="DD70BE02">
      <w:start w:val="1"/>
      <w:numFmt w:val="upperLetter"/>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tplc="080643F8">
      <w:start w:val="1"/>
      <w:numFmt w:val="upperLetter"/>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61BF1C55"/>
    <w:multiLevelType w:val="hybridMultilevel"/>
    <w:tmpl w:val="28E07D12"/>
    <w:lvl w:ilvl="0" w:tplc="D618FE72">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667D1DD1"/>
    <w:multiLevelType w:val="hybridMultilevel"/>
    <w:tmpl w:val="135AEB48"/>
    <w:lvl w:ilvl="0" w:tplc="D618FE72">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69E41627"/>
    <w:multiLevelType w:val="hybridMultilevel"/>
    <w:tmpl w:val="FCC4ACE0"/>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6B8527F4"/>
    <w:multiLevelType w:val="hybridMultilevel"/>
    <w:tmpl w:val="0DC496A8"/>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6E4D51D4"/>
    <w:multiLevelType w:val="hybridMultilevel"/>
    <w:tmpl w:val="E9E23450"/>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6EC559E4"/>
    <w:multiLevelType w:val="hybridMultilevel"/>
    <w:tmpl w:val="75908B94"/>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6F16631B"/>
    <w:multiLevelType w:val="hybridMultilevel"/>
    <w:tmpl w:val="902A3EB6"/>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6F4201DC"/>
    <w:multiLevelType w:val="hybridMultilevel"/>
    <w:tmpl w:val="FD6E057C"/>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74D72B6B"/>
    <w:multiLevelType w:val="hybridMultilevel"/>
    <w:tmpl w:val="E602790C"/>
    <w:lvl w:ilvl="0" w:tplc="D618FE72">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7C051952"/>
    <w:multiLevelType w:val="hybridMultilevel"/>
    <w:tmpl w:val="239C8D66"/>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7E4E3AFF"/>
    <w:multiLevelType w:val="hybridMultilevel"/>
    <w:tmpl w:val="F38270A2"/>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7EEB5813"/>
    <w:multiLevelType w:val="hybridMultilevel"/>
    <w:tmpl w:val="423C67A6"/>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7F652A26"/>
    <w:multiLevelType w:val="hybridMultilevel"/>
    <w:tmpl w:val="40B2398A"/>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7FAD51DD"/>
    <w:multiLevelType w:val="hybridMultilevel"/>
    <w:tmpl w:val="C62E7822"/>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477532181">
    <w:abstractNumId w:val="3"/>
  </w:num>
  <w:num w:numId="2" w16cid:durableId="475100565">
    <w:abstractNumId w:val="25"/>
  </w:num>
  <w:num w:numId="3" w16cid:durableId="314342607">
    <w:abstractNumId w:val="29"/>
  </w:num>
  <w:num w:numId="4" w16cid:durableId="383067267">
    <w:abstractNumId w:val="34"/>
  </w:num>
  <w:num w:numId="5" w16cid:durableId="457457881">
    <w:abstractNumId w:val="42"/>
  </w:num>
  <w:num w:numId="6" w16cid:durableId="286398874">
    <w:abstractNumId w:val="33"/>
  </w:num>
  <w:num w:numId="7" w16cid:durableId="1562908002">
    <w:abstractNumId w:val="2"/>
  </w:num>
  <w:num w:numId="8" w16cid:durableId="1952593239">
    <w:abstractNumId w:val="7"/>
  </w:num>
  <w:num w:numId="9" w16cid:durableId="858783781">
    <w:abstractNumId w:val="10"/>
  </w:num>
  <w:num w:numId="10" w16cid:durableId="1174610120">
    <w:abstractNumId w:val="17"/>
  </w:num>
  <w:num w:numId="11" w16cid:durableId="1289510033">
    <w:abstractNumId w:val="37"/>
  </w:num>
  <w:num w:numId="12" w16cid:durableId="184296130">
    <w:abstractNumId w:val="13"/>
  </w:num>
  <w:num w:numId="13" w16cid:durableId="1312639948">
    <w:abstractNumId w:val="8"/>
  </w:num>
  <w:num w:numId="14" w16cid:durableId="2136830038">
    <w:abstractNumId w:val="26"/>
  </w:num>
  <w:num w:numId="15" w16cid:durableId="2068917300">
    <w:abstractNumId w:val="5"/>
  </w:num>
  <w:num w:numId="16" w16cid:durableId="1811744483">
    <w:abstractNumId w:val="27"/>
  </w:num>
  <w:num w:numId="17" w16cid:durableId="202908830">
    <w:abstractNumId w:val="43"/>
  </w:num>
  <w:num w:numId="18" w16cid:durableId="1622229165">
    <w:abstractNumId w:val="35"/>
  </w:num>
  <w:num w:numId="19" w16cid:durableId="1892572348">
    <w:abstractNumId w:val="32"/>
  </w:num>
  <w:num w:numId="20" w16cid:durableId="22370509">
    <w:abstractNumId w:val="1"/>
  </w:num>
  <w:num w:numId="21" w16cid:durableId="714476002">
    <w:abstractNumId w:val="23"/>
  </w:num>
  <w:num w:numId="22" w16cid:durableId="1168981185">
    <w:abstractNumId w:val="36"/>
  </w:num>
  <w:num w:numId="23" w16cid:durableId="2016764325">
    <w:abstractNumId w:val="24"/>
  </w:num>
  <w:num w:numId="24" w16cid:durableId="697857762">
    <w:abstractNumId w:val="0"/>
  </w:num>
  <w:num w:numId="25" w16cid:durableId="1420061012">
    <w:abstractNumId w:val="39"/>
  </w:num>
  <w:num w:numId="26" w16cid:durableId="1377437023">
    <w:abstractNumId w:val="20"/>
  </w:num>
  <w:num w:numId="27" w16cid:durableId="1666392966">
    <w:abstractNumId w:val="41"/>
  </w:num>
  <w:num w:numId="28" w16cid:durableId="242421590">
    <w:abstractNumId w:val="40"/>
  </w:num>
  <w:num w:numId="29" w16cid:durableId="1285502657">
    <w:abstractNumId w:val="18"/>
  </w:num>
  <w:num w:numId="30" w16cid:durableId="406810508">
    <w:abstractNumId w:val="9"/>
  </w:num>
  <w:num w:numId="31" w16cid:durableId="1186670479">
    <w:abstractNumId w:val="21"/>
  </w:num>
  <w:num w:numId="32" w16cid:durableId="813520582">
    <w:abstractNumId w:val="16"/>
  </w:num>
  <w:num w:numId="33" w16cid:durableId="1660764130">
    <w:abstractNumId w:val="6"/>
  </w:num>
  <w:num w:numId="34" w16cid:durableId="149563075">
    <w:abstractNumId w:val="22"/>
  </w:num>
  <w:num w:numId="35" w16cid:durableId="839201689">
    <w:abstractNumId w:val="11"/>
  </w:num>
  <w:num w:numId="36" w16cid:durableId="2000771477">
    <w:abstractNumId w:val="4"/>
  </w:num>
  <w:num w:numId="37" w16cid:durableId="2039891853">
    <w:abstractNumId w:val="12"/>
  </w:num>
  <w:num w:numId="38" w16cid:durableId="1676686161">
    <w:abstractNumId w:val="28"/>
  </w:num>
  <w:num w:numId="39" w16cid:durableId="1344815586">
    <w:abstractNumId w:val="15"/>
  </w:num>
  <w:num w:numId="40" w16cid:durableId="1198667448">
    <w:abstractNumId w:val="38"/>
  </w:num>
  <w:num w:numId="41" w16cid:durableId="1770075954">
    <w:abstractNumId w:val="14"/>
  </w:num>
  <w:num w:numId="42" w16cid:durableId="131288941">
    <w:abstractNumId w:val="30"/>
  </w:num>
  <w:num w:numId="43" w16cid:durableId="58528290">
    <w:abstractNumId w:val="31"/>
  </w:num>
  <w:num w:numId="44" w16cid:durableId="2089843037">
    <w:abstractNumId w:val="19"/>
  </w:num>
  <w:numIdMacAtCleanup w:val="4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ntwistle, Andrew">
    <w15:presenceInfo w15:providerId="AD" w15:userId="S-1-5-21-682003330-1078081533-1177238915-1946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6E9"/>
    <w:rsid w:val="00001599"/>
    <w:rsid w:val="00001602"/>
    <w:rsid w:val="00001C7A"/>
    <w:rsid w:val="00002B67"/>
    <w:rsid w:val="00002ECC"/>
    <w:rsid w:val="00003558"/>
    <w:rsid w:val="000051E5"/>
    <w:rsid w:val="00005E18"/>
    <w:rsid w:val="00006385"/>
    <w:rsid w:val="000069D7"/>
    <w:rsid w:val="00007626"/>
    <w:rsid w:val="00007C38"/>
    <w:rsid w:val="000100DF"/>
    <w:rsid w:val="000127B3"/>
    <w:rsid w:val="00012934"/>
    <w:rsid w:val="00013991"/>
    <w:rsid w:val="00013B43"/>
    <w:rsid w:val="00014363"/>
    <w:rsid w:val="00014D37"/>
    <w:rsid w:val="00015217"/>
    <w:rsid w:val="00015766"/>
    <w:rsid w:val="000174F9"/>
    <w:rsid w:val="00017D34"/>
    <w:rsid w:val="00020014"/>
    <w:rsid w:val="000206E4"/>
    <w:rsid w:val="00021164"/>
    <w:rsid w:val="00021ADE"/>
    <w:rsid w:val="000221EB"/>
    <w:rsid w:val="00024D65"/>
    <w:rsid w:val="000250F4"/>
    <w:rsid w:val="0002520D"/>
    <w:rsid w:val="00025C0B"/>
    <w:rsid w:val="00026260"/>
    <w:rsid w:val="000309A3"/>
    <w:rsid w:val="00030CCC"/>
    <w:rsid w:val="00030E4C"/>
    <w:rsid w:val="00031141"/>
    <w:rsid w:val="000315F7"/>
    <w:rsid w:val="00032BD3"/>
    <w:rsid w:val="00033639"/>
    <w:rsid w:val="0003450C"/>
    <w:rsid w:val="00034867"/>
    <w:rsid w:val="00035A98"/>
    <w:rsid w:val="000365B9"/>
    <w:rsid w:val="000373E3"/>
    <w:rsid w:val="000401FF"/>
    <w:rsid w:val="0004064E"/>
    <w:rsid w:val="0004065F"/>
    <w:rsid w:val="00041081"/>
    <w:rsid w:val="00041448"/>
    <w:rsid w:val="000415A8"/>
    <w:rsid w:val="00041A7A"/>
    <w:rsid w:val="00042006"/>
    <w:rsid w:val="00042F7E"/>
    <w:rsid w:val="00043129"/>
    <w:rsid w:val="0004367B"/>
    <w:rsid w:val="00043961"/>
    <w:rsid w:val="00043EA6"/>
    <w:rsid w:val="000449D0"/>
    <w:rsid w:val="000465A3"/>
    <w:rsid w:val="00050C08"/>
    <w:rsid w:val="000516C6"/>
    <w:rsid w:val="00051B1C"/>
    <w:rsid w:val="00052E39"/>
    <w:rsid w:val="00052F95"/>
    <w:rsid w:val="000531F3"/>
    <w:rsid w:val="00053FAC"/>
    <w:rsid w:val="000548C5"/>
    <w:rsid w:val="0005627C"/>
    <w:rsid w:val="0005632D"/>
    <w:rsid w:val="00057614"/>
    <w:rsid w:val="00060A28"/>
    <w:rsid w:val="00061079"/>
    <w:rsid w:val="00061982"/>
    <w:rsid w:val="00061E20"/>
    <w:rsid w:val="00062AAC"/>
    <w:rsid w:val="000634A1"/>
    <w:rsid w:val="00063516"/>
    <w:rsid w:val="00064284"/>
    <w:rsid w:val="0006447A"/>
    <w:rsid w:val="00065182"/>
    <w:rsid w:val="000653A2"/>
    <w:rsid w:val="00065BD0"/>
    <w:rsid w:val="00065F47"/>
    <w:rsid w:val="000665A2"/>
    <w:rsid w:val="00066D8D"/>
    <w:rsid w:val="00066EE5"/>
    <w:rsid w:val="00067298"/>
    <w:rsid w:val="00067DE6"/>
    <w:rsid w:val="00070A69"/>
    <w:rsid w:val="00070DA7"/>
    <w:rsid w:val="00070FE3"/>
    <w:rsid w:val="000715F4"/>
    <w:rsid w:val="00071BDF"/>
    <w:rsid w:val="00071EE3"/>
    <w:rsid w:val="0007344B"/>
    <w:rsid w:val="00074FA2"/>
    <w:rsid w:val="000750BD"/>
    <w:rsid w:val="0007695A"/>
    <w:rsid w:val="00080BA7"/>
    <w:rsid w:val="00082923"/>
    <w:rsid w:val="00082C11"/>
    <w:rsid w:val="00084754"/>
    <w:rsid w:val="00084996"/>
    <w:rsid w:val="000873C7"/>
    <w:rsid w:val="00090651"/>
    <w:rsid w:val="00090CFB"/>
    <w:rsid w:val="000913D9"/>
    <w:rsid w:val="00092BCE"/>
    <w:rsid w:val="0009388F"/>
    <w:rsid w:val="0009396C"/>
    <w:rsid w:val="00093BBC"/>
    <w:rsid w:val="00095390"/>
    <w:rsid w:val="000958DB"/>
    <w:rsid w:val="000959FD"/>
    <w:rsid w:val="00095CF5"/>
    <w:rsid w:val="00097310"/>
    <w:rsid w:val="00097463"/>
    <w:rsid w:val="00097C59"/>
    <w:rsid w:val="00097F8B"/>
    <w:rsid w:val="000A00D0"/>
    <w:rsid w:val="000A10DA"/>
    <w:rsid w:val="000A1125"/>
    <w:rsid w:val="000A1812"/>
    <w:rsid w:val="000A3444"/>
    <w:rsid w:val="000A37EE"/>
    <w:rsid w:val="000A4939"/>
    <w:rsid w:val="000A61D6"/>
    <w:rsid w:val="000A622D"/>
    <w:rsid w:val="000A6FC8"/>
    <w:rsid w:val="000B02B5"/>
    <w:rsid w:val="000B0D81"/>
    <w:rsid w:val="000B12D3"/>
    <w:rsid w:val="000B2021"/>
    <w:rsid w:val="000B2A64"/>
    <w:rsid w:val="000B2B36"/>
    <w:rsid w:val="000B2CB5"/>
    <w:rsid w:val="000B2D66"/>
    <w:rsid w:val="000B337F"/>
    <w:rsid w:val="000B3789"/>
    <w:rsid w:val="000B4134"/>
    <w:rsid w:val="000B42A0"/>
    <w:rsid w:val="000B44E5"/>
    <w:rsid w:val="000B4ED1"/>
    <w:rsid w:val="000B5AF3"/>
    <w:rsid w:val="000B5B5F"/>
    <w:rsid w:val="000B7B97"/>
    <w:rsid w:val="000C14A9"/>
    <w:rsid w:val="000C1794"/>
    <w:rsid w:val="000C239B"/>
    <w:rsid w:val="000C2AD4"/>
    <w:rsid w:val="000C2BE3"/>
    <w:rsid w:val="000C2EAF"/>
    <w:rsid w:val="000C3604"/>
    <w:rsid w:val="000C4993"/>
    <w:rsid w:val="000C4B47"/>
    <w:rsid w:val="000C5C0C"/>
    <w:rsid w:val="000C7318"/>
    <w:rsid w:val="000C7841"/>
    <w:rsid w:val="000D04D9"/>
    <w:rsid w:val="000D1FC1"/>
    <w:rsid w:val="000D3431"/>
    <w:rsid w:val="000D3DCE"/>
    <w:rsid w:val="000D48B7"/>
    <w:rsid w:val="000D5976"/>
    <w:rsid w:val="000D65D6"/>
    <w:rsid w:val="000D6809"/>
    <w:rsid w:val="000E0156"/>
    <w:rsid w:val="000E118E"/>
    <w:rsid w:val="000E1A84"/>
    <w:rsid w:val="000E1EEC"/>
    <w:rsid w:val="000E2356"/>
    <w:rsid w:val="000E23E8"/>
    <w:rsid w:val="000E37EC"/>
    <w:rsid w:val="000E3C24"/>
    <w:rsid w:val="000E5276"/>
    <w:rsid w:val="000E5C2E"/>
    <w:rsid w:val="000E5F51"/>
    <w:rsid w:val="000E6FB3"/>
    <w:rsid w:val="000F050C"/>
    <w:rsid w:val="000F084D"/>
    <w:rsid w:val="000F105E"/>
    <w:rsid w:val="000F1FB8"/>
    <w:rsid w:val="000F32C2"/>
    <w:rsid w:val="000F3E78"/>
    <w:rsid w:val="000F4F72"/>
    <w:rsid w:val="000F4FEA"/>
    <w:rsid w:val="000F58B2"/>
    <w:rsid w:val="000F608A"/>
    <w:rsid w:val="000F6B42"/>
    <w:rsid w:val="000F72FC"/>
    <w:rsid w:val="000F7F9C"/>
    <w:rsid w:val="00100403"/>
    <w:rsid w:val="00101EBD"/>
    <w:rsid w:val="00101ED5"/>
    <w:rsid w:val="001025C7"/>
    <w:rsid w:val="001028F5"/>
    <w:rsid w:val="001037FB"/>
    <w:rsid w:val="00103DCE"/>
    <w:rsid w:val="00103DCF"/>
    <w:rsid w:val="00104CAF"/>
    <w:rsid w:val="00104F27"/>
    <w:rsid w:val="001051DB"/>
    <w:rsid w:val="0010542B"/>
    <w:rsid w:val="00105D4F"/>
    <w:rsid w:val="00105DB1"/>
    <w:rsid w:val="00105F29"/>
    <w:rsid w:val="001061BF"/>
    <w:rsid w:val="00107478"/>
    <w:rsid w:val="00107D01"/>
    <w:rsid w:val="00107E99"/>
    <w:rsid w:val="0011077C"/>
    <w:rsid w:val="001114FE"/>
    <w:rsid w:val="00112E9E"/>
    <w:rsid w:val="00112F28"/>
    <w:rsid w:val="00113C8B"/>
    <w:rsid w:val="00114F6F"/>
    <w:rsid w:val="0011532E"/>
    <w:rsid w:val="00115CA2"/>
    <w:rsid w:val="00116102"/>
    <w:rsid w:val="00116DF0"/>
    <w:rsid w:val="0011713D"/>
    <w:rsid w:val="00117416"/>
    <w:rsid w:val="0011782F"/>
    <w:rsid w:val="00117F9F"/>
    <w:rsid w:val="00120ABD"/>
    <w:rsid w:val="00122E25"/>
    <w:rsid w:val="00123A18"/>
    <w:rsid w:val="00123FFE"/>
    <w:rsid w:val="00125C2F"/>
    <w:rsid w:val="00126288"/>
    <w:rsid w:val="00127796"/>
    <w:rsid w:val="001278BE"/>
    <w:rsid w:val="00127D30"/>
    <w:rsid w:val="00131315"/>
    <w:rsid w:val="001337CE"/>
    <w:rsid w:val="00134931"/>
    <w:rsid w:val="001357F5"/>
    <w:rsid w:val="001362DA"/>
    <w:rsid w:val="00136F54"/>
    <w:rsid w:val="001378A0"/>
    <w:rsid w:val="00137CAC"/>
    <w:rsid w:val="00137EE9"/>
    <w:rsid w:val="00137FC9"/>
    <w:rsid w:val="001420A5"/>
    <w:rsid w:val="001422C7"/>
    <w:rsid w:val="001422E7"/>
    <w:rsid w:val="001431F0"/>
    <w:rsid w:val="0014359A"/>
    <w:rsid w:val="0014379D"/>
    <w:rsid w:val="00143E61"/>
    <w:rsid w:val="001455C3"/>
    <w:rsid w:val="00145705"/>
    <w:rsid w:val="00146D2C"/>
    <w:rsid w:val="00147190"/>
    <w:rsid w:val="00147C76"/>
    <w:rsid w:val="001509DB"/>
    <w:rsid w:val="00150A3D"/>
    <w:rsid w:val="00150B17"/>
    <w:rsid w:val="001529CF"/>
    <w:rsid w:val="00152BE0"/>
    <w:rsid w:val="00152DFA"/>
    <w:rsid w:val="0015400B"/>
    <w:rsid w:val="00154199"/>
    <w:rsid w:val="001549AA"/>
    <w:rsid w:val="001549CB"/>
    <w:rsid w:val="00154ACE"/>
    <w:rsid w:val="001553FF"/>
    <w:rsid w:val="00155620"/>
    <w:rsid w:val="00155A6C"/>
    <w:rsid w:val="00155FFB"/>
    <w:rsid w:val="00156CB4"/>
    <w:rsid w:val="0015751A"/>
    <w:rsid w:val="001578F6"/>
    <w:rsid w:val="00157A33"/>
    <w:rsid w:val="0016010D"/>
    <w:rsid w:val="001601DD"/>
    <w:rsid w:val="00160C00"/>
    <w:rsid w:val="00162507"/>
    <w:rsid w:val="00164F26"/>
    <w:rsid w:val="00165188"/>
    <w:rsid w:val="001672B3"/>
    <w:rsid w:val="00167C61"/>
    <w:rsid w:val="00170FE6"/>
    <w:rsid w:val="0017195E"/>
    <w:rsid w:val="00171A64"/>
    <w:rsid w:val="0017239E"/>
    <w:rsid w:val="0017275D"/>
    <w:rsid w:val="00172A8A"/>
    <w:rsid w:val="00173871"/>
    <w:rsid w:val="001738EF"/>
    <w:rsid w:val="00173C2E"/>
    <w:rsid w:val="00174451"/>
    <w:rsid w:val="001748A9"/>
    <w:rsid w:val="001748C3"/>
    <w:rsid w:val="001757AD"/>
    <w:rsid w:val="00175FCC"/>
    <w:rsid w:val="00176399"/>
    <w:rsid w:val="001771BB"/>
    <w:rsid w:val="0018017C"/>
    <w:rsid w:val="00181450"/>
    <w:rsid w:val="0018174C"/>
    <w:rsid w:val="00181F54"/>
    <w:rsid w:val="0018297B"/>
    <w:rsid w:val="001836E7"/>
    <w:rsid w:val="00183F75"/>
    <w:rsid w:val="0018417A"/>
    <w:rsid w:val="00184C75"/>
    <w:rsid w:val="00184F4E"/>
    <w:rsid w:val="00185F0C"/>
    <w:rsid w:val="001874C8"/>
    <w:rsid w:val="001875C5"/>
    <w:rsid w:val="00187E39"/>
    <w:rsid w:val="001908A9"/>
    <w:rsid w:val="0019094B"/>
    <w:rsid w:val="00190AFB"/>
    <w:rsid w:val="001918FB"/>
    <w:rsid w:val="00191EFA"/>
    <w:rsid w:val="00192C2E"/>
    <w:rsid w:val="001933D1"/>
    <w:rsid w:val="00193561"/>
    <w:rsid w:val="00193BD8"/>
    <w:rsid w:val="00194653"/>
    <w:rsid w:val="00194E02"/>
    <w:rsid w:val="00195451"/>
    <w:rsid w:val="00195556"/>
    <w:rsid w:val="0019628F"/>
    <w:rsid w:val="001965FC"/>
    <w:rsid w:val="00196C03"/>
    <w:rsid w:val="00197B6B"/>
    <w:rsid w:val="00197C54"/>
    <w:rsid w:val="00197E1A"/>
    <w:rsid w:val="001A03AA"/>
    <w:rsid w:val="001A077B"/>
    <w:rsid w:val="001A0880"/>
    <w:rsid w:val="001A0C9D"/>
    <w:rsid w:val="001A10CD"/>
    <w:rsid w:val="001A1405"/>
    <w:rsid w:val="001A1B82"/>
    <w:rsid w:val="001A1D78"/>
    <w:rsid w:val="001A1E16"/>
    <w:rsid w:val="001A1F77"/>
    <w:rsid w:val="001A2388"/>
    <w:rsid w:val="001A3093"/>
    <w:rsid w:val="001A3957"/>
    <w:rsid w:val="001A474F"/>
    <w:rsid w:val="001A4F0E"/>
    <w:rsid w:val="001A5E20"/>
    <w:rsid w:val="001A6BD2"/>
    <w:rsid w:val="001A6C86"/>
    <w:rsid w:val="001A6FEC"/>
    <w:rsid w:val="001A75A5"/>
    <w:rsid w:val="001A7DCA"/>
    <w:rsid w:val="001B0BF4"/>
    <w:rsid w:val="001B0CD7"/>
    <w:rsid w:val="001B22BC"/>
    <w:rsid w:val="001B2BB2"/>
    <w:rsid w:val="001B2FFA"/>
    <w:rsid w:val="001B36A1"/>
    <w:rsid w:val="001B37DF"/>
    <w:rsid w:val="001B4373"/>
    <w:rsid w:val="001B46CD"/>
    <w:rsid w:val="001B5418"/>
    <w:rsid w:val="001B5C1A"/>
    <w:rsid w:val="001B607B"/>
    <w:rsid w:val="001B611D"/>
    <w:rsid w:val="001B78F5"/>
    <w:rsid w:val="001C04D3"/>
    <w:rsid w:val="001C0B66"/>
    <w:rsid w:val="001C0D59"/>
    <w:rsid w:val="001C0D9C"/>
    <w:rsid w:val="001C0DDA"/>
    <w:rsid w:val="001C1291"/>
    <w:rsid w:val="001C29C6"/>
    <w:rsid w:val="001C329C"/>
    <w:rsid w:val="001C541A"/>
    <w:rsid w:val="001C66F5"/>
    <w:rsid w:val="001C780F"/>
    <w:rsid w:val="001C7BC9"/>
    <w:rsid w:val="001C7C63"/>
    <w:rsid w:val="001C7FD7"/>
    <w:rsid w:val="001D02CF"/>
    <w:rsid w:val="001D0434"/>
    <w:rsid w:val="001D059C"/>
    <w:rsid w:val="001D1264"/>
    <w:rsid w:val="001D27EC"/>
    <w:rsid w:val="001D4524"/>
    <w:rsid w:val="001D45C7"/>
    <w:rsid w:val="001D4BC4"/>
    <w:rsid w:val="001D4CC5"/>
    <w:rsid w:val="001D67B7"/>
    <w:rsid w:val="001E0162"/>
    <w:rsid w:val="001E0AFF"/>
    <w:rsid w:val="001E2344"/>
    <w:rsid w:val="001E2740"/>
    <w:rsid w:val="001E29A0"/>
    <w:rsid w:val="001E2B88"/>
    <w:rsid w:val="001E2E41"/>
    <w:rsid w:val="001E31D4"/>
    <w:rsid w:val="001E324A"/>
    <w:rsid w:val="001E3677"/>
    <w:rsid w:val="001E3732"/>
    <w:rsid w:val="001E3759"/>
    <w:rsid w:val="001E3C4C"/>
    <w:rsid w:val="001E4B1D"/>
    <w:rsid w:val="001E4F15"/>
    <w:rsid w:val="001E52A3"/>
    <w:rsid w:val="001E58E0"/>
    <w:rsid w:val="001E5C28"/>
    <w:rsid w:val="001E6177"/>
    <w:rsid w:val="001E66B7"/>
    <w:rsid w:val="001E6702"/>
    <w:rsid w:val="001E69FA"/>
    <w:rsid w:val="001E6D6E"/>
    <w:rsid w:val="001E71BB"/>
    <w:rsid w:val="001F0589"/>
    <w:rsid w:val="001F0708"/>
    <w:rsid w:val="001F1876"/>
    <w:rsid w:val="001F1CE6"/>
    <w:rsid w:val="001F2CA3"/>
    <w:rsid w:val="001F3487"/>
    <w:rsid w:val="001F3637"/>
    <w:rsid w:val="001F4344"/>
    <w:rsid w:val="001F4C12"/>
    <w:rsid w:val="001F4E14"/>
    <w:rsid w:val="001F4E95"/>
    <w:rsid w:val="001F51D0"/>
    <w:rsid w:val="001F52D5"/>
    <w:rsid w:val="001F5B4B"/>
    <w:rsid w:val="001F6A06"/>
    <w:rsid w:val="001F6BDA"/>
    <w:rsid w:val="001F78A8"/>
    <w:rsid w:val="0020079C"/>
    <w:rsid w:val="00201699"/>
    <w:rsid w:val="00201ADE"/>
    <w:rsid w:val="002024FF"/>
    <w:rsid w:val="00202C1E"/>
    <w:rsid w:val="00202FD2"/>
    <w:rsid w:val="002031FB"/>
    <w:rsid w:val="0020369C"/>
    <w:rsid w:val="00203F68"/>
    <w:rsid w:val="00204835"/>
    <w:rsid w:val="00205FFE"/>
    <w:rsid w:val="002067ED"/>
    <w:rsid w:val="00206974"/>
    <w:rsid w:val="0020798A"/>
    <w:rsid w:val="00207F1C"/>
    <w:rsid w:val="002100A2"/>
    <w:rsid w:val="0021052B"/>
    <w:rsid w:val="0021080F"/>
    <w:rsid w:val="002111CC"/>
    <w:rsid w:val="00211A9B"/>
    <w:rsid w:val="00212106"/>
    <w:rsid w:val="002134E6"/>
    <w:rsid w:val="00213683"/>
    <w:rsid w:val="00213821"/>
    <w:rsid w:val="00214B15"/>
    <w:rsid w:val="0021588C"/>
    <w:rsid w:val="0021638C"/>
    <w:rsid w:val="00216582"/>
    <w:rsid w:val="002167AD"/>
    <w:rsid w:val="00217B8A"/>
    <w:rsid w:val="00222A82"/>
    <w:rsid w:val="00222BE4"/>
    <w:rsid w:val="00222F1D"/>
    <w:rsid w:val="002264B5"/>
    <w:rsid w:val="00226825"/>
    <w:rsid w:val="00226E1F"/>
    <w:rsid w:val="00227163"/>
    <w:rsid w:val="00227AF6"/>
    <w:rsid w:val="00227FD4"/>
    <w:rsid w:val="00230249"/>
    <w:rsid w:val="00230DFF"/>
    <w:rsid w:val="00231AD1"/>
    <w:rsid w:val="00232A4D"/>
    <w:rsid w:val="0023516E"/>
    <w:rsid w:val="00235181"/>
    <w:rsid w:val="00235279"/>
    <w:rsid w:val="0023528B"/>
    <w:rsid w:val="00236180"/>
    <w:rsid w:val="002371E2"/>
    <w:rsid w:val="00237251"/>
    <w:rsid w:val="00240843"/>
    <w:rsid w:val="00240B26"/>
    <w:rsid w:val="00240BA0"/>
    <w:rsid w:val="00241B8A"/>
    <w:rsid w:val="00242397"/>
    <w:rsid w:val="002423BF"/>
    <w:rsid w:val="00242B36"/>
    <w:rsid w:val="0024416C"/>
    <w:rsid w:val="00244A2C"/>
    <w:rsid w:val="00244AF0"/>
    <w:rsid w:val="002458B6"/>
    <w:rsid w:val="0024661E"/>
    <w:rsid w:val="00246A96"/>
    <w:rsid w:val="00250FC5"/>
    <w:rsid w:val="00251418"/>
    <w:rsid w:val="00251EB6"/>
    <w:rsid w:val="0025210C"/>
    <w:rsid w:val="0025234B"/>
    <w:rsid w:val="00252C52"/>
    <w:rsid w:val="0025347A"/>
    <w:rsid w:val="00253B8A"/>
    <w:rsid w:val="00253CDF"/>
    <w:rsid w:val="002545BC"/>
    <w:rsid w:val="00255AC7"/>
    <w:rsid w:val="00255DF0"/>
    <w:rsid w:val="00255E32"/>
    <w:rsid w:val="002562F5"/>
    <w:rsid w:val="00257896"/>
    <w:rsid w:val="00257BA1"/>
    <w:rsid w:val="00257EB0"/>
    <w:rsid w:val="00262402"/>
    <w:rsid w:val="0026306B"/>
    <w:rsid w:val="002637C1"/>
    <w:rsid w:val="00264E1D"/>
    <w:rsid w:val="00264F7B"/>
    <w:rsid w:val="00265257"/>
    <w:rsid w:val="002654D7"/>
    <w:rsid w:val="002658BC"/>
    <w:rsid w:val="00267E79"/>
    <w:rsid w:val="00271BA3"/>
    <w:rsid w:val="002734E2"/>
    <w:rsid w:val="00273E7F"/>
    <w:rsid w:val="00274D09"/>
    <w:rsid w:val="002754CC"/>
    <w:rsid w:val="00276789"/>
    <w:rsid w:val="00276807"/>
    <w:rsid w:val="002769AA"/>
    <w:rsid w:val="00276C78"/>
    <w:rsid w:val="00277184"/>
    <w:rsid w:val="002775A1"/>
    <w:rsid w:val="00281DF4"/>
    <w:rsid w:val="00282658"/>
    <w:rsid w:val="002827AD"/>
    <w:rsid w:val="00283A7C"/>
    <w:rsid w:val="00283C10"/>
    <w:rsid w:val="002846D0"/>
    <w:rsid w:val="00284B28"/>
    <w:rsid w:val="00284D72"/>
    <w:rsid w:val="00285ECD"/>
    <w:rsid w:val="00285F44"/>
    <w:rsid w:val="00286B2E"/>
    <w:rsid w:val="00286F75"/>
    <w:rsid w:val="0028766E"/>
    <w:rsid w:val="0029007B"/>
    <w:rsid w:val="00290834"/>
    <w:rsid w:val="00290B46"/>
    <w:rsid w:val="002911AB"/>
    <w:rsid w:val="00291CD1"/>
    <w:rsid w:val="00291FAD"/>
    <w:rsid w:val="0029220F"/>
    <w:rsid w:val="00292CF1"/>
    <w:rsid w:val="00292D2D"/>
    <w:rsid w:val="002939FA"/>
    <w:rsid w:val="00293E46"/>
    <w:rsid w:val="0029549F"/>
    <w:rsid w:val="00295575"/>
    <w:rsid w:val="0029569B"/>
    <w:rsid w:val="00295CDC"/>
    <w:rsid w:val="00295DB9"/>
    <w:rsid w:val="00295F32"/>
    <w:rsid w:val="00297475"/>
    <w:rsid w:val="0029765A"/>
    <w:rsid w:val="002976CC"/>
    <w:rsid w:val="002A0CA4"/>
    <w:rsid w:val="002A18A3"/>
    <w:rsid w:val="002A2617"/>
    <w:rsid w:val="002A404F"/>
    <w:rsid w:val="002A43D9"/>
    <w:rsid w:val="002A5723"/>
    <w:rsid w:val="002A6D43"/>
    <w:rsid w:val="002A7AB2"/>
    <w:rsid w:val="002A7D4D"/>
    <w:rsid w:val="002B0032"/>
    <w:rsid w:val="002B0312"/>
    <w:rsid w:val="002B25DB"/>
    <w:rsid w:val="002B2D9E"/>
    <w:rsid w:val="002B341B"/>
    <w:rsid w:val="002B38FA"/>
    <w:rsid w:val="002B3D50"/>
    <w:rsid w:val="002B5B5F"/>
    <w:rsid w:val="002B674C"/>
    <w:rsid w:val="002B76BF"/>
    <w:rsid w:val="002C17B7"/>
    <w:rsid w:val="002C1D7C"/>
    <w:rsid w:val="002C2B75"/>
    <w:rsid w:val="002C3530"/>
    <w:rsid w:val="002C3F49"/>
    <w:rsid w:val="002C4253"/>
    <w:rsid w:val="002C467D"/>
    <w:rsid w:val="002C4C25"/>
    <w:rsid w:val="002C56F6"/>
    <w:rsid w:val="002C5A44"/>
    <w:rsid w:val="002C5CAC"/>
    <w:rsid w:val="002C5CED"/>
    <w:rsid w:val="002C6F88"/>
    <w:rsid w:val="002D06C3"/>
    <w:rsid w:val="002D0A09"/>
    <w:rsid w:val="002D1B7F"/>
    <w:rsid w:val="002D1D9A"/>
    <w:rsid w:val="002D2E23"/>
    <w:rsid w:val="002D3E6E"/>
    <w:rsid w:val="002D5D68"/>
    <w:rsid w:val="002E0485"/>
    <w:rsid w:val="002E0FF0"/>
    <w:rsid w:val="002E1C13"/>
    <w:rsid w:val="002E24C4"/>
    <w:rsid w:val="002E2A7A"/>
    <w:rsid w:val="002E3D27"/>
    <w:rsid w:val="002E5B62"/>
    <w:rsid w:val="002E5C08"/>
    <w:rsid w:val="002E6BDF"/>
    <w:rsid w:val="002E6CFC"/>
    <w:rsid w:val="002E6F47"/>
    <w:rsid w:val="002E7A8C"/>
    <w:rsid w:val="002E7E57"/>
    <w:rsid w:val="002F0895"/>
    <w:rsid w:val="002F0E22"/>
    <w:rsid w:val="002F1E6F"/>
    <w:rsid w:val="002F1EB9"/>
    <w:rsid w:val="002F2616"/>
    <w:rsid w:val="002F389C"/>
    <w:rsid w:val="002F3D46"/>
    <w:rsid w:val="002F5577"/>
    <w:rsid w:val="002F69F3"/>
    <w:rsid w:val="002F7A27"/>
    <w:rsid w:val="0030034C"/>
    <w:rsid w:val="00300F58"/>
    <w:rsid w:val="003023F3"/>
    <w:rsid w:val="0030258C"/>
    <w:rsid w:val="0030288D"/>
    <w:rsid w:val="00302F13"/>
    <w:rsid w:val="00303CCD"/>
    <w:rsid w:val="0030562F"/>
    <w:rsid w:val="00305E6D"/>
    <w:rsid w:val="0030655B"/>
    <w:rsid w:val="00306A01"/>
    <w:rsid w:val="00307463"/>
    <w:rsid w:val="00307C28"/>
    <w:rsid w:val="00310127"/>
    <w:rsid w:val="00310B66"/>
    <w:rsid w:val="00311561"/>
    <w:rsid w:val="00314277"/>
    <w:rsid w:val="003152B2"/>
    <w:rsid w:val="00315987"/>
    <w:rsid w:val="00316DAD"/>
    <w:rsid w:val="00317948"/>
    <w:rsid w:val="00317A83"/>
    <w:rsid w:val="00320395"/>
    <w:rsid w:val="00321A00"/>
    <w:rsid w:val="00322AE8"/>
    <w:rsid w:val="003263D1"/>
    <w:rsid w:val="0032714E"/>
    <w:rsid w:val="00327800"/>
    <w:rsid w:val="00330DAE"/>
    <w:rsid w:val="00331174"/>
    <w:rsid w:val="00331620"/>
    <w:rsid w:val="0033162F"/>
    <w:rsid w:val="00331A88"/>
    <w:rsid w:val="00332601"/>
    <w:rsid w:val="003328FA"/>
    <w:rsid w:val="003339D0"/>
    <w:rsid w:val="00334530"/>
    <w:rsid w:val="00334638"/>
    <w:rsid w:val="00334F75"/>
    <w:rsid w:val="00335759"/>
    <w:rsid w:val="00336886"/>
    <w:rsid w:val="00337E91"/>
    <w:rsid w:val="00337F9F"/>
    <w:rsid w:val="00337FFB"/>
    <w:rsid w:val="0034025C"/>
    <w:rsid w:val="00340B2D"/>
    <w:rsid w:val="00340ED5"/>
    <w:rsid w:val="003416CB"/>
    <w:rsid w:val="00341A6B"/>
    <w:rsid w:val="00341C83"/>
    <w:rsid w:val="003422F5"/>
    <w:rsid w:val="003437F6"/>
    <w:rsid w:val="00344183"/>
    <w:rsid w:val="003449EE"/>
    <w:rsid w:val="00344D39"/>
    <w:rsid w:val="003456F2"/>
    <w:rsid w:val="00345813"/>
    <w:rsid w:val="00345A73"/>
    <w:rsid w:val="003466DE"/>
    <w:rsid w:val="00346B81"/>
    <w:rsid w:val="00347FE0"/>
    <w:rsid w:val="00350BAF"/>
    <w:rsid w:val="0035282C"/>
    <w:rsid w:val="00352F5B"/>
    <w:rsid w:val="00353CE2"/>
    <w:rsid w:val="00357240"/>
    <w:rsid w:val="00360287"/>
    <w:rsid w:val="0036035A"/>
    <w:rsid w:val="0036039E"/>
    <w:rsid w:val="003609BF"/>
    <w:rsid w:val="00360BBE"/>
    <w:rsid w:val="00360ECF"/>
    <w:rsid w:val="00361B19"/>
    <w:rsid w:val="00362E94"/>
    <w:rsid w:val="00363C77"/>
    <w:rsid w:val="003641A5"/>
    <w:rsid w:val="0036428C"/>
    <w:rsid w:val="003647AB"/>
    <w:rsid w:val="00365AA9"/>
    <w:rsid w:val="00365B45"/>
    <w:rsid w:val="00366190"/>
    <w:rsid w:val="00366FA1"/>
    <w:rsid w:val="00370239"/>
    <w:rsid w:val="003713B4"/>
    <w:rsid w:val="00371882"/>
    <w:rsid w:val="00371EB7"/>
    <w:rsid w:val="0037284A"/>
    <w:rsid w:val="00372BE2"/>
    <w:rsid w:val="003738D5"/>
    <w:rsid w:val="00375863"/>
    <w:rsid w:val="00375D6B"/>
    <w:rsid w:val="0037716B"/>
    <w:rsid w:val="0037761C"/>
    <w:rsid w:val="00380398"/>
    <w:rsid w:val="00380BBD"/>
    <w:rsid w:val="003818EA"/>
    <w:rsid w:val="003819B6"/>
    <w:rsid w:val="00381A4B"/>
    <w:rsid w:val="00381D7F"/>
    <w:rsid w:val="003823AB"/>
    <w:rsid w:val="00382D59"/>
    <w:rsid w:val="00383CD4"/>
    <w:rsid w:val="00384AB4"/>
    <w:rsid w:val="00384FD9"/>
    <w:rsid w:val="00385C15"/>
    <w:rsid w:val="0038680C"/>
    <w:rsid w:val="00390782"/>
    <w:rsid w:val="0039099A"/>
    <w:rsid w:val="00390B87"/>
    <w:rsid w:val="00390BEB"/>
    <w:rsid w:val="0039139B"/>
    <w:rsid w:val="00392DC4"/>
    <w:rsid w:val="00392DF7"/>
    <w:rsid w:val="003930F3"/>
    <w:rsid w:val="00393265"/>
    <w:rsid w:val="00393303"/>
    <w:rsid w:val="003933B9"/>
    <w:rsid w:val="003934FE"/>
    <w:rsid w:val="003953DB"/>
    <w:rsid w:val="00396436"/>
    <w:rsid w:val="00397E3F"/>
    <w:rsid w:val="003A03D6"/>
    <w:rsid w:val="003A053D"/>
    <w:rsid w:val="003A0787"/>
    <w:rsid w:val="003A0B09"/>
    <w:rsid w:val="003A1024"/>
    <w:rsid w:val="003A360C"/>
    <w:rsid w:val="003A485E"/>
    <w:rsid w:val="003A56F3"/>
    <w:rsid w:val="003A5E13"/>
    <w:rsid w:val="003A5E66"/>
    <w:rsid w:val="003A645D"/>
    <w:rsid w:val="003A6F15"/>
    <w:rsid w:val="003A7727"/>
    <w:rsid w:val="003B0B70"/>
    <w:rsid w:val="003B1C44"/>
    <w:rsid w:val="003B2161"/>
    <w:rsid w:val="003B2361"/>
    <w:rsid w:val="003B29F0"/>
    <w:rsid w:val="003B3075"/>
    <w:rsid w:val="003B41C8"/>
    <w:rsid w:val="003B5376"/>
    <w:rsid w:val="003B5826"/>
    <w:rsid w:val="003B7EF1"/>
    <w:rsid w:val="003C029B"/>
    <w:rsid w:val="003C07E1"/>
    <w:rsid w:val="003C1766"/>
    <w:rsid w:val="003C1B9C"/>
    <w:rsid w:val="003C2398"/>
    <w:rsid w:val="003C241F"/>
    <w:rsid w:val="003C2A1E"/>
    <w:rsid w:val="003C2B82"/>
    <w:rsid w:val="003C2CE8"/>
    <w:rsid w:val="003C4037"/>
    <w:rsid w:val="003C407F"/>
    <w:rsid w:val="003C46BD"/>
    <w:rsid w:val="003C4CE5"/>
    <w:rsid w:val="003C56BB"/>
    <w:rsid w:val="003C5B69"/>
    <w:rsid w:val="003C6801"/>
    <w:rsid w:val="003C6B60"/>
    <w:rsid w:val="003C6BCD"/>
    <w:rsid w:val="003C7164"/>
    <w:rsid w:val="003C74F3"/>
    <w:rsid w:val="003C7FB7"/>
    <w:rsid w:val="003D0A6D"/>
    <w:rsid w:val="003D0C1B"/>
    <w:rsid w:val="003D16D6"/>
    <w:rsid w:val="003D21EE"/>
    <w:rsid w:val="003D3051"/>
    <w:rsid w:val="003D325F"/>
    <w:rsid w:val="003D3330"/>
    <w:rsid w:val="003D3565"/>
    <w:rsid w:val="003D3A72"/>
    <w:rsid w:val="003D3AB9"/>
    <w:rsid w:val="003D3C0A"/>
    <w:rsid w:val="003D5D75"/>
    <w:rsid w:val="003D605C"/>
    <w:rsid w:val="003D6528"/>
    <w:rsid w:val="003D66B1"/>
    <w:rsid w:val="003D67A0"/>
    <w:rsid w:val="003D6DAF"/>
    <w:rsid w:val="003D759E"/>
    <w:rsid w:val="003E014C"/>
    <w:rsid w:val="003E0BDC"/>
    <w:rsid w:val="003E31FA"/>
    <w:rsid w:val="003E435A"/>
    <w:rsid w:val="003E45EE"/>
    <w:rsid w:val="003E46E5"/>
    <w:rsid w:val="003E4C83"/>
    <w:rsid w:val="003E4F06"/>
    <w:rsid w:val="003E62F1"/>
    <w:rsid w:val="003E63C3"/>
    <w:rsid w:val="003E665D"/>
    <w:rsid w:val="003E66B8"/>
    <w:rsid w:val="003F165B"/>
    <w:rsid w:val="003F20D1"/>
    <w:rsid w:val="003F2120"/>
    <w:rsid w:val="003F2FAA"/>
    <w:rsid w:val="003F3672"/>
    <w:rsid w:val="003F461C"/>
    <w:rsid w:val="003F4739"/>
    <w:rsid w:val="003F4C5B"/>
    <w:rsid w:val="003F5F1C"/>
    <w:rsid w:val="003F62EA"/>
    <w:rsid w:val="003F641C"/>
    <w:rsid w:val="003F7734"/>
    <w:rsid w:val="003F7C39"/>
    <w:rsid w:val="00400940"/>
    <w:rsid w:val="0040190C"/>
    <w:rsid w:val="00401993"/>
    <w:rsid w:val="004023D2"/>
    <w:rsid w:val="00402596"/>
    <w:rsid w:val="00402C10"/>
    <w:rsid w:val="00402EA2"/>
    <w:rsid w:val="00403327"/>
    <w:rsid w:val="00403A1E"/>
    <w:rsid w:val="00403F8F"/>
    <w:rsid w:val="004053E9"/>
    <w:rsid w:val="00405406"/>
    <w:rsid w:val="004056F2"/>
    <w:rsid w:val="004058D5"/>
    <w:rsid w:val="0040775F"/>
    <w:rsid w:val="00407A21"/>
    <w:rsid w:val="00410449"/>
    <w:rsid w:val="0041127D"/>
    <w:rsid w:val="0041163D"/>
    <w:rsid w:val="00411741"/>
    <w:rsid w:val="0041315D"/>
    <w:rsid w:val="004139E8"/>
    <w:rsid w:val="00413D3C"/>
    <w:rsid w:val="004150DD"/>
    <w:rsid w:val="0041538E"/>
    <w:rsid w:val="0041645E"/>
    <w:rsid w:val="00416FE5"/>
    <w:rsid w:val="00417981"/>
    <w:rsid w:val="00421B10"/>
    <w:rsid w:val="004233F9"/>
    <w:rsid w:val="00423555"/>
    <w:rsid w:val="00423BD1"/>
    <w:rsid w:val="00424987"/>
    <w:rsid w:val="00424C64"/>
    <w:rsid w:val="00424D70"/>
    <w:rsid w:val="00424F12"/>
    <w:rsid w:val="00426FBB"/>
    <w:rsid w:val="00427D95"/>
    <w:rsid w:val="00431A0A"/>
    <w:rsid w:val="00431ADF"/>
    <w:rsid w:val="00431F3A"/>
    <w:rsid w:val="00432628"/>
    <w:rsid w:val="00432FA6"/>
    <w:rsid w:val="00433DBB"/>
    <w:rsid w:val="0043445F"/>
    <w:rsid w:val="00434C64"/>
    <w:rsid w:val="00436C99"/>
    <w:rsid w:val="0044033C"/>
    <w:rsid w:val="00440FF6"/>
    <w:rsid w:val="00441B3D"/>
    <w:rsid w:val="00441EAA"/>
    <w:rsid w:val="00444558"/>
    <w:rsid w:val="00444708"/>
    <w:rsid w:val="00444828"/>
    <w:rsid w:val="00445CFD"/>
    <w:rsid w:val="00445ED5"/>
    <w:rsid w:val="0044727F"/>
    <w:rsid w:val="004500D5"/>
    <w:rsid w:val="00451077"/>
    <w:rsid w:val="00451116"/>
    <w:rsid w:val="0045249F"/>
    <w:rsid w:val="00452962"/>
    <w:rsid w:val="00452964"/>
    <w:rsid w:val="004538F3"/>
    <w:rsid w:val="00453C53"/>
    <w:rsid w:val="00454043"/>
    <w:rsid w:val="00454E5D"/>
    <w:rsid w:val="004552EC"/>
    <w:rsid w:val="00455736"/>
    <w:rsid w:val="00455DE0"/>
    <w:rsid w:val="0045622F"/>
    <w:rsid w:val="00456810"/>
    <w:rsid w:val="00457544"/>
    <w:rsid w:val="00457E8A"/>
    <w:rsid w:val="00460186"/>
    <w:rsid w:val="00460248"/>
    <w:rsid w:val="00460803"/>
    <w:rsid w:val="00460F2E"/>
    <w:rsid w:val="004611D3"/>
    <w:rsid w:val="0046174B"/>
    <w:rsid w:val="00462553"/>
    <w:rsid w:val="0046292D"/>
    <w:rsid w:val="004641D5"/>
    <w:rsid w:val="0046546D"/>
    <w:rsid w:val="0046590A"/>
    <w:rsid w:val="00465D98"/>
    <w:rsid w:val="00466373"/>
    <w:rsid w:val="004668B8"/>
    <w:rsid w:val="00466B66"/>
    <w:rsid w:val="0046741F"/>
    <w:rsid w:val="004678B4"/>
    <w:rsid w:val="00470AF6"/>
    <w:rsid w:val="004714DC"/>
    <w:rsid w:val="0047206D"/>
    <w:rsid w:val="004729DE"/>
    <w:rsid w:val="00472D17"/>
    <w:rsid w:val="00472E8F"/>
    <w:rsid w:val="004732A8"/>
    <w:rsid w:val="00473390"/>
    <w:rsid w:val="00473626"/>
    <w:rsid w:val="00473871"/>
    <w:rsid w:val="00480E8C"/>
    <w:rsid w:val="004815B3"/>
    <w:rsid w:val="00481633"/>
    <w:rsid w:val="00481B21"/>
    <w:rsid w:val="00481F7C"/>
    <w:rsid w:val="004824CE"/>
    <w:rsid w:val="0048285F"/>
    <w:rsid w:val="00482EBC"/>
    <w:rsid w:val="004843C4"/>
    <w:rsid w:val="0048447B"/>
    <w:rsid w:val="004848ED"/>
    <w:rsid w:val="0048497B"/>
    <w:rsid w:val="00484C37"/>
    <w:rsid w:val="00485B09"/>
    <w:rsid w:val="0048613A"/>
    <w:rsid w:val="00486EB2"/>
    <w:rsid w:val="00486EDE"/>
    <w:rsid w:val="00487950"/>
    <w:rsid w:val="00487D9E"/>
    <w:rsid w:val="00490797"/>
    <w:rsid w:val="00491760"/>
    <w:rsid w:val="00491A35"/>
    <w:rsid w:val="00491B3E"/>
    <w:rsid w:val="0049216D"/>
    <w:rsid w:val="004921A4"/>
    <w:rsid w:val="0049252A"/>
    <w:rsid w:val="00493C1F"/>
    <w:rsid w:val="0049400D"/>
    <w:rsid w:val="00494E3D"/>
    <w:rsid w:val="0049535C"/>
    <w:rsid w:val="004960FF"/>
    <w:rsid w:val="00496742"/>
    <w:rsid w:val="00496A3B"/>
    <w:rsid w:val="00496D98"/>
    <w:rsid w:val="004A0085"/>
    <w:rsid w:val="004A0B46"/>
    <w:rsid w:val="004A0CBC"/>
    <w:rsid w:val="004A1529"/>
    <w:rsid w:val="004A264B"/>
    <w:rsid w:val="004A2D21"/>
    <w:rsid w:val="004A3730"/>
    <w:rsid w:val="004A453E"/>
    <w:rsid w:val="004A48E0"/>
    <w:rsid w:val="004A4B97"/>
    <w:rsid w:val="004A5111"/>
    <w:rsid w:val="004A635F"/>
    <w:rsid w:val="004A6D71"/>
    <w:rsid w:val="004A726A"/>
    <w:rsid w:val="004A7A4F"/>
    <w:rsid w:val="004A7EA4"/>
    <w:rsid w:val="004B0AE2"/>
    <w:rsid w:val="004B1F74"/>
    <w:rsid w:val="004B29F8"/>
    <w:rsid w:val="004B3C60"/>
    <w:rsid w:val="004B4DB1"/>
    <w:rsid w:val="004B67DE"/>
    <w:rsid w:val="004B7D2A"/>
    <w:rsid w:val="004C09E3"/>
    <w:rsid w:val="004C0BC9"/>
    <w:rsid w:val="004C16A2"/>
    <w:rsid w:val="004C287B"/>
    <w:rsid w:val="004C346F"/>
    <w:rsid w:val="004C47DA"/>
    <w:rsid w:val="004C4B3B"/>
    <w:rsid w:val="004C4E0C"/>
    <w:rsid w:val="004C517E"/>
    <w:rsid w:val="004C5F66"/>
    <w:rsid w:val="004C7431"/>
    <w:rsid w:val="004D085E"/>
    <w:rsid w:val="004D1968"/>
    <w:rsid w:val="004D2196"/>
    <w:rsid w:val="004D2C81"/>
    <w:rsid w:val="004D3941"/>
    <w:rsid w:val="004D4491"/>
    <w:rsid w:val="004D495B"/>
    <w:rsid w:val="004D4FE4"/>
    <w:rsid w:val="004D5236"/>
    <w:rsid w:val="004D6729"/>
    <w:rsid w:val="004D68D8"/>
    <w:rsid w:val="004D7FDB"/>
    <w:rsid w:val="004E0FD3"/>
    <w:rsid w:val="004E1705"/>
    <w:rsid w:val="004E1BCC"/>
    <w:rsid w:val="004E2173"/>
    <w:rsid w:val="004E2195"/>
    <w:rsid w:val="004E2250"/>
    <w:rsid w:val="004E2B00"/>
    <w:rsid w:val="004E3A5B"/>
    <w:rsid w:val="004E3DAD"/>
    <w:rsid w:val="004E5AC6"/>
    <w:rsid w:val="004E5C4F"/>
    <w:rsid w:val="004E5EAA"/>
    <w:rsid w:val="004E6146"/>
    <w:rsid w:val="004E6A23"/>
    <w:rsid w:val="004E6B0E"/>
    <w:rsid w:val="004E7E19"/>
    <w:rsid w:val="004F03B2"/>
    <w:rsid w:val="004F056C"/>
    <w:rsid w:val="004F0869"/>
    <w:rsid w:val="004F0AF4"/>
    <w:rsid w:val="004F11B6"/>
    <w:rsid w:val="004F1B11"/>
    <w:rsid w:val="004F2759"/>
    <w:rsid w:val="004F31EE"/>
    <w:rsid w:val="004F32F3"/>
    <w:rsid w:val="004F33CC"/>
    <w:rsid w:val="004F349D"/>
    <w:rsid w:val="004F4B6C"/>
    <w:rsid w:val="004F4CD8"/>
    <w:rsid w:val="004F521D"/>
    <w:rsid w:val="004F71B4"/>
    <w:rsid w:val="004F7356"/>
    <w:rsid w:val="004F73A1"/>
    <w:rsid w:val="004F74F8"/>
    <w:rsid w:val="004F7D28"/>
    <w:rsid w:val="00500EC5"/>
    <w:rsid w:val="00500F2C"/>
    <w:rsid w:val="00501498"/>
    <w:rsid w:val="00501A89"/>
    <w:rsid w:val="005029A1"/>
    <w:rsid w:val="00503345"/>
    <w:rsid w:val="00503A1B"/>
    <w:rsid w:val="00503B9A"/>
    <w:rsid w:val="00504375"/>
    <w:rsid w:val="005050BD"/>
    <w:rsid w:val="005056A0"/>
    <w:rsid w:val="00505746"/>
    <w:rsid w:val="00506240"/>
    <w:rsid w:val="005071FC"/>
    <w:rsid w:val="00510347"/>
    <w:rsid w:val="00512021"/>
    <w:rsid w:val="00512125"/>
    <w:rsid w:val="0051265A"/>
    <w:rsid w:val="005134E2"/>
    <w:rsid w:val="00513758"/>
    <w:rsid w:val="00513901"/>
    <w:rsid w:val="00513A03"/>
    <w:rsid w:val="005144A6"/>
    <w:rsid w:val="005157C9"/>
    <w:rsid w:val="00515990"/>
    <w:rsid w:val="00515EAA"/>
    <w:rsid w:val="0051719F"/>
    <w:rsid w:val="0051785B"/>
    <w:rsid w:val="00517D74"/>
    <w:rsid w:val="00521320"/>
    <w:rsid w:val="00521763"/>
    <w:rsid w:val="00521780"/>
    <w:rsid w:val="00521BED"/>
    <w:rsid w:val="00522125"/>
    <w:rsid w:val="005229CB"/>
    <w:rsid w:val="00522E36"/>
    <w:rsid w:val="005238D7"/>
    <w:rsid w:val="00524304"/>
    <w:rsid w:val="00525AE1"/>
    <w:rsid w:val="00525E15"/>
    <w:rsid w:val="00526EB2"/>
    <w:rsid w:val="00530178"/>
    <w:rsid w:val="005301B5"/>
    <w:rsid w:val="005304E3"/>
    <w:rsid w:val="00532A6B"/>
    <w:rsid w:val="00534335"/>
    <w:rsid w:val="005345CF"/>
    <w:rsid w:val="00534DD2"/>
    <w:rsid w:val="00535C94"/>
    <w:rsid w:val="00536DD1"/>
    <w:rsid w:val="00536FF7"/>
    <w:rsid w:val="005376BD"/>
    <w:rsid w:val="0053782C"/>
    <w:rsid w:val="00537CE4"/>
    <w:rsid w:val="0054151B"/>
    <w:rsid w:val="005417A6"/>
    <w:rsid w:val="00541DB6"/>
    <w:rsid w:val="005421EA"/>
    <w:rsid w:val="005422A0"/>
    <w:rsid w:val="0054287F"/>
    <w:rsid w:val="0054341E"/>
    <w:rsid w:val="00544B8C"/>
    <w:rsid w:val="005453E3"/>
    <w:rsid w:val="0054603D"/>
    <w:rsid w:val="00546374"/>
    <w:rsid w:val="0054638D"/>
    <w:rsid w:val="0054665B"/>
    <w:rsid w:val="00546DCC"/>
    <w:rsid w:val="0054737F"/>
    <w:rsid w:val="00547750"/>
    <w:rsid w:val="00547C81"/>
    <w:rsid w:val="00550383"/>
    <w:rsid w:val="0055038F"/>
    <w:rsid w:val="00550470"/>
    <w:rsid w:val="00550503"/>
    <w:rsid w:val="00550699"/>
    <w:rsid w:val="00550D01"/>
    <w:rsid w:val="00551030"/>
    <w:rsid w:val="0055156D"/>
    <w:rsid w:val="00551B5A"/>
    <w:rsid w:val="00552F93"/>
    <w:rsid w:val="00553D9A"/>
    <w:rsid w:val="005545CF"/>
    <w:rsid w:val="00554A77"/>
    <w:rsid w:val="0055583D"/>
    <w:rsid w:val="00555927"/>
    <w:rsid w:val="00555EE9"/>
    <w:rsid w:val="005561D7"/>
    <w:rsid w:val="00556292"/>
    <w:rsid w:val="00556E79"/>
    <w:rsid w:val="005575D8"/>
    <w:rsid w:val="00557726"/>
    <w:rsid w:val="00561371"/>
    <w:rsid w:val="00561A38"/>
    <w:rsid w:val="00562012"/>
    <w:rsid w:val="0056207D"/>
    <w:rsid w:val="005621B5"/>
    <w:rsid w:val="005633F8"/>
    <w:rsid w:val="005638ED"/>
    <w:rsid w:val="00563DF1"/>
    <w:rsid w:val="00564C2C"/>
    <w:rsid w:val="005652E6"/>
    <w:rsid w:val="0056585A"/>
    <w:rsid w:val="00565D09"/>
    <w:rsid w:val="00567118"/>
    <w:rsid w:val="0056755E"/>
    <w:rsid w:val="00567572"/>
    <w:rsid w:val="005676A5"/>
    <w:rsid w:val="00567FC4"/>
    <w:rsid w:val="0057025C"/>
    <w:rsid w:val="00570C6C"/>
    <w:rsid w:val="0057148F"/>
    <w:rsid w:val="0057191C"/>
    <w:rsid w:val="00572D36"/>
    <w:rsid w:val="005730A1"/>
    <w:rsid w:val="005746C1"/>
    <w:rsid w:val="00574719"/>
    <w:rsid w:val="00574903"/>
    <w:rsid w:val="00574BB3"/>
    <w:rsid w:val="00575104"/>
    <w:rsid w:val="00576CF5"/>
    <w:rsid w:val="0057709D"/>
    <w:rsid w:val="00577752"/>
    <w:rsid w:val="005823D3"/>
    <w:rsid w:val="0058306E"/>
    <w:rsid w:val="00583D4E"/>
    <w:rsid w:val="00583F17"/>
    <w:rsid w:val="00583FC0"/>
    <w:rsid w:val="00584017"/>
    <w:rsid w:val="005848C9"/>
    <w:rsid w:val="005854DE"/>
    <w:rsid w:val="00585DF6"/>
    <w:rsid w:val="00585F51"/>
    <w:rsid w:val="005863FF"/>
    <w:rsid w:val="005865D4"/>
    <w:rsid w:val="00586B8E"/>
    <w:rsid w:val="00587C2A"/>
    <w:rsid w:val="00590189"/>
    <w:rsid w:val="00591068"/>
    <w:rsid w:val="005910DE"/>
    <w:rsid w:val="0059257B"/>
    <w:rsid w:val="00592F9A"/>
    <w:rsid w:val="005930D0"/>
    <w:rsid w:val="005936A8"/>
    <w:rsid w:val="005944F7"/>
    <w:rsid w:val="00594B39"/>
    <w:rsid w:val="0059661E"/>
    <w:rsid w:val="00597BA2"/>
    <w:rsid w:val="005A0DA0"/>
    <w:rsid w:val="005A0DD7"/>
    <w:rsid w:val="005A21F0"/>
    <w:rsid w:val="005A5095"/>
    <w:rsid w:val="005A549E"/>
    <w:rsid w:val="005A5843"/>
    <w:rsid w:val="005A727D"/>
    <w:rsid w:val="005B1346"/>
    <w:rsid w:val="005B1505"/>
    <w:rsid w:val="005B150A"/>
    <w:rsid w:val="005B24FE"/>
    <w:rsid w:val="005B31A9"/>
    <w:rsid w:val="005B44D3"/>
    <w:rsid w:val="005B5372"/>
    <w:rsid w:val="005B54E1"/>
    <w:rsid w:val="005B5B35"/>
    <w:rsid w:val="005B5B5A"/>
    <w:rsid w:val="005B5E3D"/>
    <w:rsid w:val="005B5F65"/>
    <w:rsid w:val="005B6D0E"/>
    <w:rsid w:val="005B7200"/>
    <w:rsid w:val="005B7508"/>
    <w:rsid w:val="005B7996"/>
    <w:rsid w:val="005B7C44"/>
    <w:rsid w:val="005C177E"/>
    <w:rsid w:val="005C1AE7"/>
    <w:rsid w:val="005C2097"/>
    <w:rsid w:val="005C291F"/>
    <w:rsid w:val="005C2DFC"/>
    <w:rsid w:val="005C4261"/>
    <w:rsid w:val="005C457A"/>
    <w:rsid w:val="005C58D8"/>
    <w:rsid w:val="005C5944"/>
    <w:rsid w:val="005C6002"/>
    <w:rsid w:val="005C624A"/>
    <w:rsid w:val="005C6E15"/>
    <w:rsid w:val="005C6E77"/>
    <w:rsid w:val="005C6EA5"/>
    <w:rsid w:val="005D071D"/>
    <w:rsid w:val="005D0772"/>
    <w:rsid w:val="005D2B4E"/>
    <w:rsid w:val="005D2CE4"/>
    <w:rsid w:val="005D4A1C"/>
    <w:rsid w:val="005D50A9"/>
    <w:rsid w:val="005D72B5"/>
    <w:rsid w:val="005D74AB"/>
    <w:rsid w:val="005D76ED"/>
    <w:rsid w:val="005D7B73"/>
    <w:rsid w:val="005E034F"/>
    <w:rsid w:val="005E10DD"/>
    <w:rsid w:val="005E120A"/>
    <w:rsid w:val="005E17FC"/>
    <w:rsid w:val="005E2998"/>
    <w:rsid w:val="005E2E6A"/>
    <w:rsid w:val="005E30B1"/>
    <w:rsid w:val="005E3ECE"/>
    <w:rsid w:val="005E4259"/>
    <w:rsid w:val="005E49AD"/>
    <w:rsid w:val="005E556D"/>
    <w:rsid w:val="005E55D5"/>
    <w:rsid w:val="005E5CD7"/>
    <w:rsid w:val="005E6167"/>
    <w:rsid w:val="005E66CE"/>
    <w:rsid w:val="005E6EC6"/>
    <w:rsid w:val="005E7ABA"/>
    <w:rsid w:val="005E7D32"/>
    <w:rsid w:val="005F077F"/>
    <w:rsid w:val="005F0903"/>
    <w:rsid w:val="005F0E2D"/>
    <w:rsid w:val="005F1571"/>
    <w:rsid w:val="005F172C"/>
    <w:rsid w:val="005F1D71"/>
    <w:rsid w:val="005F24EC"/>
    <w:rsid w:val="005F28C6"/>
    <w:rsid w:val="005F3309"/>
    <w:rsid w:val="005F3AC6"/>
    <w:rsid w:val="005F4E30"/>
    <w:rsid w:val="005F55DE"/>
    <w:rsid w:val="005F7311"/>
    <w:rsid w:val="005F7559"/>
    <w:rsid w:val="006001CD"/>
    <w:rsid w:val="00600251"/>
    <w:rsid w:val="006002E0"/>
    <w:rsid w:val="00600A75"/>
    <w:rsid w:val="00600F4E"/>
    <w:rsid w:val="006017F6"/>
    <w:rsid w:val="0060207C"/>
    <w:rsid w:val="00602146"/>
    <w:rsid w:val="0060276F"/>
    <w:rsid w:val="00602EDB"/>
    <w:rsid w:val="00602FC6"/>
    <w:rsid w:val="00603057"/>
    <w:rsid w:val="006042F9"/>
    <w:rsid w:val="006048B2"/>
    <w:rsid w:val="006048D2"/>
    <w:rsid w:val="00605998"/>
    <w:rsid w:val="00606069"/>
    <w:rsid w:val="006060AA"/>
    <w:rsid w:val="0061163F"/>
    <w:rsid w:val="00611BBD"/>
    <w:rsid w:val="006122F1"/>
    <w:rsid w:val="00612C55"/>
    <w:rsid w:val="006132D0"/>
    <w:rsid w:val="00613885"/>
    <w:rsid w:val="00613AE6"/>
    <w:rsid w:val="00613B11"/>
    <w:rsid w:val="00613DD5"/>
    <w:rsid w:val="00613F83"/>
    <w:rsid w:val="006145C3"/>
    <w:rsid w:val="0061479A"/>
    <w:rsid w:val="006158E0"/>
    <w:rsid w:val="00615A4E"/>
    <w:rsid w:val="006164C6"/>
    <w:rsid w:val="006168BE"/>
    <w:rsid w:val="006174E9"/>
    <w:rsid w:val="00617D50"/>
    <w:rsid w:val="0062063A"/>
    <w:rsid w:val="006212AA"/>
    <w:rsid w:val="00622BB9"/>
    <w:rsid w:val="00623116"/>
    <w:rsid w:val="00623A52"/>
    <w:rsid w:val="00626878"/>
    <w:rsid w:val="006270FF"/>
    <w:rsid w:val="006308E5"/>
    <w:rsid w:val="00631FDA"/>
    <w:rsid w:val="00633302"/>
    <w:rsid w:val="00633376"/>
    <w:rsid w:val="00633CA5"/>
    <w:rsid w:val="006342E4"/>
    <w:rsid w:val="00635AA2"/>
    <w:rsid w:val="00635C82"/>
    <w:rsid w:val="00635CDE"/>
    <w:rsid w:val="006373B5"/>
    <w:rsid w:val="00640CB5"/>
    <w:rsid w:val="00641299"/>
    <w:rsid w:val="006419CB"/>
    <w:rsid w:val="00642874"/>
    <w:rsid w:val="00642BD8"/>
    <w:rsid w:val="00642C6C"/>
    <w:rsid w:val="00643165"/>
    <w:rsid w:val="006432CA"/>
    <w:rsid w:val="00643D7D"/>
    <w:rsid w:val="00645ECF"/>
    <w:rsid w:val="00646168"/>
    <w:rsid w:val="00647CE8"/>
    <w:rsid w:val="00650796"/>
    <w:rsid w:val="00652D43"/>
    <w:rsid w:val="00652F8B"/>
    <w:rsid w:val="0065312B"/>
    <w:rsid w:val="00653DA3"/>
    <w:rsid w:val="00654693"/>
    <w:rsid w:val="0065478D"/>
    <w:rsid w:val="00655959"/>
    <w:rsid w:val="00655DBC"/>
    <w:rsid w:val="00656773"/>
    <w:rsid w:val="00656AD5"/>
    <w:rsid w:val="00656C5A"/>
    <w:rsid w:val="006574A1"/>
    <w:rsid w:val="006600DC"/>
    <w:rsid w:val="00662085"/>
    <w:rsid w:val="00662256"/>
    <w:rsid w:val="00664A05"/>
    <w:rsid w:val="00664BA6"/>
    <w:rsid w:val="00665977"/>
    <w:rsid w:val="00665F30"/>
    <w:rsid w:val="00667FAC"/>
    <w:rsid w:val="00671982"/>
    <w:rsid w:val="00672F35"/>
    <w:rsid w:val="00673A3C"/>
    <w:rsid w:val="00675A93"/>
    <w:rsid w:val="006762DA"/>
    <w:rsid w:val="00676310"/>
    <w:rsid w:val="00677014"/>
    <w:rsid w:val="00677E69"/>
    <w:rsid w:val="00680047"/>
    <w:rsid w:val="0068027A"/>
    <w:rsid w:val="006810A5"/>
    <w:rsid w:val="006817A5"/>
    <w:rsid w:val="00681D85"/>
    <w:rsid w:val="00681E9F"/>
    <w:rsid w:val="00682A34"/>
    <w:rsid w:val="00682D20"/>
    <w:rsid w:val="006847D8"/>
    <w:rsid w:val="00684C9E"/>
    <w:rsid w:val="00684FD3"/>
    <w:rsid w:val="0068525D"/>
    <w:rsid w:val="00685A84"/>
    <w:rsid w:val="00686E9F"/>
    <w:rsid w:val="00687A86"/>
    <w:rsid w:val="00687AD6"/>
    <w:rsid w:val="00691BAE"/>
    <w:rsid w:val="00692477"/>
    <w:rsid w:val="00692670"/>
    <w:rsid w:val="00692A26"/>
    <w:rsid w:val="00692E83"/>
    <w:rsid w:val="00692E88"/>
    <w:rsid w:val="006944A5"/>
    <w:rsid w:val="00694979"/>
    <w:rsid w:val="00695BCF"/>
    <w:rsid w:val="0069605F"/>
    <w:rsid w:val="00696124"/>
    <w:rsid w:val="00696AC1"/>
    <w:rsid w:val="00697082"/>
    <w:rsid w:val="006970B8"/>
    <w:rsid w:val="00697440"/>
    <w:rsid w:val="00697628"/>
    <w:rsid w:val="006976D7"/>
    <w:rsid w:val="00697BD8"/>
    <w:rsid w:val="006A04EE"/>
    <w:rsid w:val="006A123B"/>
    <w:rsid w:val="006A299C"/>
    <w:rsid w:val="006A2B02"/>
    <w:rsid w:val="006A353A"/>
    <w:rsid w:val="006A36A1"/>
    <w:rsid w:val="006A46F9"/>
    <w:rsid w:val="006A47BE"/>
    <w:rsid w:val="006A4C51"/>
    <w:rsid w:val="006A4E57"/>
    <w:rsid w:val="006A50C9"/>
    <w:rsid w:val="006A5449"/>
    <w:rsid w:val="006A5992"/>
    <w:rsid w:val="006A5EDA"/>
    <w:rsid w:val="006A60F7"/>
    <w:rsid w:val="006A67C0"/>
    <w:rsid w:val="006A6FA7"/>
    <w:rsid w:val="006A7C77"/>
    <w:rsid w:val="006B1392"/>
    <w:rsid w:val="006B2110"/>
    <w:rsid w:val="006B2422"/>
    <w:rsid w:val="006B36CC"/>
    <w:rsid w:val="006B470B"/>
    <w:rsid w:val="006B4D29"/>
    <w:rsid w:val="006B4F0E"/>
    <w:rsid w:val="006B5363"/>
    <w:rsid w:val="006B5740"/>
    <w:rsid w:val="006B78AF"/>
    <w:rsid w:val="006C0A97"/>
    <w:rsid w:val="006C0D2A"/>
    <w:rsid w:val="006C1467"/>
    <w:rsid w:val="006C1D23"/>
    <w:rsid w:val="006C2054"/>
    <w:rsid w:val="006C2415"/>
    <w:rsid w:val="006C3655"/>
    <w:rsid w:val="006C38A0"/>
    <w:rsid w:val="006C410C"/>
    <w:rsid w:val="006C42B2"/>
    <w:rsid w:val="006C456E"/>
    <w:rsid w:val="006C4AF1"/>
    <w:rsid w:val="006C51C0"/>
    <w:rsid w:val="006C7771"/>
    <w:rsid w:val="006C79E0"/>
    <w:rsid w:val="006C7ADA"/>
    <w:rsid w:val="006D0D3D"/>
    <w:rsid w:val="006D15B9"/>
    <w:rsid w:val="006D1938"/>
    <w:rsid w:val="006D2C04"/>
    <w:rsid w:val="006D354B"/>
    <w:rsid w:val="006D415A"/>
    <w:rsid w:val="006D4ECE"/>
    <w:rsid w:val="006D50E4"/>
    <w:rsid w:val="006D5AFD"/>
    <w:rsid w:val="006D6586"/>
    <w:rsid w:val="006D6AD2"/>
    <w:rsid w:val="006D6CFE"/>
    <w:rsid w:val="006D7491"/>
    <w:rsid w:val="006E103A"/>
    <w:rsid w:val="006E1B61"/>
    <w:rsid w:val="006E2215"/>
    <w:rsid w:val="006E2F44"/>
    <w:rsid w:val="006E330C"/>
    <w:rsid w:val="006E437D"/>
    <w:rsid w:val="006E4732"/>
    <w:rsid w:val="006E48C7"/>
    <w:rsid w:val="006E4948"/>
    <w:rsid w:val="006E49E5"/>
    <w:rsid w:val="006E4AC5"/>
    <w:rsid w:val="006E542D"/>
    <w:rsid w:val="006E6401"/>
    <w:rsid w:val="006E6A73"/>
    <w:rsid w:val="006E7AFF"/>
    <w:rsid w:val="006F07D9"/>
    <w:rsid w:val="006F0D31"/>
    <w:rsid w:val="006F13A6"/>
    <w:rsid w:val="006F1EA5"/>
    <w:rsid w:val="006F228C"/>
    <w:rsid w:val="006F42B2"/>
    <w:rsid w:val="006F49D1"/>
    <w:rsid w:val="006F4D84"/>
    <w:rsid w:val="006F5666"/>
    <w:rsid w:val="006F690E"/>
    <w:rsid w:val="006F78B4"/>
    <w:rsid w:val="007020EE"/>
    <w:rsid w:val="00702969"/>
    <w:rsid w:val="0070431E"/>
    <w:rsid w:val="0070480C"/>
    <w:rsid w:val="00704CC4"/>
    <w:rsid w:val="0070593B"/>
    <w:rsid w:val="00707AA7"/>
    <w:rsid w:val="00707F46"/>
    <w:rsid w:val="007113F4"/>
    <w:rsid w:val="007115BC"/>
    <w:rsid w:val="007118F1"/>
    <w:rsid w:val="00713623"/>
    <w:rsid w:val="007149CE"/>
    <w:rsid w:val="00714D2E"/>
    <w:rsid w:val="0071502E"/>
    <w:rsid w:val="0071545F"/>
    <w:rsid w:val="00715734"/>
    <w:rsid w:val="00715888"/>
    <w:rsid w:val="00715FBF"/>
    <w:rsid w:val="00717054"/>
    <w:rsid w:val="0072040F"/>
    <w:rsid w:val="0072122E"/>
    <w:rsid w:val="00721BB5"/>
    <w:rsid w:val="00721E7A"/>
    <w:rsid w:val="0072341F"/>
    <w:rsid w:val="007247FB"/>
    <w:rsid w:val="00724E84"/>
    <w:rsid w:val="007254EE"/>
    <w:rsid w:val="00725706"/>
    <w:rsid w:val="00730777"/>
    <w:rsid w:val="007312FC"/>
    <w:rsid w:val="00731A85"/>
    <w:rsid w:val="00731D52"/>
    <w:rsid w:val="00732165"/>
    <w:rsid w:val="0073298E"/>
    <w:rsid w:val="00732C2F"/>
    <w:rsid w:val="00733048"/>
    <w:rsid w:val="00733470"/>
    <w:rsid w:val="00733D93"/>
    <w:rsid w:val="007342F8"/>
    <w:rsid w:val="00736751"/>
    <w:rsid w:val="00736A67"/>
    <w:rsid w:val="00736E07"/>
    <w:rsid w:val="00737683"/>
    <w:rsid w:val="00737E64"/>
    <w:rsid w:val="0074022D"/>
    <w:rsid w:val="0074045B"/>
    <w:rsid w:val="00740A14"/>
    <w:rsid w:val="00742010"/>
    <w:rsid w:val="00743055"/>
    <w:rsid w:val="0074650C"/>
    <w:rsid w:val="007467CA"/>
    <w:rsid w:val="00746948"/>
    <w:rsid w:val="00750737"/>
    <w:rsid w:val="007510A4"/>
    <w:rsid w:val="0075171B"/>
    <w:rsid w:val="00751F84"/>
    <w:rsid w:val="00752938"/>
    <w:rsid w:val="00752E6E"/>
    <w:rsid w:val="00754564"/>
    <w:rsid w:val="00754682"/>
    <w:rsid w:val="007549C1"/>
    <w:rsid w:val="007567B4"/>
    <w:rsid w:val="0076152D"/>
    <w:rsid w:val="00762969"/>
    <w:rsid w:val="00762E89"/>
    <w:rsid w:val="0076666F"/>
    <w:rsid w:val="007677D9"/>
    <w:rsid w:val="00767889"/>
    <w:rsid w:val="007678EF"/>
    <w:rsid w:val="00767921"/>
    <w:rsid w:val="007704C1"/>
    <w:rsid w:val="00770CF3"/>
    <w:rsid w:val="00770DD4"/>
    <w:rsid w:val="00772F0D"/>
    <w:rsid w:val="007731BC"/>
    <w:rsid w:val="007742FB"/>
    <w:rsid w:val="0077531F"/>
    <w:rsid w:val="00775601"/>
    <w:rsid w:val="00775F66"/>
    <w:rsid w:val="00776952"/>
    <w:rsid w:val="00776B30"/>
    <w:rsid w:val="00777244"/>
    <w:rsid w:val="007773FE"/>
    <w:rsid w:val="00777414"/>
    <w:rsid w:val="007779C4"/>
    <w:rsid w:val="00777B85"/>
    <w:rsid w:val="00780415"/>
    <w:rsid w:val="007815AD"/>
    <w:rsid w:val="00781679"/>
    <w:rsid w:val="00782102"/>
    <w:rsid w:val="00782AF2"/>
    <w:rsid w:val="0078352E"/>
    <w:rsid w:val="00783F60"/>
    <w:rsid w:val="00784867"/>
    <w:rsid w:val="00785CE9"/>
    <w:rsid w:val="00787243"/>
    <w:rsid w:val="00787D5E"/>
    <w:rsid w:val="007902AB"/>
    <w:rsid w:val="00791977"/>
    <w:rsid w:val="00791F11"/>
    <w:rsid w:val="00793001"/>
    <w:rsid w:val="00793BC8"/>
    <w:rsid w:val="00794E7A"/>
    <w:rsid w:val="00795CA3"/>
    <w:rsid w:val="007963C7"/>
    <w:rsid w:val="00797008"/>
    <w:rsid w:val="00797262"/>
    <w:rsid w:val="00797282"/>
    <w:rsid w:val="0079758D"/>
    <w:rsid w:val="007A0BC6"/>
    <w:rsid w:val="007A1533"/>
    <w:rsid w:val="007A16D1"/>
    <w:rsid w:val="007A1B82"/>
    <w:rsid w:val="007A243B"/>
    <w:rsid w:val="007A26B1"/>
    <w:rsid w:val="007A26F2"/>
    <w:rsid w:val="007A2CFE"/>
    <w:rsid w:val="007A305E"/>
    <w:rsid w:val="007A3278"/>
    <w:rsid w:val="007A3819"/>
    <w:rsid w:val="007A3FA3"/>
    <w:rsid w:val="007A46C4"/>
    <w:rsid w:val="007A62F2"/>
    <w:rsid w:val="007A7927"/>
    <w:rsid w:val="007B0B8C"/>
    <w:rsid w:val="007B107C"/>
    <w:rsid w:val="007B20AC"/>
    <w:rsid w:val="007B24D0"/>
    <w:rsid w:val="007B300B"/>
    <w:rsid w:val="007B36D0"/>
    <w:rsid w:val="007B382B"/>
    <w:rsid w:val="007B3D63"/>
    <w:rsid w:val="007B3FCD"/>
    <w:rsid w:val="007B4484"/>
    <w:rsid w:val="007B44FB"/>
    <w:rsid w:val="007B4ED1"/>
    <w:rsid w:val="007B630D"/>
    <w:rsid w:val="007B6D0C"/>
    <w:rsid w:val="007B740F"/>
    <w:rsid w:val="007B7B58"/>
    <w:rsid w:val="007B7F97"/>
    <w:rsid w:val="007C0440"/>
    <w:rsid w:val="007C0F2A"/>
    <w:rsid w:val="007C1231"/>
    <w:rsid w:val="007C12AD"/>
    <w:rsid w:val="007C172C"/>
    <w:rsid w:val="007C218B"/>
    <w:rsid w:val="007C3762"/>
    <w:rsid w:val="007C37A4"/>
    <w:rsid w:val="007C3D8A"/>
    <w:rsid w:val="007C454D"/>
    <w:rsid w:val="007C49B7"/>
    <w:rsid w:val="007C4DA0"/>
    <w:rsid w:val="007C5445"/>
    <w:rsid w:val="007C5AC4"/>
    <w:rsid w:val="007C6227"/>
    <w:rsid w:val="007C6790"/>
    <w:rsid w:val="007C73C2"/>
    <w:rsid w:val="007C77FF"/>
    <w:rsid w:val="007C7A8B"/>
    <w:rsid w:val="007D0A65"/>
    <w:rsid w:val="007D2DA9"/>
    <w:rsid w:val="007D3442"/>
    <w:rsid w:val="007D3987"/>
    <w:rsid w:val="007D462D"/>
    <w:rsid w:val="007D6A22"/>
    <w:rsid w:val="007D6BFE"/>
    <w:rsid w:val="007D6D89"/>
    <w:rsid w:val="007E0F0D"/>
    <w:rsid w:val="007E1AF1"/>
    <w:rsid w:val="007E28F7"/>
    <w:rsid w:val="007E2A41"/>
    <w:rsid w:val="007E2FFD"/>
    <w:rsid w:val="007E3C77"/>
    <w:rsid w:val="007E3E54"/>
    <w:rsid w:val="007E51E2"/>
    <w:rsid w:val="007E7ACE"/>
    <w:rsid w:val="007F0FF3"/>
    <w:rsid w:val="007F1C52"/>
    <w:rsid w:val="007F2C44"/>
    <w:rsid w:val="007F2E6A"/>
    <w:rsid w:val="007F3B8D"/>
    <w:rsid w:val="007F4F58"/>
    <w:rsid w:val="007F50E8"/>
    <w:rsid w:val="007F6181"/>
    <w:rsid w:val="007F7773"/>
    <w:rsid w:val="007F7950"/>
    <w:rsid w:val="008000D8"/>
    <w:rsid w:val="00801DB0"/>
    <w:rsid w:val="0080289D"/>
    <w:rsid w:val="00803116"/>
    <w:rsid w:val="00804137"/>
    <w:rsid w:val="00804784"/>
    <w:rsid w:val="008048E6"/>
    <w:rsid w:val="00804C14"/>
    <w:rsid w:val="0080503F"/>
    <w:rsid w:val="00805C49"/>
    <w:rsid w:val="00805E4B"/>
    <w:rsid w:val="00807107"/>
    <w:rsid w:val="00807E8A"/>
    <w:rsid w:val="00810E99"/>
    <w:rsid w:val="008125B2"/>
    <w:rsid w:val="00812D94"/>
    <w:rsid w:val="00814371"/>
    <w:rsid w:val="00814A9E"/>
    <w:rsid w:val="00814B49"/>
    <w:rsid w:val="00814D9A"/>
    <w:rsid w:val="0081602D"/>
    <w:rsid w:val="00816FFA"/>
    <w:rsid w:val="0081798A"/>
    <w:rsid w:val="00817AC5"/>
    <w:rsid w:val="00820037"/>
    <w:rsid w:val="00821C57"/>
    <w:rsid w:val="00821FD6"/>
    <w:rsid w:val="00822D6A"/>
    <w:rsid w:val="00822EB4"/>
    <w:rsid w:val="00823046"/>
    <w:rsid w:val="00823064"/>
    <w:rsid w:val="00823981"/>
    <w:rsid w:val="00824807"/>
    <w:rsid w:val="0082488D"/>
    <w:rsid w:val="008256F8"/>
    <w:rsid w:val="008262F7"/>
    <w:rsid w:val="0082660A"/>
    <w:rsid w:val="00826704"/>
    <w:rsid w:val="00826833"/>
    <w:rsid w:val="00826CCD"/>
    <w:rsid w:val="00827FE2"/>
    <w:rsid w:val="008300A5"/>
    <w:rsid w:val="0083052E"/>
    <w:rsid w:val="0083116D"/>
    <w:rsid w:val="008312EF"/>
    <w:rsid w:val="00831495"/>
    <w:rsid w:val="00831582"/>
    <w:rsid w:val="00831610"/>
    <w:rsid w:val="00831E2C"/>
    <w:rsid w:val="00834445"/>
    <w:rsid w:val="00835764"/>
    <w:rsid w:val="00835E88"/>
    <w:rsid w:val="00836B81"/>
    <w:rsid w:val="0083742C"/>
    <w:rsid w:val="00840181"/>
    <w:rsid w:val="00842318"/>
    <w:rsid w:val="008428DD"/>
    <w:rsid w:val="008434BC"/>
    <w:rsid w:val="00843CB5"/>
    <w:rsid w:val="008457FA"/>
    <w:rsid w:val="008461CA"/>
    <w:rsid w:val="008466F1"/>
    <w:rsid w:val="00846969"/>
    <w:rsid w:val="00846C9A"/>
    <w:rsid w:val="008474E1"/>
    <w:rsid w:val="008475F6"/>
    <w:rsid w:val="008477B0"/>
    <w:rsid w:val="00847908"/>
    <w:rsid w:val="0085048C"/>
    <w:rsid w:val="00850F7D"/>
    <w:rsid w:val="00851CEE"/>
    <w:rsid w:val="00851D48"/>
    <w:rsid w:val="00851F90"/>
    <w:rsid w:val="00853D99"/>
    <w:rsid w:val="008548FA"/>
    <w:rsid w:val="008550BB"/>
    <w:rsid w:val="008557E8"/>
    <w:rsid w:val="00856AD0"/>
    <w:rsid w:val="00857C67"/>
    <w:rsid w:val="00857C84"/>
    <w:rsid w:val="00860D7F"/>
    <w:rsid w:val="0086287C"/>
    <w:rsid w:val="00863A01"/>
    <w:rsid w:val="00863B19"/>
    <w:rsid w:val="00863B6A"/>
    <w:rsid w:val="00864D60"/>
    <w:rsid w:val="00865692"/>
    <w:rsid w:val="008657F7"/>
    <w:rsid w:val="00865C73"/>
    <w:rsid w:val="00866029"/>
    <w:rsid w:val="00866321"/>
    <w:rsid w:val="0086644A"/>
    <w:rsid w:val="008669E2"/>
    <w:rsid w:val="008678F6"/>
    <w:rsid w:val="00867AF8"/>
    <w:rsid w:val="00871109"/>
    <w:rsid w:val="00871274"/>
    <w:rsid w:val="00871F75"/>
    <w:rsid w:val="00871FF4"/>
    <w:rsid w:val="00872AEA"/>
    <w:rsid w:val="00872BCE"/>
    <w:rsid w:val="00872EA8"/>
    <w:rsid w:val="0087468E"/>
    <w:rsid w:val="00874A0C"/>
    <w:rsid w:val="008766B3"/>
    <w:rsid w:val="00876824"/>
    <w:rsid w:val="00876DB7"/>
    <w:rsid w:val="00877F4B"/>
    <w:rsid w:val="00880B18"/>
    <w:rsid w:val="008814C0"/>
    <w:rsid w:val="00881612"/>
    <w:rsid w:val="008819B9"/>
    <w:rsid w:val="00882130"/>
    <w:rsid w:val="00882843"/>
    <w:rsid w:val="00882881"/>
    <w:rsid w:val="00883EC1"/>
    <w:rsid w:val="008843DE"/>
    <w:rsid w:val="00884C35"/>
    <w:rsid w:val="00886957"/>
    <w:rsid w:val="0088742D"/>
    <w:rsid w:val="0088782D"/>
    <w:rsid w:val="00890555"/>
    <w:rsid w:val="0089108B"/>
    <w:rsid w:val="008914E8"/>
    <w:rsid w:val="008917B2"/>
    <w:rsid w:val="0089213A"/>
    <w:rsid w:val="00892BA7"/>
    <w:rsid w:val="008932F5"/>
    <w:rsid w:val="008933FF"/>
    <w:rsid w:val="008937F6"/>
    <w:rsid w:val="00893920"/>
    <w:rsid w:val="00893F0A"/>
    <w:rsid w:val="00894ADF"/>
    <w:rsid w:val="008950C1"/>
    <w:rsid w:val="008953F2"/>
    <w:rsid w:val="008954A9"/>
    <w:rsid w:val="00895781"/>
    <w:rsid w:val="00895D18"/>
    <w:rsid w:val="00895DD8"/>
    <w:rsid w:val="00896857"/>
    <w:rsid w:val="008979B2"/>
    <w:rsid w:val="00897CDD"/>
    <w:rsid w:val="008A02E6"/>
    <w:rsid w:val="008A03A2"/>
    <w:rsid w:val="008A1688"/>
    <w:rsid w:val="008A17DB"/>
    <w:rsid w:val="008A1B2A"/>
    <w:rsid w:val="008A2014"/>
    <w:rsid w:val="008A250B"/>
    <w:rsid w:val="008A37F7"/>
    <w:rsid w:val="008A3EB6"/>
    <w:rsid w:val="008A5078"/>
    <w:rsid w:val="008A5B14"/>
    <w:rsid w:val="008A75C0"/>
    <w:rsid w:val="008B0085"/>
    <w:rsid w:val="008B0292"/>
    <w:rsid w:val="008B2AAE"/>
    <w:rsid w:val="008B3D8A"/>
    <w:rsid w:val="008B3FCD"/>
    <w:rsid w:val="008B6738"/>
    <w:rsid w:val="008B6932"/>
    <w:rsid w:val="008B7640"/>
    <w:rsid w:val="008B780C"/>
    <w:rsid w:val="008C11F8"/>
    <w:rsid w:val="008C1C20"/>
    <w:rsid w:val="008C5867"/>
    <w:rsid w:val="008C735C"/>
    <w:rsid w:val="008C78B2"/>
    <w:rsid w:val="008C7B6B"/>
    <w:rsid w:val="008C7D45"/>
    <w:rsid w:val="008D0210"/>
    <w:rsid w:val="008D0B2E"/>
    <w:rsid w:val="008D0C37"/>
    <w:rsid w:val="008D1093"/>
    <w:rsid w:val="008D25A2"/>
    <w:rsid w:val="008D3BC2"/>
    <w:rsid w:val="008D481F"/>
    <w:rsid w:val="008D4B1E"/>
    <w:rsid w:val="008D4C5B"/>
    <w:rsid w:val="008D5231"/>
    <w:rsid w:val="008D6A3B"/>
    <w:rsid w:val="008D6E2B"/>
    <w:rsid w:val="008D7341"/>
    <w:rsid w:val="008D7F8B"/>
    <w:rsid w:val="008E0036"/>
    <w:rsid w:val="008E27FE"/>
    <w:rsid w:val="008E29EB"/>
    <w:rsid w:val="008E2D70"/>
    <w:rsid w:val="008E3BE4"/>
    <w:rsid w:val="008E618D"/>
    <w:rsid w:val="008E72E0"/>
    <w:rsid w:val="008F043D"/>
    <w:rsid w:val="008F0F11"/>
    <w:rsid w:val="008F1616"/>
    <w:rsid w:val="008F1738"/>
    <w:rsid w:val="008F1D60"/>
    <w:rsid w:val="008F2B77"/>
    <w:rsid w:val="008F2E4E"/>
    <w:rsid w:val="008F4FB7"/>
    <w:rsid w:val="008F5029"/>
    <w:rsid w:val="008F52FF"/>
    <w:rsid w:val="008F5607"/>
    <w:rsid w:val="008F5622"/>
    <w:rsid w:val="008F599C"/>
    <w:rsid w:val="008F5FAA"/>
    <w:rsid w:val="008F6357"/>
    <w:rsid w:val="008F6801"/>
    <w:rsid w:val="008F6BD7"/>
    <w:rsid w:val="008F6FBB"/>
    <w:rsid w:val="0090257E"/>
    <w:rsid w:val="009030F2"/>
    <w:rsid w:val="00903A97"/>
    <w:rsid w:val="00903DB9"/>
    <w:rsid w:val="0090443F"/>
    <w:rsid w:val="00905557"/>
    <w:rsid w:val="00905883"/>
    <w:rsid w:val="00905C29"/>
    <w:rsid w:val="009062B8"/>
    <w:rsid w:val="00906FB7"/>
    <w:rsid w:val="00907957"/>
    <w:rsid w:val="0091099E"/>
    <w:rsid w:val="00910BAB"/>
    <w:rsid w:val="009117F5"/>
    <w:rsid w:val="00912880"/>
    <w:rsid w:val="00912A79"/>
    <w:rsid w:val="00912F0B"/>
    <w:rsid w:val="00913761"/>
    <w:rsid w:val="009137EB"/>
    <w:rsid w:val="009168D2"/>
    <w:rsid w:val="00916BD6"/>
    <w:rsid w:val="0091779D"/>
    <w:rsid w:val="00920C5B"/>
    <w:rsid w:val="00921837"/>
    <w:rsid w:val="00921E30"/>
    <w:rsid w:val="00922834"/>
    <w:rsid w:val="00925479"/>
    <w:rsid w:val="009265DB"/>
    <w:rsid w:val="00926859"/>
    <w:rsid w:val="0092686C"/>
    <w:rsid w:val="00926900"/>
    <w:rsid w:val="009301F6"/>
    <w:rsid w:val="00931E00"/>
    <w:rsid w:val="00932342"/>
    <w:rsid w:val="009342B6"/>
    <w:rsid w:val="0093472B"/>
    <w:rsid w:val="009348D1"/>
    <w:rsid w:val="00934C15"/>
    <w:rsid w:val="00934D20"/>
    <w:rsid w:val="00935639"/>
    <w:rsid w:val="009356BA"/>
    <w:rsid w:val="009359EF"/>
    <w:rsid w:val="00935E2E"/>
    <w:rsid w:val="00936495"/>
    <w:rsid w:val="009366E0"/>
    <w:rsid w:val="009379BE"/>
    <w:rsid w:val="00940716"/>
    <w:rsid w:val="009408E3"/>
    <w:rsid w:val="00940A29"/>
    <w:rsid w:val="009412F8"/>
    <w:rsid w:val="00941420"/>
    <w:rsid w:val="00941B5B"/>
    <w:rsid w:val="00942444"/>
    <w:rsid w:val="00942B7F"/>
    <w:rsid w:val="00943069"/>
    <w:rsid w:val="009452F9"/>
    <w:rsid w:val="009454FF"/>
    <w:rsid w:val="009458AD"/>
    <w:rsid w:val="00945A0B"/>
    <w:rsid w:val="00946AA2"/>
    <w:rsid w:val="009473E1"/>
    <w:rsid w:val="009504B8"/>
    <w:rsid w:val="00950868"/>
    <w:rsid w:val="00950ABE"/>
    <w:rsid w:val="00950D8D"/>
    <w:rsid w:val="009516EC"/>
    <w:rsid w:val="00951961"/>
    <w:rsid w:val="00951D57"/>
    <w:rsid w:val="00951F08"/>
    <w:rsid w:val="009525CE"/>
    <w:rsid w:val="0095282B"/>
    <w:rsid w:val="00952A11"/>
    <w:rsid w:val="009534B6"/>
    <w:rsid w:val="00953758"/>
    <w:rsid w:val="0095399B"/>
    <w:rsid w:val="0095441D"/>
    <w:rsid w:val="0095534F"/>
    <w:rsid w:val="00955BAD"/>
    <w:rsid w:val="0095619C"/>
    <w:rsid w:val="00956546"/>
    <w:rsid w:val="0095675A"/>
    <w:rsid w:val="009568E7"/>
    <w:rsid w:val="00956A89"/>
    <w:rsid w:val="00957201"/>
    <w:rsid w:val="00957388"/>
    <w:rsid w:val="00957A6C"/>
    <w:rsid w:val="00957F1B"/>
    <w:rsid w:val="00961941"/>
    <w:rsid w:val="009639B4"/>
    <w:rsid w:val="00964D68"/>
    <w:rsid w:val="00965040"/>
    <w:rsid w:val="009701BC"/>
    <w:rsid w:val="00970378"/>
    <w:rsid w:val="00970914"/>
    <w:rsid w:val="00970DA4"/>
    <w:rsid w:val="0097110B"/>
    <w:rsid w:val="00972B26"/>
    <w:rsid w:val="00972E4A"/>
    <w:rsid w:val="00974310"/>
    <w:rsid w:val="00974F0A"/>
    <w:rsid w:val="00974FFF"/>
    <w:rsid w:val="009755DE"/>
    <w:rsid w:val="00975B23"/>
    <w:rsid w:val="00975D14"/>
    <w:rsid w:val="009766DE"/>
    <w:rsid w:val="0097708D"/>
    <w:rsid w:val="00980743"/>
    <w:rsid w:val="00980E7C"/>
    <w:rsid w:val="0098103D"/>
    <w:rsid w:val="00981266"/>
    <w:rsid w:val="0098199C"/>
    <w:rsid w:val="00981DE3"/>
    <w:rsid w:val="00981F88"/>
    <w:rsid w:val="00982217"/>
    <w:rsid w:val="00982695"/>
    <w:rsid w:val="009829FF"/>
    <w:rsid w:val="0098404E"/>
    <w:rsid w:val="0098437A"/>
    <w:rsid w:val="0098473D"/>
    <w:rsid w:val="009852D6"/>
    <w:rsid w:val="00986060"/>
    <w:rsid w:val="00986145"/>
    <w:rsid w:val="00986C7D"/>
    <w:rsid w:val="00987088"/>
    <w:rsid w:val="00987D02"/>
    <w:rsid w:val="00990006"/>
    <w:rsid w:val="0099020F"/>
    <w:rsid w:val="00990536"/>
    <w:rsid w:val="0099080A"/>
    <w:rsid w:val="009909AB"/>
    <w:rsid w:val="00990C74"/>
    <w:rsid w:val="00991FE0"/>
    <w:rsid w:val="00992354"/>
    <w:rsid w:val="00992AC1"/>
    <w:rsid w:val="00993D57"/>
    <w:rsid w:val="00993DD1"/>
    <w:rsid w:val="00996BEF"/>
    <w:rsid w:val="00996F57"/>
    <w:rsid w:val="00997C24"/>
    <w:rsid w:val="009A1B1E"/>
    <w:rsid w:val="009A1B98"/>
    <w:rsid w:val="009A1ED6"/>
    <w:rsid w:val="009A3C54"/>
    <w:rsid w:val="009A444F"/>
    <w:rsid w:val="009A485E"/>
    <w:rsid w:val="009A4990"/>
    <w:rsid w:val="009A59A1"/>
    <w:rsid w:val="009A64C8"/>
    <w:rsid w:val="009A66A6"/>
    <w:rsid w:val="009A6A2C"/>
    <w:rsid w:val="009A725C"/>
    <w:rsid w:val="009A738D"/>
    <w:rsid w:val="009A7C15"/>
    <w:rsid w:val="009B370E"/>
    <w:rsid w:val="009B3BB4"/>
    <w:rsid w:val="009B46B0"/>
    <w:rsid w:val="009B47E9"/>
    <w:rsid w:val="009B4827"/>
    <w:rsid w:val="009B5714"/>
    <w:rsid w:val="009B63B0"/>
    <w:rsid w:val="009B64A1"/>
    <w:rsid w:val="009C0053"/>
    <w:rsid w:val="009C013D"/>
    <w:rsid w:val="009C0F08"/>
    <w:rsid w:val="009C100D"/>
    <w:rsid w:val="009C1ACF"/>
    <w:rsid w:val="009C3D4E"/>
    <w:rsid w:val="009C47E1"/>
    <w:rsid w:val="009C4CDD"/>
    <w:rsid w:val="009C4F78"/>
    <w:rsid w:val="009C55BD"/>
    <w:rsid w:val="009C5C9D"/>
    <w:rsid w:val="009C6338"/>
    <w:rsid w:val="009C63BC"/>
    <w:rsid w:val="009C662D"/>
    <w:rsid w:val="009C7578"/>
    <w:rsid w:val="009C7D5C"/>
    <w:rsid w:val="009D07AD"/>
    <w:rsid w:val="009D0A56"/>
    <w:rsid w:val="009D106A"/>
    <w:rsid w:val="009D1076"/>
    <w:rsid w:val="009D1F2B"/>
    <w:rsid w:val="009D29E4"/>
    <w:rsid w:val="009D2A8D"/>
    <w:rsid w:val="009D36C2"/>
    <w:rsid w:val="009D4BFA"/>
    <w:rsid w:val="009D520D"/>
    <w:rsid w:val="009D644F"/>
    <w:rsid w:val="009D754F"/>
    <w:rsid w:val="009D76CF"/>
    <w:rsid w:val="009E0DDB"/>
    <w:rsid w:val="009E0ED1"/>
    <w:rsid w:val="009E10C8"/>
    <w:rsid w:val="009E16FA"/>
    <w:rsid w:val="009E1B15"/>
    <w:rsid w:val="009E2B23"/>
    <w:rsid w:val="009E3A08"/>
    <w:rsid w:val="009E3A65"/>
    <w:rsid w:val="009E3CE9"/>
    <w:rsid w:val="009E7DA8"/>
    <w:rsid w:val="009F2BC0"/>
    <w:rsid w:val="009F3AB3"/>
    <w:rsid w:val="009F3BCC"/>
    <w:rsid w:val="009F3CD3"/>
    <w:rsid w:val="009F6472"/>
    <w:rsid w:val="009F690F"/>
    <w:rsid w:val="009F7834"/>
    <w:rsid w:val="009F795F"/>
    <w:rsid w:val="009F79BE"/>
    <w:rsid w:val="009F7CEC"/>
    <w:rsid w:val="009F7E8F"/>
    <w:rsid w:val="00A016C4"/>
    <w:rsid w:val="00A01A57"/>
    <w:rsid w:val="00A02AC7"/>
    <w:rsid w:val="00A02C1C"/>
    <w:rsid w:val="00A02F52"/>
    <w:rsid w:val="00A0341C"/>
    <w:rsid w:val="00A03F2C"/>
    <w:rsid w:val="00A0465C"/>
    <w:rsid w:val="00A047DA"/>
    <w:rsid w:val="00A0517F"/>
    <w:rsid w:val="00A0521B"/>
    <w:rsid w:val="00A0574B"/>
    <w:rsid w:val="00A059E4"/>
    <w:rsid w:val="00A05C61"/>
    <w:rsid w:val="00A05E51"/>
    <w:rsid w:val="00A066F9"/>
    <w:rsid w:val="00A06C90"/>
    <w:rsid w:val="00A077C8"/>
    <w:rsid w:val="00A1072B"/>
    <w:rsid w:val="00A114AC"/>
    <w:rsid w:val="00A141EB"/>
    <w:rsid w:val="00A144B8"/>
    <w:rsid w:val="00A14542"/>
    <w:rsid w:val="00A14781"/>
    <w:rsid w:val="00A15029"/>
    <w:rsid w:val="00A158FF"/>
    <w:rsid w:val="00A16069"/>
    <w:rsid w:val="00A177BE"/>
    <w:rsid w:val="00A17ECE"/>
    <w:rsid w:val="00A20480"/>
    <w:rsid w:val="00A20541"/>
    <w:rsid w:val="00A21003"/>
    <w:rsid w:val="00A21BA7"/>
    <w:rsid w:val="00A21E8B"/>
    <w:rsid w:val="00A2223D"/>
    <w:rsid w:val="00A22591"/>
    <w:rsid w:val="00A23222"/>
    <w:rsid w:val="00A23FF3"/>
    <w:rsid w:val="00A24A97"/>
    <w:rsid w:val="00A2593D"/>
    <w:rsid w:val="00A25A56"/>
    <w:rsid w:val="00A25E0D"/>
    <w:rsid w:val="00A26C93"/>
    <w:rsid w:val="00A27142"/>
    <w:rsid w:val="00A275B3"/>
    <w:rsid w:val="00A27C21"/>
    <w:rsid w:val="00A30B4F"/>
    <w:rsid w:val="00A31948"/>
    <w:rsid w:val="00A3242A"/>
    <w:rsid w:val="00A3299F"/>
    <w:rsid w:val="00A33AB7"/>
    <w:rsid w:val="00A34562"/>
    <w:rsid w:val="00A34573"/>
    <w:rsid w:val="00A34E5C"/>
    <w:rsid w:val="00A3525A"/>
    <w:rsid w:val="00A3545E"/>
    <w:rsid w:val="00A36014"/>
    <w:rsid w:val="00A36305"/>
    <w:rsid w:val="00A370E7"/>
    <w:rsid w:val="00A3731E"/>
    <w:rsid w:val="00A37B32"/>
    <w:rsid w:val="00A37E16"/>
    <w:rsid w:val="00A37F35"/>
    <w:rsid w:val="00A403F2"/>
    <w:rsid w:val="00A41BEF"/>
    <w:rsid w:val="00A429E8"/>
    <w:rsid w:val="00A429F2"/>
    <w:rsid w:val="00A44D50"/>
    <w:rsid w:val="00A451D9"/>
    <w:rsid w:val="00A455F8"/>
    <w:rsid w:val="00A45CA3"/>
    <w:rsid w:val="00A473BE"/>
    <w:rsid w:val="00A474AE"/>
    <w:rsid w:val="00A475E6"/>
    <w:rsid w:val="00A514F0"/>
    <w:rsid w:val="00A51710"/>
    <w:rsid w:val="00A51A3D"/>
    <w:rsid w:val="00A51D28"/>
    <w:rsid w:val="00A522DC"/>
    <w:rsid w:val="00A547EF"/>
    <w:rsid w:val="00A54E1D"/>
    <w:rsid w:val="00A54E97"/>
    <w:rsid w:val="00A556D9"/>
    <w:rsid w:val="00A558C2"/>
    <w:rsid w:val="00A55E6B"/>
    <w:rsid w:val="00A56379"/>
    <w:rsid w:val="00A604F0"/>
    <w:rsid w:val="00A60F1F"/>
    <w:rsid w:val="00A612EC"/>
    <w:rsid w:val="00A6399C"/>
    <w:rsid w:val="00A63ED5"/>
    <w:rsid w:val="00A64D64"/>
    <w:rsid w:val="00A6539A"/>
    <w:rsid w:val="00A65958"/>
    <w:rsid w:val="00A65B63"/>
    <w:rsid w:val="00A67765"/>
    <w:rsid w:val="00A701BD"/>
    <w:rsid w:val="00A70499"/>
    <w:rsid w:val="00A70837"/>
    <w:rsid w:val="00A71696"/>
    <w:rsid w:val="00A71862"/>
    <w:rsid w:val="00A72BA6"/>
    <w:rsid w:val="00A72E74"/>
    <w:rsid w:val="00A744CB"/>
    <w:rsid w:val="00A768DC"/>
    <w:rsid w:val="00A77336"/>
    <w:rsid w:val="00A775DF"/>
    <w:rsid w:val="00A77C8E"/>
    <w:rsid w:val="00A801E5"/>
    <w:rsid w:val="00A80399"/>
    <w:rsid w:val="00A81315"/>
    <w:rsid w:val="00A81333"/>
    <w:rsid w:val="00A81A57"/>
    <w:rsid w:val="00A82145"/>
    <w:rsid w:val="00A82E73"/>
    <w:rsid w:val="00A8348D"/>
    <w:rsid w:val="00A83561"/>
    <w:rsid w:val="00A8361F"/>
    <w:rsid w:val="00A83CF7"/>
    <w:rsid w:val="00A84945"/>
    <w:rsid w:val="00A84970"/>
    <w:rsid w:val="00A85235"/>
    <w:rsid w:val="00A8544F"/>
    <w:rsid w:val="00A85472"/>
    <w:rsid w:val="00A857DC"/>
    <w:rsid w:val="00A8716D"/>
    <w:rsid w:val="00A87197"/>
    <w:rsid w:val="00A873DF"/>
    <w:rsid w:val="00A878BD"/>
    <w:rsid w:val="00A87942"/>
    <w:rsid w:val="00A87C70"/>
    <w:rsid w:val="00A909D9"/>
    <w:rsid w:val="00A90A3E"/>
    <w:rsid w:val="00A90E20"/>
    <w:rsid w:val="00A925CF"/>
    <w:rsid w:val="00A92DC9"/>
    <w:rsid w:val="00A93072"/>
    <w:rsid w:val="00A93A96"/>
    <w:rsid w:val="00A93CD4"/>
    <w:rsid w:val="00A959F2"/>
    <w:rsid w:val="00A97351"/>
    <w:rsid w:val="00A9766F"/>
    <w:rsid w:val="00AA134C"/>
    <w:rsid w:val="00AA1FC6"/>
    <w:rsid w:val="00AA220B"/>
    <w:rsid w:val="00AA26B0"/>
    <w:rsid w:val="00AA33A4"/>
    <w:rsid w:val="00AA4559"/>
    <w:rsid w:val="00AA4B92"/>
    <w:rsid w:val="00AA55BE"/>
    <w:rsid w:val="00AA6788"/>
    <w:rsid w:val="00AA7744"/>
    <w:rsid w:val="00AA7C19"/>
    <w:rsid w:val="00AB1BCF"/>
    <w:rsid w:val="00AB2FCA"/>
    <w:rsid w:val="00AB39E1"/>
    <w:rsid w:val="00AB4CB6"/>
    <w:rsid w:val="00AB53BA"/>
    <w:rsid w:val="00AB5E62"/>
    <w:rsid w:val="00AB6E43"/>
    <w:rsid w:val="00AB785F"/>
    <w:rsid w:val="00AB788F"/>
    <w:rsid w:val="00AB7CD9"/>
    <w:rsid w:val="00AC0717"/>
    <w:rsid w:val="00AC16EC"/>
    <w:rsid w:val="00AC1F19"/>
    <w:rsid w:val="00AC25FD"/>
    <w:rsid w:val="00AC269E"/>
    <w:rsid w:val="00AC324C"/>
    <w:rsid w:val="00AC3311"/>
    <w:rsid w:val="00AC38F4"/>
    <w:rsid w:val="00AC4365"/>
    <w:rsid w:val="00AC520B"/>
    <w:rsid w:val="00AC52F5"/>
    <w:rsid w:val="00AC5980"/>
    <w:rsid w:val="00AC741F"/>
    <w:rsid w:val="00AC74FE"/>
    <w:rsid w:val="00AC7D87"/>
    <w:rsid w:val="00AD020D"/>
    <w:rsid w:val="00AD0828"/>
    <w:rsid w:val="00AD1415"/>
    <w:rsid w:val="00AD1A1F"/>
    <w:rsid w:val="00AD22AC"/>
    <w:rsid w:val="00AD2ED4"/>
    <w:rsid w:val="00AD3019"/>
    <w:rsid w:val="00AD42FB"/>
    <w:rsid w:val="00AD458D"/>
    <w:rsid w:val="00AD469A"/>
    <w:rsid w:val="00AD493B"/>
    <w:rsid w:val="00AD4E96"/>
    <w:rsid w:val="00AD63C9"/>
    <w:rsid w:val="00AD65BB"/>
    <w:rsid w:val="00AD6A75"/>
    <w:rsid w:val="00AD717C"/>
    <w:rsid w:val="00AD7253"/>
    <w:rsid w:val="00AD7862"/>
    <w:rsid w:val="00AE0885"/>
    <w:rsid w:val="00AE182F"/>
    <w:rsid w:val="00AE209B"/>
    <w:rsid w:val="00AE29F4"/>
    <w:rsid w:val="00AE2FF7"/>
    <w:rsid w:val="00AE3486"/>
    <w:rsid w:val="00AE3A08"/>
    <w:rsid w:val="00AE3C14"/>
    <w:rsid w:val="00AE3C38"/>
    <w:rsid w:val="00AE3D68"/>
    <w:rsid w:val="00AE4A36"/>
    <w:rsid w:val="00AE4A71"/>
    <w:rsid w:val="00AE4D1B"/>
    <w:rsid w:val="00AE4DC0"/>
    <w:rsid w:val="00AE6045"/>
    <w:rsid w:val="00AE666F"/>
    <w:rsid w:val="00AE66EC"/>
    <w:rsid w:val="00AE6EF4"/>
    <w:rsid w:val="00AE70E6"/>
    <w:rsid w:val="00AE7183"/>
    <w:rsid w:val="00AE72EC"/>
    <w:rsid w:val="00AF03C0"/>
    <w:rsid w:val="00AF0FFC"/>
    <w:rsid w:val="00AF1C69"/>
    <w:rsid w:val="00AF2D12"/>
    <w:rsid w:val="00AF2DA6"/>
    <w:rsid w:val="00AF3219"/>
    <w:rsid w:val="00AF54DC"/>
    <w:rsid w:val="00AF5A1D"/>
    <w:rsid w:val="00AF5E08"/>
    <w:rsid w:val="00AF65B0"/>
    <w:rsid w:val="00AF6B1A"/>
    <w:rsid w:val="00AF6C4D"/>
    <w:rsid w:val="00AF7142"/>
    <w:rsid w:val="00AF7790"/>
    <w:rsid w:val="00AF7F7B"/>
    <w:rsid w:val="00B015CC"/>
    <w:rsid w:val="00B01AB2"/>
    <w:rsid w:val="00B02005"/>
    <w:rsid w:val="00B03207"/>
    <w:rsid w:val="00B03A6B"/>
    <w:rsid w:val="00B04ED8"/>
    <w:rsid w:val="00B05570"/>
    <w:rsid w:val="00B063BE"/>
    <w:rsid w:val="00B0676E"/>
    <w:rsid w:val="00B06C44"/>
    <w:rsid w:val="00B07BE6"/>
    <w:rsid w:val="00B10CC4"/>
    <w:rsid w:val="00B10DCC"/>
    <w:rsid w:val="00B10E20"/>
    <w:rsid w:val="00B10E8B"/>
    <w:rsid w:val="00B112E5"/>
    <w:rsid w:val="00B11930"/>
    <w:rsid w:val="00B11C11"/>
    <w:rsid w:val="00B130B4"/>
    <w:rsid w:val="00B14BC4"/>
    <w:rsid w:val="00B1559D"/>
    <w:rsid w:val="00B15EBC"/>
    <w:rsid w:val="00B17C7E"/>
    <w:rsid w:val="00B17C97"/>
    <w:rsid w:val="00B17CF0"/>
    <w:rsid w:val="00B2037D"/>
    <w:rsid w:val="00B20B89"/>
    <w:rsid w:val="00B20D9D"/>
    <w:rsid w:val="00B210B1"/>
    <w:rsid w:val="00B2121C"/>
    <w:rsid w:val="00B21637"/>
    <w:rsid w:val="00B21A1B"/>
    <w:rsid w:val="00B240F9"/>
    <w:rsid w:val="00B25C96"/>
    <w:rsid w:val="00B25DCD"/>
    <w:rsid w:val="00B269F7"/>
    <w:rsid w:val="00B2786E"/>
    <w:rsid w:val="00B316DF"/>
    <w:rsid w:val="00B3190B"/>
    <w:rsid w:val="00B31DEE"/>
    <w:rsid w:val="00B32081"/>
    <w:rsid w:val="00B32E33"/>
    <w:rsid w:val="00B35491"/>
    <w:rsid w:val="00B35E7E"/>
    <w:rsid w:val="00B3632A"/>
    <w:rsid w:val="00B37938"/>
    <w:rsid w:val="00B37E2D"/>
    <w:rsid w:val="00B402BA"/>
    <w:rsid w:val="00B402F3"/>
    <w:rsid w:val="00B40947"/>
    <w:rsid w:val="00B41B27"/>
    <w:rsid w:val="00B42385"/>
    <w:rsid w:val="00B43D3C"/>
    <w:rsid w:val="00B43F3D"/>
    <w:rsid w:val="00B441B8"/>
    <w:rsid w:val="00B4463E"/>
    <w:rsid w:val="00B45145"/>
    <w:rsid w:val="00B454A8"/>
    <w:rsid w:val="00B45BB8"/>
    <w:rsid w:val="00B45BF2"/>
    <w:rsid w:val="00B46994"/>
    <w:rsid w:val="00B46BF4"/>
    <w:rsid w:val="00B46CF7"/>
    <w:rsid w:val="00B4738E"/>
    <w:rsid w:val="00B50330"/>
    <w:rsid w:val="00B50BD0"/>
    <w:rsid w:val="00B50FB2"/>
    <w:rsid w:val="00B51604"/>
    <w:rsid w:val="00B51C21"/>
    <w:rsid w:val="00B53341"/>
    <w:rsid w:val="00B53B79"/>
    <w:rsid w:val="00B543C3"/>
    <w:rsid w:val="00B55D2F"/>
    <w:rsid w:val="00B56A3E"/>
    <w:rsid w:val="00B57DA4"/>
    <w:rsid w:val="00B61F02"/>
    <w:rsid w:val="00B626DD"/>
    <w:rsid w:val="00B62AC9"/>
    <w:rsid w:val="00B63D0D"/>
    <w:rsid w:val="00B65E51"/>
    <w:rsid w:val="00B67DED"/>
    <w:rsid w:val="00B7044F"/>
    <w:rsid w:val="00B7115E"/>
    <w:rsid w:val="00B722CD"/>
    <w:rsid w:val="00B72A79"/>
    <w:rsid w:val="00B73E14"/>
    <w:rsid w:val="00B7442B"/>
    <w:rsid w:val="00B76BF2"/>
    <w:rsid w:val="00B77CA7"/>
    <w:rsid w:val="00B77F60"/>
    <w:rsid w:val="00B8016E"/>
    <w:rsid w:val="00B80663"/>
    <w:rsid w:val="00B806AC"/>
    <w:rsid w:val="00B80AD0"/>
    <w:rsid w:val="00B81302"/>
    <w:rsid w:val="00B81509"/>
    <w:rsid w:val="00B81588"/>
    <w:rsid w:val="00B815B1"/>
    <w:rsid w:val="00B8201C"/>
    <w:rsid w:val="00B82ED4"/>
    <w:rsid w:val="00B836FD"/>
    <w:rsid w:val="00B83C67"/>
    <w:rsid w:val="00B840B7"/>
    <w:rsid w:val="00B845B1"/>
    <w:rsid w:val="00B8483D"/>
    <w:rsid w:val="00B84B92"/>
    <w:rsid w:val="00B84C37"/>
    <w:rsid w:val="00B85744"/>
    <w:rsid w:val="00B866C6"/>
    <w:rsid w:val="00B86FCD"/>
    <w:rsid w:val="00B9070D"/>
    <w:rsid w:val="00B9078C"/>
    <w:rsid w:val="00B91019"/>
    <w:rsid w:val="00B91DE6"/>
    <w:rsid w:val="00B91F7F"/>
    <w:rsid w:val="00B91FCA"/>
    <w:rsid w:val="00B92D1C"/>
    <w:rsid w:val="00B92FB0"/>
    <w:rsid w:val="00B931BB"/>
    <w:rsid w:val="00B955AF"/>
    <w:rsid w:val="00B95772"/>
    <w:rsid w:val="00B95C29"/>
    <w:rsid w:val="00B96495"/>
    <w:rsid w:val="00B967BA"/>
    <w:rsid w:val="00B96869"/>
    <w:rsid w:val="00B96C36"/>
    <w:rsid w:val="00B97034"/>
    <w:rsid w:val="00B973C6"/>
    <w:rsid w:val="00B976E1"/>
    <w:rsid w:val="00B979BB"/>
    <w:rsid w:val="00BA213E"/>
    <w:rsid w:val="00BA254A"/>
    <w:rsid w:val="00BA2E0E"/>
    <w:rsid w:val="00BA31B0"/>
    <w:rsid w:val="00BA39EC"/>
    <w:rsid w:val="00BA5B3A"/>
    <w:rsid w:val="00BA6651"/>
    <w:rsid w:val="00BA6DDF"/>
    <w:rsid w:val="00BA7695"/>
    <w:rsid w:val="00BA7F73"/>
    <w:rsid w:val="00BB09E3"/>
    <w:rsid w:val="00BB1D81"/>
    <w:rsid w:val="00BB2895"/>
    <w:rsid w:val="00BB31A2"/>
    <w:rsid w:val="00BB3208"/>
    <w:rsid w:val="00BB393F"/>
    <w:rsid w:val="00BB43CF"/>
    <w:rsid w:val="00BB5094"/>
    <w:rsid w:val="00BB5245"/>
    <w:rsid w:val="00BB577B"/>
    <w:rsid w:val="00BB6286"/>
    <w:rsid w:val="00BB63B0"/>
    <w:rsid w:val="00BB71BB"/>
    <w:rsid w:val="00BB7311"/>
    <w:rsid w:val="00BC07F2"/>
    <w:rsid w:val="00BC15CC"/>
    <w:rsid w:val="00BC1A8F"/>
    <w:rsid w:val="00BC1D6E"/>
    <w:rsid w:val="00BC1FBC"/>
    <w:rsid w:val="00BC236C"/>
    <w:rsid w:val="00BC2D27"/>
    <w:rsid w:val="00BC3E7E"/>
    <w:rsid w:val="00BC47C0"/>
    <w:rsid w:val="00BC68CC"/>
    <w:rsid w:val="00BC7346"/>
    <w:rsid w:val="00BC7438"/>
    <w:rsid w:val="00BD0156"/>
    <w:rsid w:val="00BD04AE"/>
    <w:rsid w:val="00BD0EFC"/>
    <w:rsid w:val="00BD1B09"/>
    <w:rsid w:val="00BD2454"/>
    <w:rsid w:val="00BD2634"/>
    <w:rsid w:val="00BD2717"/>
    <w:rsid w:val="00BD2D09"/>
    <w:rsid w:val="00BD30E2"/>
    <w:rsid w:val="00BD45CF"/>
    <w:rsid w:val="00BD540A"/>
    <w:rsid w:val="00BD5DF3"/>
    <w:rsid w:val="00BD675E"/>
    <w:rsid w:val="00BD693F"/>
    <w:rsid w:val="00BD6BD2"/>
    <w:rsid w:val="00BD6E1C"/>
    <w:rsid w:val="00BE1548"/>
    <w:rsid w:val="00BE1D6A"/>
    <w:rsid w:val="00BE218E"/>
    <w:rsid w:val="00BE46E5"/>
    <w:rsid w:val="00BE47BA"/>
    <w:rsid w:val="00BE5DC0"/>
    <w:rsid w:val="00BE62A6"/>
    <w:rsid w:val="00BE6459"/>
    <w:rsid w:val="00BE705D"/>
    <w:rsid w:val="00BE761C"/>
    <w:rsid w:val="00BE7CDB"/>
    <w:rsid w:val="00BF0202"/>
    <w:rsid w:val="00BF034B"/>
    <w:rsid w:val="00BF0B00"/>
    <w:rsid w:val="00BF1C33"/>
    <w:rsid w:val="00BF21EC"/>
    <w:rsid w:val="00BF2614"/>
    <w:rsid w:val="00BF2C05"/>
    <w:rsid w:val="00BF4562"/>
    <w:rsid w:val="00BF5575"/>
    <w:rsid w:val="00BF58CC"/>
    <w:rsid w:val="00BF6861"/>
    <w:rsid w:val="00BF6AE5"/>
    <w:rsid w:val="00BF799D"/>
    <w:rsid w:val="00BF7CF5"/>
    <w:rsid w:val="00C0166D"/>
    <w:rsid w:val="00C0188F"/>
    <w:rsid w:val="00C01BFD"/>
    <w:rsid w:val="00C0213F"/>
    <w:rsid w:val="00C037E2"/>
    <w:rsid w:val="00C0382D"/>
    <w:rsid w:val="00C04099"/>
    <w:rsid w:val="00C04A50"/>
    <w:rsid w:val="00C04A5C"/>
    <w:rsid w:val="00C04C9F"/>
    <w:rsid w:val="00C05E19"/>
    <w:rsid w:val="00C067EA"/>
    <w:rsid w:val="00C06BAF"/>
    <w:rsid w:val="00C06E3A"/>
    <w:rsid w:val="00C1010B"/>
    <w:rsid w:val="00C10B25"/>
    <w:rsid w:val="00C10BB7"/>
    <w:rsid w:val="00C10E68"/>
    <w:rsid w:val="00C11410"/>
    <w:rsid w:val="00C11877"/>
    <w:rsid w:val="00C11F36"/>
    <w:rsid w:val="00C127DE"/>
    <w:rsid w:val="00C1357F"/>
    <w:rsid w:val="00C14B38"/>
    <w:rsid w:val="00C14D1C"/>
    <w:rsid w:val="00C15195"/>
    <w:rsid w:val="00C15F84"/>
    <w:rsid w:val="00C17E7C"/>
    <w:rsid w:val="00C20327"/>
    <w:rsid w:val="00C212C2"/>
    <w:rsid w:val="00C21840"/>
    <w:rsid w:val="00C2187E"/>
    <w:rsid w:val="00C22F82"/>
    <w:rsid w:val="00C23324"/>
    <w:rsid w:val="00C23622"/>
    <w:rsid w:val="00C23A30"/>
    <w:rsid w:val="00C24390"/>
    <w:rsid w:val="00C246A7"/>
    <w:rsid w:val="00C269E1"/>
    <w:rsid w:val="00C27052"/>
    <w:rsid w:val="00C301C3"/>
    <w:rsid w:val="00C3031C"/>
    <w:rsid w:val="00C31917"/>
    <w:rsid w:val="00C328D6"/>
    <w:rsid w:val="00C33524"/>
    <w:rsid w:val="00C33A99"/>
    <w:rsid w:val="00C340C3"/>
    <w:rsid w:val="00C35C12"/>
    <w:rsid w:val="00C364FB"/>
    <w:rsid w:val="00C36E32"/>
    <w:rsid w:val="00C36F5D"/>
    <w:rsid w:val="00C3778A"/>
    <w:rsid w:val="00C379C1"/>
    <w:rsid w:val="00C37BAA"/>
    <w:rsid w:val="00C41644"/>
    <w:rsid w:val="00C41FA9"/>
    <w:rsid w:val="00C42159"/>
    <w:rsid w:val="00C42651"/>
    <w:rsid w:val="00C42DC8"/>
    <w:rsid w:val="00C42F9E"/>
    <w:rsid w:val="00C43172"/>
    <w:rsid w:val="00C435AF"/>
    <w:rsid w:val="00C43762"/>
    <w:rsid w:val="00C4435F"/>
    <w:rsid w:val="00C44AC4"/>
    <w:rsid w:val="00C44B15"/>
    <w:rsid w:val="00C454F1"/>
    <w:rsid w:val="00C45A84"/>
    <w:rsid w:val="00C46471"/>
    <w:rsid w:val="00C4672C"/>
    <w:rsid w:val="00C46C41"/>
    <w:rsid w:val="00C47785"/>
    <w:rsid w:val="00C47C55"/>
    <w:rsid w:val="00C52051"/>
    <w:rsid w:val="00C526F0"/>
    <w:rsid w:val="00C52726"/>
    <w:rsid w:val="00C55003"/>
    <w:rsid w:val="00C551DD"/>
    <w:rsid w:val="00C55E95"/>
    <w:rsid w:val="00C55EA8"/>
    <w:rsid w:val="00C56388"/>
    <w:rsid w:val="00C5671C"/>
    <w:rsid w:val="00C60336"/>
    <w:rsid w:val="00C60AFD"/>
    <w:rsid w:val="00C60FBB"/>
    <w:rsid w:val="00C61689"/>
    <w:rsid w:val="00C618E5"/>
    <w:rsid w:val="00C61D55"/>
    <w:rsid w:val="00C6245E"/>
    <w:rsid w:val="00C624D3"/>
    <w:rsid w:val="00C63068"/>
    <w:rsid w:val="00C63C61"/>
    <w:rsid w:val="00C64205"/>
    <w:rsid w:val="00C64398"/>
    <w:rsid w:val="00C6439D"/>
    <w:rsid w:val="00C64694"/>
    <w:rsid w:val="00C64F18"/>
    <w:rsid w:val="00C6517F"/>
    <w:rsid w:val="00C651B5"/>
    <w:rsid w:val="00C65AE0"/>
    <w:rsid w:val="00C65C56"/>
    <w:rsid w:val="00C66E22"/>
    <w:rsid w:val="00C67981"/>
    <w:rsid w:val="00C67D54"/>
    <w:rsid w:val="00C711AF"/>
    <w:rsid w:val="00C712D1"/>
    <w:rsid w:val="00C724C8"/>
    <w:rsid w:val="00C72DFE"/>
    <w:rsid w:val="00C72FF9"/>
    <w:rsid w:val="00C730EC"/>
    <w:rsid w:val="00C73B85"/>
    <w:rsid w:val="00C740E3"/>
    <w:rsid w:val="00C740F6"/>
    <w:rsid w:val="00C76184"/>
    <w:rsid w:val="00C76742"/>
    <w:rsid w:val="00C7705E"/>
    <w:rsid w:val="00C770BB"/>
    <w:rsid w:val="00C7741B"/>
    <w:rsid w:val="00C804B4"/>
    <w:rsid w:val="00C807A5"/>
    <w:rsid w:val="00C80866"/>
    <w:rsid w:val="00C80958"/>
    <w:rsid w:val="00C80E8F"/>
    <w:rsid w:val="00C813C5"/>
    <w:rsid w:val="00C8167F"/>
    <w:rsid w:val="00C820D9"/>
    <w:rsid w:val="00C824CB"/>
    <w:rsid w:val="00C8332C"/>
    <w:rsid w:val="00C83B0B"/>
    <w:rsid w:val="00C84C03"/>
    <w:rsid w:val="00C854FD"/>
    <w:rsid w:val="00C855FB"/>
    <w:rsid w:val="00C85DD4"/>
    <w:rsid w:val="00C860C2"/>
    <w:rsid w:val="00C86596"/>
    <w:rsid w:val="00C86D30"/>
    <w:rsid w:val="00C86DF6"/>
    <w:rsid w:val="00C87802"/>
    <w:rsid w:val="00C9040C"/>
    <w:rsid w:val="00C91378"/>
    <w:rsid w:val="00C91A3F"/>
    <w:rsid w:val="00C91EFE"/>
    <w:rsid w:val="00C91FB2"/>
    <w:rsid w:val="00C9214B"/>
    <w:rsid w:val="00C92348"/>
    <w:rsid w:val="00C92C65"/>
    <w:rsid w:val="00C965AC"/>
    <w:rsid w:val="00C9664F"/>
    <w:rsid w:val="00C97F3B"/>
    <w:rsid w:val="00CA06EC"/>
    <w:rsid w:val="00CA301D"/>
    <w:rsid w:val="00CA3842"/>
    <w:rsid w:val="00CA38A2"/>
    <w:rsid w:val="00CA3C75"/>
    <w:rsid w:val="00CA460B"/>
    <w:rsid w:val="00CA462A"/>
    <w:rsid w:val="00CA5764"/>
    <w:rsid w:val="00CA6069"/>
    <w:rsid w:val="00CA61F5"/>
    <w:rsid w:val="00CA63BB"/>
    <w:rsid w:val="00CA6861"/>
    <w:rsid w:val="00CA69B8"/>
    <w:rsid w:val="00CA6CD5"/>
    <w:rsid w:val="00CA7244"/>
    <w:rsid w:val="00CB07F8"/>
    <w:rsid w:val="00CB0D4C"/>
    <w:rsid w:val="00CB1A4D"/>
    <w:rsid w:val="00CB238D"/>
    <w:rsid w:val="00CB2533"/>
    <w:rsid w:val="00CB3631"/>
    <w:rsid w:val="00CB398A"/>
    <w:rsid w:val="00CB3AD2"/>
    <w:rsid w:val="00CB4AC4"/>
    <w:rsid w:val="00CB557D"/>
    <w:rsid w:val="00CB56F4"/>
    <w:rsid w:val="00CB584D"/>
    <w:rsid w:val="00CB5B6F"/>
    <w:rsid w:val="00CB6679"/>
    <w:rsid w:val="00CB6F88"/>
    <w:rsid w:val="00CC04CB"/>
    <w:rsid w:val="00CC1075"/>
    <w:rsid w:val="00CC1B14"/>
    <w:rsid w:val="00CC287B"/>
    <w:rsid w:val="00CC28D0"/>
    <w:rsid w:val="00CC2CDE"/>
    <w:rsid w:val="00CC3D6A"/>
    <w:rsid w:val="00CC4052"/>
    <w:rsid w:val="00CC46BA"/>
    <w:rsid w:val="00CC6EAB"/>
    <w:rsid w:val="00CC7620"/>
    <w:rsid w:val="00CC77A6"/>
    <w:rsid w:val="00CC7ABA"/>
    <w:rsid w:val="00CC7AF3"/>
    <w:rsid w:val="00CC7FD3"/>
    <w:rsid w:val="00CD0997"/>
    <w:rsid w:val="00CD133A"/>
    <w:rsid w:val="00CD3590"/>
    <w:rsid w:val="00CD367C"/>
    <w:rsid w:val="00CD3D53"/>
    <w:rsid w:val="00CD3EA1"/>
    <w:rsid w:val="00CD49A1"/>
    <w:rsid w:val="00CD5354"/>
    <w:rsid w:val="00CD59DF"/>
    <w:rsid w:val="00CD5A89"/>
    <w:rsid w:val="00CD676A"/>
    <w:rsid w:val="00CD7C4A"/>
    <w:rsid w:val="00CE0210"/>
    <w:rsid w:val="00CE078C"/>
    <w:rsid w:val="00CE19A7"/>
    <w:rsid w:val="00CE1AF5"/>
    <w:rsid w:val="00CE4533"/>
    <w:rsid w:val="00CE490B"/>
    <w:rsid w:val="00CE53B4"/>
    <w:rsid w:val="00CE5DB0"/>
    <w:rsid w:val="00CE6D16"/>
    <w:rsid w:val="00CE747B"/>
    <w:rsid w:val="00CF010B"/>
    <w:rsid w:val="00CF076E"/>
    <w:rsid w:val="00CF087A"/>
    <w:rsid w:val="00CF0BB4"/>
    <w:rsid w:val="00CF2E68"/>
    <w:rsid w:val="00CF3C2E"/>
    <w:rsid w:val="00CF3E27"/>
    <w:rsid w:val="00CF505F"/>
    <w:rsid w:val="00CF5701"/>
    <w:rsid w:val="00CF6187"/>
    <w:rsid w:val="00CF6988"/>
    <w:rsid w:val="00D0037A"/>
    <w:rsid w:val="00D00923"/>
    <w:rsid w:val="00D01FF5"/>
    <w:rsid w:val="00D02A5E"/>
    <w:rsid w:val="00D036F9"/>
    <w:rsid w:val="00D03848"/>
    <w:rsid w:val="00D03940"/>
    <w:rsid w:val="00D04551"/>
    <w:rsid w:val="00D055E6"/>
    <w:rsid w:val="00D05840"/>
    <w:rsid w:val="00D0596C"/>
    <w:rsid w:val="00D07067"/>
    <w:rsid w:val="00D07162"/>
    <w:rsid w:val="00D07CE5"/>
    <w:rsid w:val="00D07D07"/>
    <w:rsid w:val="00D07D2D"/>
    <w:rsid w:val="00D1139B"/>
    <w:rsid w:val="00D113EF"/>
    <w:rsid w:val="00D11694"/>
    <w:rsid w:val="00D1269C"/>
    <w:rsid w:val="00D1325D"/>
    <w:rsid w:val="00D13340"/>
    <w:rsid w:val="00D14019"/>
    <w:rsid w:val="00D14301"/>
    <w:rsid w:val="00D15119"/>
    <w:rsid w:val="00D15570"/>
    <w:rsid w:val="00D1593D"/>
    <w:rsid w:val="00D160E5"/>
    <w:rsid w:val="00D1613F"/>
    <w:rsid w:val="00D165AB"/>
    <w:rsid w:val="00D1673E"/>
    <w:rsid w:val="00D16813"/>
    <w:rsid w:val="00D16D2F"/>
    <w:rsid w:val="00D174E4"/>
    <w:rsid w:val="00D17AFA"/>
    <w:rsid w:val="00D20110"/>
    <w:rsid w:val="00D205FF"/>
    <w:rsid w:val="00D212B1"/>
    <w:rsid w:val="00D215CF"/>
    <w:rsid w:val="00D21D3B"/>
    <w:rsid w:val="00D23379"/>
    <w:rsid w:val="00D236A5"/>
    <w:rsid w:val="00D23D42"/>
    <w:rsid w:val="00D2407E"/>
    <w:rsid w:val="00D24371"/>
    <w:rsid w:val="00D24401"/>
    <w:rsid w:val="00D245D6"/>
    <w:rsid w:val="00D247E3"/>
    <w:rsid w:val="00D2503C"/>
    <w:rsid w:val="00D252F4"/>
    <w:rsid w:val="00D25F4A"/>
    <w:rsid w:val="00D25F9C"/>
    <w:rsid w:val="00D26DE6"/>
    <w:rsid w:val="00D27464"/>
    <w:rsid w:val="00D27537"/>
    <w:rsid w:val="00D276B3"/>
    <w:rsid w:val="00D27FDE"/>
    <w:rsid w:val="00D32938"/>
    <w:rsid w:val="00D33E8F"/>
    <w:rsid w:val="00D34537"/>
    <w:rsid w:val="00D34571"/>
    <w:rsid w:val="00D35674"/>
    <w:rsid w:val="00D35ACE"/>
    <w:rsid w:val="00D36BA3"/>
    <w:rsid w:val="00D37169"/>
    <w:rsid w:val="00D37589"/>
    <w:rsid w:val="00D37934"/>
    <w:rsid w:val="00D40364"/>
    <w:rsid w:val="00D40475"/>
    <w:rsid w:val="00D40EFC"/>
    <w:rsid w:val="00D41E49"/>
    <w:rsid w:val="00D42878"/>
    <w:rsid w:val="00D42A1D"/>
    <w:rsid w:val="00D42BFD"/>
    <w:rsid w:val="00D43B12"/>
    <w:rsid w:val="00D44069"/>
    <w:rsid w:val="00D451F2"/>
    <w:rsid w:val="00D45FAE"/>
    <w:rsid w:val="00D4690D"/>
    <w:rsid w:val="00D46CA1"/>
    <w:rsid w:val="00D47159"/>
    <w:rsid w:val="00D475D2"/>
    <w:rsid w:val="00D47A4E"/>
    <w:rsid w:val="00D5013C"/>
    <w:rsid w:val="00D51186"/>
    <w:rsid w:val="00D511C9"/>
    <w:rsid w:val="00D51871"/>
    <w:rsid w:val="00D521DC"/>
    <w:rsid w:val="00D529B7"/>
    <w:rsid w:val="00D539B1"/>
    <w:rsid w:val="00D54F87"/>
    <w:rsid w:val="00D55D68"/>
    <w:rsid w:val="00D57128"/>
    <w:rsid w:val="00D602D0"/>
    <w:rsid w:val="00D60AC0"/>
    <w:rsid w:val="00D60DD8"/>
    <w:rsid w:val="00D61830"/>
    <w:rsid w:val="00D61AE7"/>
    <w:rsid w:val="00D625FE"/>
    <w:rsid w:val="00D629E3"/>
    <w:rsid w:val="00D633D6"/>
    <w:rsid w:val="00D6382B"/>
    <w:rsid w:val="00D63A81"/>
    <w:rsid w:val="00D64AA1"/>
    <w:rsid w:val="00D64E58"/>
    <w:rsid w:val="00D654B7"/>
    <w:rsid w:val="00D65D22"/>
    <w:rsid w:val="00D66B10"/>
    <w:rsid w:val="00D67090"/>
    <w:rsid w:val="00D67A48"/>
    <w:rsid w:val="00D67A6A"/>
    <w:rsid w:val="00D67B70"/>
    <w:rsid w:val="00D71009"/>
    <w:rsid w:val="00D71737"/>
    <w:rsid w:val="00D71D94"/>
    <w:rsid w:val="00D72A9D"/>
    <w:rsid w:val="00D72AE4"/>
    <w:rsid w:val="00D73217"/>
    <w:rsid w:val="00D734F4"/>
    <w:rsid w:val="00D74252"/>
    <w:rsid w:val="00D74268"/>
    <w:rsid w:val="00D74CAF"/>
    <w:rsid w:val="00D75910"/>
    <w:rsid w:val="00D75929"/>
    <w:rsid w:val="00D77C09"/>
    <w:rsid w:val="00D77C68"/>
    <w:rsid w:val="00D8026B"/>
    <w:rsid w:val="00D80A81"/>
    <w:rsid w:val="00D8140A"/>
    <w:rsid w:val="00D817BF"/>
    <w:rsid w:val="00D81BC1"/>
    <w:rsid w:val="00D81C27"/>
    <w:rsid w:val="00D81F59"/>
    <w:rsid w:val="00D8354A"/>
    <w:rsid w:val="00D845F3"/>
    <w:rsid w:val="00D85A89"/>
    <w:rsid w:val="00D85AE5"/>
    <w:rsid w:val="00D85E02"/>
    <w:rsid w:val="00D8610C"/>
    <w:rsid w:val="00D87A54"/>
    <w:rsid w:val="00D9120C"/>
    <w:rsid w:val="00D918F2"/>
    <w:rsid w:val="00D91CEE"/>
    <w:rsid w:val="00D91D6E"/>
    <w:rsid w:val="00D92B95"/>
    <w:rsid w:val="00D9306F"/>
    <w:rsid w:val="00D93168"/>
    <w:rsid w:val="00D9356A"/>
    <w:rsid w:val="00D93CB3"/>
    <w:rsid w:val="00D94825"/>
    <w:rsid w:val="00D949C1"/>
    <w:rsid w:val="00D94A77"/>
    <w:rsid w:val="00D95ED8"/>
    <w:rsid w:val="00D96821"/>
    <w:rsid w:val="00D96B9A"/>
    <w:rsid w:val="00D970C3"/>
    <w:rsid w:val="00D97BD9"/>
    <w:rsid w:val="00DA034A"/>
    <w:rsid w:val="00DA0AC2"/>
    <w:rsid w:val="00DA1678"/>
    <w:rsid w:val="00DA2163"/>
    <w:rsid w:val="00DA23A2"/>
    <w:rsid w:val="00DA296F"/>
    <w:rsid w:val="00DA32E0"/>
    <w:rsid w:val="00DA4135"/>
    <w:rsid w:val="00DA51A1"/>
    <w:rsid w:val="00DA550B"/>
    <w:rsid w:val="00DA59E5"/>
    <w:rsid w:val="00DA5B9F"/>
    <w:rsid w:val="00DA6456"/>
    <w:rsid w:val="00DA799D"/>
    <w:rsid w:val="00DA7B3D"/>
    <w:rsid w:val="00DA7C41"/>
    <w:rsid w:val="00DA7C4F"/>
    <w:rsid w:val="00DB0048"/>
    <w:rsid w:val="00DB0C00"/>
    <w:rsid w:val="00DB1169"/>
    <w:rsid w:val="00DB154D"/>
    <w:rsid w:val="00DB1BF5"/>
    <w:rsid w:val="00DB28F4"/>
    <w:rsid w:val="00DB301F"/>
    <w:rsid w:val="00DB31AC"/>
    <w:rsid w:val="00DB3297"/>
    <w:rsid w:val="00DB3C09"/>
    <w:rsid w:val="00DB4505"/>
    <w:rsid w:val="00DB4B7E"/>
    <w:rsid w:val="00DB55D0"/>
    <w:rsid w:val="00DB7254"/>
    <w:rsid w:val="00DB75CA"/>
    <w:rsid w:val="00DB79A3"/>
    <w:rsid w:val="00DB7EA2"/>
    <w:rsid w:val="00DC026A"/>
    <w:rsid w:val="00DC02B7"/>
    <w:rsid w:val="00DC0527"/>
    <w:rsid w:val="00DC0AC5"/>
    <w:rsid w:val="00DC0B5C"/>
    <w:rsid w:val="00DC1057"/>
    <w:rsid w:val="00DC11EF"/>
    <w:rsid w:val="00DC1E13"/>
    <w:rsid w:val="00DC215C"/>
    <w:rsid w:val="00DC2B88"/>
    <w:rsid w:val="00DC34DE"/>
    <w:rsid w:val="00DC3C30"/>
    <w:rsid w:val="00DC4115"/>
    <w:rsid w:val="00DC4540"/>
    <w:rsid w:val="00DC4877"/>
    <w:rsid w:val="00DC5796"/>
    <w:rsid w:val="00DC591D"/>
    <w:rsid w:val="00DC66C8"/>
    <w:rsid w:val="00DC7A02"/>
    <w:rsid w:val="00DD12EC"/>
    <w:rsid w:val="00DD1D43"/>
    <w:rsid w:val="00DD2247"/>
    <w:rsid w:val="00DD29AE"/>
    <w:rsid w:val="00DD381E"/>
    <w:rsid w:val="00DD3CC2"/>
    <w:rsid w:val="00DD3FF0"/>
    <w:rsid w:val="00DD40CC"/>
    <w:rsid w:val="00DD5221"/>
    <w:rsid w:val="00DD5237"/>
    <w:rsid w:val="00DD63CF"/>
    <w:rsid w:val="00DD6B7B"/>
    <w:rsid w:val="00DD7DA2"/>
    <w:rsid w:val="00DE00AB"/>
    <w:rsid w:val="00DE153E"/>
    <w:rsid w:val="00DE1D9A"/>
    <w:rsid w:val="00DE569E"/>
    <w:rsid w:val="00DE6079"/>
    <w:rsid w:val="00DE643E"/>
    <w:rsid w:val="00DE65E5"/>
    <w:rsid w:val="00DE6965"/>
    <w:rsid w:val="00DE71AB"/>
    <w:rsid w:val="00DE7823"/>
    <w:rsid w:val="00DE7A4F"/>
    <w:rsid w:val="00DF0239"/>
    <w:rsid w:val="00DF0CB9"/>
    <w:rsid w:val="00DF17CE"/>
    <w:rsid w:val="00DF27D4"/>
    <w:rsid w:val="00DF2CE8"/>
    <w:rsid w:val="00DF3017"/>
    <w:rsid w:val="00DF5DC6"/>
    <w:rsid w:val="00DF6718"/>
    <w:rsid w:val="00DF68E9"/>
    <w:rsid w:val="00DF7A06"/>
    <w:rsid w:val="00E005A5"/>
    <w:rsid w:val="00E01CE5"/>
    <w:rsid w:val="00E023D5"/>
    <w:rsid w:val="00E02809"/>
    <w:rsid w:val="00E04377"/>
    <w:rsid w:val="00E043A0"/>
    <w:rsid w:val="00E04BA8"/>
    <w:rsid w:val="00E05139"/>
    <w:rsid w:val="00E05A80"/>
    <w:rsid w:val="00E05F8B"/>
    <w:rsid w:val="00E06579"/>
    <w:rsid w:val="00E06779"/>
    <w:rsid w:val="00E06873"/>
    <w:rsid w:val="00E0730E"/>
    <w:rsid w:val="00E07571"/>
    <w:rsid w:val="00E113C4"/>
    <w:rsid w:val="00E1210D"/>
    <w:rsid w:val="00E12ACD"/>
    <w:rsid w:val="00E12C28"/>
    <w:rsid w:val="00E13A0E"/>
    <w:rsid w:val="00E13F3F"/>
    <w:rsid w:val="00E14076"/>
    <w:rsid w:val="00E14374"/>
    <w:rsid w:val="00E14C23"/>
    <w:rsid w:val="00E14CAE"/>
    <w:rsid w:val="00E14D71"/>
    <w:rsid w:val="00E153B2"/>
    <w:rsid w:val="00E15B20"/>
    <w:rsid w:val="00E15C5A"/>
    <w:rsid w:val="00E1600C"/>
    <w:rsid w:val="00E179A1"/>
    <w:rsid w:val="00E203D9"/>
    <w:rsid w:val="00E215C0"/>
    <w:rsid w:val="00E223EE"/>
    <w:rsid w:val="00E22740"/>
    <w:rsid w:val="00E3192E"/>
    <w:rsid w:val="00E320F9"/>
    <w:rsid w:val="00E330F1"/>
    <w:rsid w:val="00E34FFF"/>
    <w:rsid w:val="00E3531C"/>
    <w:rsid w:val="00E36313"/>
    <w:rsid w:val="00E3683B"/>
    <w:rsid w:val="00E406F3"/>
    <w:rsid w:val="00E40D00"/>
    <w:rsid w:val="00E410E8"/>
    <w:rsid w:val="00E4132C"/>
    <w:rsid w:val="00E4178D"/>
    <w:rsid w:val="00E4208B"/>
    <w:rsid w:val="00E42192"/>
    <w:rsid w:val="00E425C9"/>
    <w:rsid w:val="00E42784"/>
    <w:rsid w:val="00E428FE"/>
    <w:rsid w:val="00E42E84"/>
    <w:rsid w:val="00E44745"/>
    <w:rsid w:val="00E45768"/>
    <w:rsid w:val="00E460BC"/>
    <w:rsid w:val="00E4611D"/>
    <w:rsid w:val="00E4702C"/>
    <w:rsid w:val="00E517BF"/>
    <w:rsid w:val="00E518C3"/>
    <w:rsid w:val="00E52121"/>
    <w:rsid w:val="00E5215F"/>
    <w:rsid w:val="00E53669"/>
    <w:rsid w:val="00E543E9"/>
    <w:rsid w:val="00E5567E"/>
    <w:rsid w:val="00E558E7"/>
    <w:rsid w:val="00E562A8"/>
    <w:rsid w:val="00E562FC"/>
    <w:rsid w:val="00E567D2"/>
    <w:rsid w:val="00E56A62"/>
    <w:rsid w:val="00E57CED"/>
    <w:rsid w:val="00E57DC1"/>
    <w:rsid w:val="00E60462"/>
    <w:rsid w:val="00E61498"/>
    <w:rsid w:val="00E616E0"/>
    <w:rsid w:val="00E6213B"/>
    <w:rsid w:val="00E622F2"/>
    <w:rsid w:val="00E62A8E"/>
    <w:rsid w:val="00E62C39"/>
    <w:rsid w:val="00E62EF3"/>
    <w:rsid w:val="00E62EFC"/>
    <w:rsid w:val="00E6317A"/>
    <w:rsid w:val="00E64E0A"/>
    <w:rsid w:val="00E64E0E"/>
    <w:rsid w:val="00E65B27"/>
    <w:rsid w:val="00E65D78"/>
    <w:rsid w:val="00E662FE"/>
    <w:rsid w:val="00E663A4"/>
    <w:rsid w:val="00E66AF3"/>
    <w:rsid w:val="00E673EC"/>
    <w:rsid w:val="00E676E3"/>
    <w:rsid w:val="00E70698"/>
    <w:rsid w:val="00E70A4D"/>
    <w:rsid w:val="00E71683"/>
    <w:rsid w:val="00E725E0"/>
    <w:rsid w:val="00E7351E"/>
    <w:rsid w:val="00E748CD"/>
    <w:rsid w:val="00E75483"/>
    <w:rsid w:val="00E7552D"/>
    <w:rsid w:val="00E7698F"/>
    <w:rsid w:val="00E77015"/>
    <w:rsid w:val="00E77857"/>
    <w:rsid w:val="00E77FDB"/>
    <w:rsid w:val="00E80010"/>
    <w:rsid w:val="00E8093F"/>
    <w:rsid w:val="00E80FD9"/>
    <w:rsid w:val="00E82B15"/>
    <w:rsid w:val="00E82B36"/>
    <w:rsid w:val="00E84545"/>
    <w:rsid w:val="00E85578"/>
    <w:rsid w:val="00E8578A"/>
    <w:rsid w:val="00E85F73"/>
    <w:rsid w:val="00E90184"/>
    <w:rsid w:val="00E92991"/>
    <w:rsid w:val="00E9348B"/>
    <w:rsid w:val="00E93A7F"/>
    <w:rsid w:val="00E93B3E"/>
    <w:rsid w:val="00E94ED8"/>
    <w:rsid w:val="00E950EC"/>
    <w:rsid w:val="00E95941"/>
    <w:rsid w:val="00E95E72"/>
    <w:rsid w:val="00E974AE"/>
    <w:rsid w:val="00EA0739"/>
    <w:rsid w:val="00EA0AB2"/>
    <w:rsid w:val="00EA13F0"/>
    <w:rsid w:val="00EA1905"/>
    <w:rsid w:val="00EA2297"/>
    <w:rsid w:val="00EA22A9"/>
    <w:rsid w:val="00EA4D8C"/>
    <w:rsid w:val="00EA799B"/>
    <w:rsid w:val="00EA7FF4"/>
    <w:rsid w:val="00EB0686"/>
    <w:rsid w:val="00EB0BA3"/>
    <w:rsid w:val="00EB11D3"/>
    <w:rsid w:val="00EB191B"/>
    <w:rsid w:val="00EB20DF"/>
    <w:rsid w:val="00EB218E"/>
    <w:rsid w:val="00EB2A4F"/>
    <w:rsid w:val="00EB3F35"/>
    <w:rsid w:val="00EB5509"/>
    <w:rsid w:val="00EB5AD0"/>
    <w:rsid w:val="00EB6217"/>
    <w:rsid w:val="00EC21E3"/>
    <w:rsid w:val="00EC2211"/>
    <w:rsid w:val="00EC42FF"/>
    <w:rsid w:val="00EC43BC"/>
    <w:rsid w:val="00EC469E"/>
    <w:rsid w:val="00EC4DE4"/>
    <w:rsid w:val="00EC5730"/>
    <w:rsid w:val="00EC5DB6"/>
    <w:rsid w:val="00EC6DAC"/>
    <w:rsid w:val="00EC6EC4"/>
    <w:rsid w:val="00EC789E"/>
    <w:rsid w:val="00EC7B25"/>
    <w:rsid w:val="00EC7FE8"/>
    <w:rsid w:val="00ED087E"/>
    <w:rsid w:val="00ED0E81"/>
    <w:rsid w:val="00ED135A"/>
    <w:rsid w:val="00ED189E"/>
    <w:rsid w:val="00ED24E3"/>
    <w:rsid w:val="00ED2636"/>
    <w:rsid w:val="00ED354E"/>
    <w:rsid w:val="00ED3D36"/>
    <w:rsid w:val="00ED4607"/>
    <w:rsid w:val="00ED4BB3"/>
    <w:rsid w:val="00ED4BDC"/>
    <w:rsid w:val="00ED538B"/>
    <w:rsid w:val="00ED553E"/>
    <w:rsid w:val="00ED7819"/>
    <w:rsid w:val="00EE01FE"/>
    <w:rsid w:val="00EE0AE3"/>
    <w:rsid w:val="00EE22C0"/>
    <w:rsid w:val="00EE2B4A"/>
    <w:rsid w:val="00EE3F4B"/>
    <w:rsid w:val="00EE4D83"/>
    <w:rsid w:val="00EE54BE"/>
    <w:rsid w:val="00EE57C7"/>
    <w:rsid w:val="00EE6246"/>
    <w:rsid w:val="00EF052B"/>
    <w:rsid w:val="00EF1DA6"/>
    <w:rsid w:val="00EF3461"/>
    <w:rsid w:val="00EF37E3"/>
    <w:rsid w:val="00EF3A01"/>
    <w:rsid w:val="00EF3DAC"/>
    <w:rsid w:val="00EF3FB1"/>
    <w:rsid w:val="00EF453B"/>
    <w:rsid w:val="00EF4C68"/>
    <w:rsid w:val="00EF5570"/>
    <w:rsid w:val="00EF58F6"/>
    <w:rsid w:val="00EF5EED"/>
    <w:rsid w:val="00EF68A8"/>
    <w:rsid w:val="00EF6910"/>
    <w:rsid w:val="00F02A47"/>
    <w:rsid w:val="00F02FE5"/>
    <w:rsid w:val="00F04B68"/>
    <w:rsid w:val="00F05509"/>
    <w:rsid w:val="00F0557A"/>
    <w:rsid w:val="00F0576C"/>
    <w:rsid w:val="00F05896"/>
    <w:rsid w:val="00F0624F"/>
    <w:rsid w:val="00F06950"/>
    <w:rsid w:val="00F069A4"/>
    <w:rsid w:val="00F07E83"/>
    <w:rsid w:val="00F10673"/>
    <w:rsid w:val="00F116A4"/>
    <w:rsid w:val="00F116FC"/>
    <w:rsid w:val="00F119BC"/>
    <w:rsid w:val="00F12EA6"/>
    <w:rsid w:val="00F13600"/>
    <w:rsid w:val="00F141FC"/>
    <w:rsid w:val="00F14C58"/>
    <w:rsid w:val="00F14F4F"/>
    <w:rsid w:val="00F156EB"/>
    <w:rsid w:val="00F15918"/>
    <w:rsid w:val="00F163C7"/>
    <w:rsid w:val="00F176D6"/>
    <w:rsid w:val="00F177A2"/>
    <w:rsid w:val="00F17D5F"/>
    <w:rsid w:val="00F2021F"/>
    <w:rsid w:val="00F216F5"/>
    <w:rsid w:val="00F22901"/>
    <w:rsid w:val="00F22D10"/>
    <w:rsid w:val="00F240E4"/>
    <w:rsid w:val="00F250A2"/>
    <w:rsid w:val="00F25872"/>
    <w:rsid w:val="00F2607D"/>
    <w:rsid w:val="00F2654C"/>
    <w:rsid w:val="00F26D9E"/>
    <w:rsid w:val="00F27C4E"/>
    <w:rsid w:val="00F27DA0"/>
    <w:rsid w:val="00F301C5"/>
    <w:rsid w:val="00F30930"/>
    <w:rsid w:val="00F31EF7"/>
    <w:rsid w:val="00F346F3"/>
    <w:rsid w:val="00F3532B"/>
    <w:rsid w:val="00F35E5F"/>
    <w:rsid w:val="00F36D64"/>
    <w:rsid w:val="00F373DA"/>
    <w:rsid w:val="00F406E9"/>
    <w:rsid w:val="00F4169B"/>
    <w:rsid w:val="00F41A21"/>
    <w:rsid w:val="00F427CE"/>
    <w:rsid w:val="00F449C5"/>
    <w:rsid w:val="00F450BF"/>
    <w:rsid w:val="00F46039"/>
    <w:rsid w:val="00F4726B"/>
    <w:rsid w:val="00F47D50"/>
    <w:rsid w:val="00F507B0"/>
    <w:rsid w:val="00F52268"/>
    <w:rsid w:val="00F52ADF"/>
    <w:rsid w:val="00F53D83"/>
    <w:rsid w:val="00F53E24"/>
    <w:rsid w:val="00F540E6"/>
    <w:rsid w:val="00F5457B"/>
    <w:rsid w:val="00F5496D"/>
    <w:rsid w:val="00F54D4C"/>
    <w:rsid w:val="00F54EBF"/>
    <w:rsid w:val="00F551D3"/>
    <w:rsid w:val="00F55341"/>
    <w:rsid w:val="00F5605F"/>
    <w:rsid w:val="00F57394"/>
    <w:rsid w:val="00F57E41"/>
    <w:rsid w:val="00F601F6"/>
    <w:rsid w:val="00F6042D"/>
    <w:rsid w:val="00F605AA"/>
    <w:rsid w:val="00F605BA"/>
    <w:rsid w:val="00F613E9"/>
    <w:rsid w:val="00F61BE6"/>
    <w:rsid w:val="00F61D2D"/>
    <w:rsid w:val="00F62583"/>
    <w:rsid w:val="00F62E8D"/>
    <w:rsid w:val="00F64BB4"/>
    <w:rsid w:val="00F65223"/>
    <w:rsid w:val="00F65B70"/>
    <w:rsid w:val="00F661EB"/>
    <w:rsid w:val="00F669A0"/>
    <w:rsid w:val="00F66AFA"/>
    <w:rsid w:val="00F66BB7"/>
    <w:rsid w:val="00F70CDB"/>
    <w:rsid w:val="00F70F8A"/>
    <w:rsid w:val="00F72E9B"/>
    <w:rsid w:val="00F7348F"/>
    <w:rsid w:val="00F736FB"/>
    <w:rsid w:val="00F73981"/>
    <w:rsid w:val="00F7426D"/>
    <w:rsid w:val="00F74D09"/>
    <w:rsid w:val="00F75FB2"/>
    <w:rsid w:val="00F764D1"/>
    <w:rsid w:val="00F76EE1"/>
    <w:rsid w:val="00F80BF1"/>
    <w:rsid w:val="00F80FBD"/>
    <w:rsid w:val="00F82693"/>
    <w:rsid w:val="00F8303A"/>
    <w:rsid w:val="00F8387A"/>
    <w:rsid w:val="00F839A0"/>
    <w:rsid w:val="00F84078"/>
    <w:rsid w:val="00F841FF"/>
    <w:rsid w:val="00F8653F"/>
    <w:rsid w:val="00F87AF1"/>
    <w:rsid w:val="00F919D7"/>
    <w:rsid w:val="00F91B47"/>
    <w:rsid w:val="00F9262E"/>
    <w:rsid w:val="00F9285F"/>
    <w:rsid w:val="00F92C94"/>
    <w:rsid w:val="00F92CAF"/>
    <w:rsid w:val="00F9345E"/>
    <w:rsid w:val="00F943DB"/>
    <w:rsid w:val="00F96DC7"/>
    <w:rsid w:val="00F9741B"/>
    <w:rsid w:val="00F9791F"/>
    <w:rsid w:val="00FA057B"/>
    <w:rsid w:val="00FA08A0"/>
    <w:rsid w:val="00FA0D07"/>
    <w:rsid w:val="00FA1F99"/>
    <w:rsid w:val="00FA2634"/>
    <w:rsid w:val="00FA2919"/>
    <w:rsid w:val="00FA35B9"/>
    <w:rsid w:val="00FA5B1E"/>
    <w:rsid w:val="00FA60E2"/>
    <w:rsid w:val="00FB1E15"/>
    <w:rsid w:val="00FB383D"/>
    <w:rsid w:val="00FB387B"/>
    <w:rsid w:val="00FB44D5"/>
    <w:rsid w:val="00FB4FED"/>
    <w:rsid w:val="00FB56C8"/>
    <w:rsid w:val="00FB5C2F"/>
    <w:rsid w:val="00FB5FC5"/>
    <w:rsid w:val="00FB6F12"/>
    <w:rsid w:val="00FB728B"/>
    <w:rsid w:val="00FB74D2"/>
    <w:rsid w:val="00FC16BD"/>
    <w:rsid w:val="00FC1A90"/>
    <w:rsid w:val="00FC1B8C"/>
    <w:rsid w:val="00FC1E46"/>
    <w:rsid w:val="00FC1FAB"/>
    <w:rsid w:val="00FC20E9"/>
    <w:rsid w:val="00FC2B35"/>
    <w:rsid w:val="00FC2D95"/>
    <w:rsid w:val="00FC3BAF"/>
    <w:rsid w:val="00FC42B4"/>
    <w:rsid w:val="00FC48B5"/>
    <w:rsid w:val="00FC4E6D"/>
    <w:rsid w:val="00FC5FD9"/>
    <w:rsid w:val="00FC69C8"/>
    <w:rsid w:val="00FC713C"/>
    <w:rsid w:val="00FC75D7"/>
    <w:rsid w:val="00FC785B"/>
    <w:rsid w:val="00FC7C3C"/>
    <w:rsid w:val="00FD0206"/>
    <w:rsid w:val="00FD0A6C"/>
    <w:rsid w:val="00FD10A9"/>
    <w:rsid w:val="00FD114B"/>
    <w:rsid w:val="00FD12B7"/>
    <w:rsid w:val="00FD148E"/>
    <w:rsid w:val="00FD1662"/>
    <w:rsid w:val="00FD1F62"/>
    <w:rsid w:val="00FD1F7F"/>
    <w:rsid w:val="00FD2982"/>
    <w:rsid w:val="00FD2C63"/>
    <w:rsid w:val="00FD381A"/>
    <w:rsid w:val="00FD4E61"/>
    <w:rsid w:val="00FD65F6"/>
    <w:rsid w:val="00FD7C31"/>
    <w:rsid w:val="00FE00A9"/>
    <w:rsid w:val="00FE079D"/>
    <w:rsid w:val="00FE098F"/>
    <w:rsid w:val="00FE199D"/>
    <w:rsid w:val="00FE2F63"/>
    <w:rsid w:val="00FE48B8"/>
    <w:rsid w:val="00FE4B87"/>
    <w:rsid w:val="00FE5033"/>
    <w:rsid w:val="00FE56E9"/>
    <w:rsid w:val="00FE5E01"/>
    <w:rsid w:val="00FE63BE"/>
    <w:rsid w:val="00FE71EF"/>
    <w:rsid w:val="00FF00E9"/>
    <w:rsid w:val="00FF090F"/>
    <w:rsid w:val="00FF0A3A"/>
    <w:rsid w:val="00FF0EAB"/>
    <w:rsid w:val="00FF10AC"/>
    <w:rsid w:val="00FF17A0"/>
    <w:rsid w:val="00FF412C"/>
    <w:rsid w:val="00FF4D1D"/>
    <w:rsid w:val="00FF52D6"/>
    <w:rsid w:val="00FF590A"/>
    <w:rsid w:val="00FF6200"/>
    <w:rsid w:val="00FF68C9"/>
    <w:rsid w:val="00FF76DF"/>
    <w:rsid w:val="00FF7AA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ABE8B"/>
  <w15:chartTrackingRefBased/>
  <w15:docId w15:val="{4D639B24-6AC2-4C4C-8FBC-8B8A8D142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4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E5DC0"/>
    <w:pPr>
      <w:spacing w:after="0" w:line="360" w:lineRule="auto"/>
      <w:ind w:left="720"/>
      <w:contextualSpacing/>
      <w:jc w:val="both"/>
    </w:pPr>
  </w:style>
  <w:style w:type="paragraph" w:styleId="NormalWeb">
    <w:name w:val="Normal (Web)"/>
    <w:basedOn w:val="Normal"/>
    <w:uiPriority w:val="99"/>
    <w:unhideWhenUsed/>
    <w:rsid w:val="00C60AFD"/>
    <w:pPr>
      <w:spacing w:after="0" w:line="240" w:lineRule="auto"/>
    </w:pPr>
    <w:rPr>
      <w:rFonts w:ascii="Times New Roman" w:hAnsi="Times New Roman" w:cs="Times New Roman"/>
      <w:sz w:val="24"/>
      <w:szCs w:val="24"/>
      <w:lang w:eastAsia="de-DE"/>
    </w:rPr>
  </w:style>
  <w:style w:type="character" w:styleId="Strong">
    <w:name w:val="Strong"/>
    <w:basedOn w:val="DefaultParagraphFont"/>
    <w:uiPriority w:val="22"/>
    <w:qFormat/>
    <w:rsid w:val="00C60AFD"/>
    <w:rPr>
      <w:b/>
      <w:bCs/>
    </w:rPr>
  </w:style>
  <w:style w:type="paragraph" w:customStyle="1" w:styleId="FarbigeListe-Akzent11">
    <w:name w:val="Farbige Liste - Akzent 11"/>
    <w:basedOn w:val="Normal"/>
    <w:uiPriority w:val="34"/>
    <w:qFormat/>
    <w:rsid w:val="006E6A73"/>
    <w:pPr>
      <w:ind w:left="720"/>
      <w:contextualSpacing/>
    </w:pPr>
    <w:rPr>
      <w:rFonts w:ascii="Calibri" w:eastAsia="Calibri" w:hAnsi="Calibri" w:cs="Times New Roman"/>
    </w:rPr>
  </w:style>
  <w:style w:type="paragraph" w:styleId="NoSpacing">
    <w:name w:val="No Spacing"/>
    <w:uiPriority w:val="1"/>
    <w:qFormat/>
    <w:rsid w:val="0057709D"/>
    <w:pPr>
      <w:spacing w:after="0" w:line="240" w:lineRule="auto"/>
    </w:pPr>
  </w:style>
  <w:style w:type="paragraph" w:customStyle="1" w:styleId="Klausur">
    <w:name w:val="Klausur"/>
    <w:basedOn w:val="Normal"/>
    <w:link w:val="KlausurZchn"/>
    <w:qFormat/>
    <w:rsid w:val="00D036F9"/>
    <w:pPr>
      <w:spacing w:after="160" w:line="240" w:lineRule="auto"/>
    </w:pPr>
    <w:rPr>
      <w:rFonts w:eastAsia="Calibri" w:cstheme="minorHAnsi"/>
    </w:rPr>
  </w:style>
  <w:style w:type="character" w:customStyle="1" w:styleId="KlausurZchn">
    <w:name w:val="Klausur Zchn"/>
    <w:basedOn w:val="DefaultParagraphFont"/>
    <w:link w:val="Klausur"/>
    <w:rsid w:val="00D036F9"/>
    <w:rPr>
      <w:rFonts w:eastAsia="Calibri" w:cstheme="minorHAnsi"/>
    </w:rPr>
  </w:style>
  <w:style w:type="paragraph" w:customStyle="1" w:styleId="ng-scope">
    <w:name w:val="ng-scope"/>
    <w:basedOn w:val="Normal"/>
    <w:rsid w:val="00D036F9"/>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BalloonText">
    <w:name w:val="Balloon Text"/>
    <w:basedOn w:val="Normal"/>
    <w:link w:val="BalloonTextChar"/>
    <w:uiPriority w:val="99"/>
    <w:semiHidden/>
    <w:unhideWhenUsed/>
    <w:rsid w:val="007A26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26B1"/>
    <w:rPr>
      <w:rFonts w:ascii="Segoe UI" w:hAnsi="Segoe UI" w:cs="Segoe UI"/>
      <w:sz w:val="18"/>
      <w:szCs w:val="18"/>
    </w:rPr>
  </w:style>
  <w:style w:type="character" w:styleId="Hyperlink">
    <w:name w:val="Hyperlink"/>
    <w:basedOn w:val="DefaultParagraphFont"/>
    <w:uiPriority w:val="99"/>
    <w:unhideWhenUsed/>
    <w:rsid w:val="005F0903"/>
    <w:rPr>
      <w:color w:val="0000FF" w:themeColor="hyperlink"/>
      <w:u w:val="single"/>
    </w:rPr>
  </w:style>
  <w:style w:type="character" w:customStyle="1" w:styleId="bumpedfont15">
    <w:name w:val="bumpedfont15"/>
    <w:basedOn w:val="DefaultParagraphFont"/>
    <w:rsid w:val="00147C76"/>
  </w:style>
  <w:style w:type="character" w:customStyle="1" w:styleId="bumpedfont17">
    <w:name w:val="bumpedfont17"/>
    <w:basedOn w:val="DefaultParagraphFont"/>
    <w:rsid w:val="00147C76"/>
  </w:style>
  <w:style w:type="character" w:customStyle="1" w:styleId="s10">
    <w:name w:val="s10"/>
    <w:basedOn w:val="DefaultParagraphFont"/>
    <w:rsid w:val="00147C76"/>
  </w:style>
  <w:style w:type="character" w:customStyle="1" w:styleId="js-relevance-term">
    <w:name w:val="js-relevance-term"/>
    <w:basedOn w:val="DefaultParagraphFont"/>
    <w:rsid w:val="00ED4BDC"/>
  </w:style>
  <w:style w:type="character" w:styleId="CommentReference">
    <w:name w:val="annotation reference"/>
    <w:basedOn w:val="DefaultParagraphFont"/>
    <w:uiPriority w:val="99"/>
    <w:semiHidden/>
    <w:unhideWhenUsed/>
    <w:rsid w:val="00B2121C"/>
    <w:rPr>
      <w:sz w:val="16"/>
      <w:szCs w:val="16"/>
    </w:rPr>
  </w:style>
  <w:style w:type="paragraph" w:styleId="CommentText">
    <w:name w:val="annotation text"/>
    <w:basedOn w:val="Normal"/>
    <w:link w:val="CommentTextChar"/>
    <w:uiPriority w:val="99"/>
    <w:unhideWhenUsed/>
    <w:rsid w:val="00B2121C"/>
    <w:pPr>
      <w:spacing w:line="240" w:lineRule="auto"/>
    </w:pPr>
    <w:rPr>
      <w:sz w:val="20"/>
      <w:szCs w:val="20"/>
    </w:rPr>
  </w:style>
  <w:style w:type="character" w:customStyle="1" w:styleId="CommentTextChar">
    <w:name w:val="Comment Text Char"/>
    <w:basedOn w:val="DefaultParagraphFont"/>
    <w:link w:val="CommentText"/>
    <w:uiPriority w:val="99"/>
    <w:rsid w:val="00B2121C"/>
    <w:rPr>
      <w:sz w:val="20"/>
      <w:szCs w:val="20"/>
    </w:rPr>
  </w:style>
  <w:style w:type="paragraph" w:styleId="CommentSubject">
    <w:name w:val="annotation subject"/>
    <w:basedOn w:val="CommentText"/>
    <w:next w:val="CommentText"/>
    <w:link w:val="CommentSubjectChar"/>
    <w:uiPriority w:val="99"/>
    <w:semiHidden/>
    <w:unhideWhenUsed/>
    <w:rsid w:val="00B2121C"/>
    <w:rPr>
      <w:b/>
      <w:bCs/>
    </w:rPr>
  </w:style>
  <w:style w:type="character" w:customStyle="1" w:styleId="CommentSubjectChar">
    <w:name w:val="Comment Subject Char"/>
    <w:basedOn w:val="CommentTextChar"/>
    <w:link w:val="CommentSubject"/>
    <w:uiPriority w:val="99"/>
    <w:semiHidden/>
    <w:rsid w:val="00B2121C"/>
    <w:rPr>
      <w:b/>
      <w:bCs/>
      <w:sz w:val="20"/>
      <w:szCs w:val="20"/>
    </w:rPr>
  </w:style>
  <w:style w:type="character" w:customStyle="1" w:styleId="ListParagraphChar">
    <w:name w:val="List Paragraph Char"/>
    <w:basedOn w:val="DefaultParagraphFont"/>
    <w:link w:val="ListParagraph"/>
    <w:uiPriority w:val="34"/>
    <w:rsid w:val="00C730EC"/>
  </w:style>
  <w:style w:type="paragraph" w:styleId="Revision">
    <w:name w:val="Revision"/>
    <w:hidden/>
    <w:uiPriority w:val="99"/>
    <w:semiHidden/>
    <w:rsid w:val="00AF1C69"/>
    <w:pPr>
      <w:spacing w:after="0" w:line="240" w:lineRule="auto"/>
    </w:pPr>
  </w:style>
  <w:style w:type="numbering" w:customStyle="1" w:styleId="Alphabetisch">
    <w:name w:val="Alphabetisch"/>
    <w:rsid w:val="00E005A5"/>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7477">
      <w:bodyDiv w:val="1"/>
      <w:marLeft w:val="0"/>
      <w:marRight w:val="0"/>
      <w:marTop w:val="0"/>
      <w:marBottom w:val="0"/>
      <w:divBdr>
        <w:top w:val="none" w:sz="0" w:space="0" w:color="auto"/>
        <w:left w:val="none" w:sz="0" w:space="0" w:color="auto"/>
        <w:bottom w:val="none" w:sz="0" w:space="0" w:color="auto"/>
        <w:right w:val="none" w:sz="0" w:space="0" w:color="auto"/>
      </w:divBdr>
    </w:div>
    <w:div w:id="26874160">
      <w:bodyDiv w:val="1"/>
      <w:marLeft w:val="0"/>
      <w:marRight w:val="0"/>
      <w:marTop w:val="0"/>
      <w:marBottom w:val="0"/>
      <w:divBdr>
        <w:top w:val="none" w:sz="0" w:space="0" w:color="auto"/>
        <w:left w:val="none" w:sz="0" w:space="0" w:color="auto"/>
        <w:bottom w:val="none" w:sz="0" w:space="0" w:color="auto"/>
        <w:right w:val="none" w:sz="0" w:space="0" w:color="auto"/>
      </w:divBdr>
    </w:div>
    <w:div w:id="131296040">
      <w:bodyDiv w:val="1"/>
      <w:marLeft w:val="0"/>
      <w:marRight w:val="0"/>
      <w:marTop w:val="0"/>
      <w:marBottom w:val="0"/>
      <w:divBdr>
        <w:top w:val="none" w:sz="0" w:space="0" w:color="auto"/>
        <w:left w:val="none" w:sz="0" w:space="0" w:color="auto"/>
        <w:bottom w:val="none" w:sz="0" w:space="0" w:color="auto"/>
        <w:right w:val="none" w:sz="0" w:space="0" w:color="auto"/>
      </w:divBdr>
    </w:div>
    <w:div w:id="140200004">
      <w:bodyDiv w:val="1"/>
      <w:marLeft w:val="0"/>
      <w:marRight w:val="0"/>
      <w:marTop w:val="0"/>
      <w:marBottom w:val="0"/>
      <w:divBdr>
        <w:top w:val="none" w:sz="0" w:space="0" w:color="auto"/>
        <w:left w:val="none" w:sz="0" w:space="0" w:color="auto"/>
        <w:bottom w:val="none" w:sz="0" w:space="0" w:color="auto"/>
        <w:right w:val="none" w:sz="0" w:space="0" w:color="auto"/>
      </w:divBdr>
    </w:div>
    <w:div w:id="162823744">
      <w:bodyDiv w:val="1"/>
      <w:marLeft w:val="0"/>
      <w:marRight w:val="0"/>
      <w:marTop w:val="0"/>
      <w:marBottom w:val="0"/>
      <w:divBdr>
        <w:top w:val="none" w:sz="0" w:space="0" w:color="auto"/>
        <w:left w:val="none" w:sz="0" w:space="0" w:color="auto"/>
        <w:bottom w:val="none" w:sz="0" w:space="0" w:color="auto"/>
        <w:right w:val="none" w:sz="0" w:space="0" w:color="auto"/>
      </w:divBdr>
    </w:div>
    <w:div w:id="168493933">
      <w:bodyDiv w:val="1"/>
      <w:marLeft w:val="0"/>
      <w:marRight w:val="0"/>
      <w:marTop w:val="0"/>
      <w:marBottom w:val="0"/>
      <w:divBdr>
        <w:top w:val="none" w:sz="0" w:space="0" w:color="auto"/>
        <w:left w:val="none" w:sz="0" w:space="0" w:color="auto"/>
        <w:bottom w:val="none" w:sz="0" w:space="0" w:color="auto"/>
        <w:right w:val="none" w:sz="0" w:space="0" w:color="auto"/>
      </w:divBdr>
    </w:div>
    <w:div w:id="275143438">
      <w:bodyDiv w:val="1"/>
      <w:marLeft w:val="0"/>
      <w:marRight w:val="0"/>
      <w:marTop w:val="0"/>
      <w:marBottom w:val="0"/>
      <w:divBdr>
        <w:top w:val="none" w:sz="0" w:space="0" w:color="auto"/>
        <w:left w:val="none" w:sz="0" w:space="0" w:color="auto"/>
        <w:bottom w:val="none" w:sz="0" w:space="0" w:color="auto"/>
        <w:right w:val="none" w:sz="0" w:space="0" w:color="auto"/>
      </w:divBdr>
    </w:div>
    <w:div w:id="276564106">
      <w:bodyDiv w:val="1"/>
      <w:marLeft w:val="0"/>
      <w:marRight w:val="0"/>
      <w:marTop w:val="0"/>
      <w:marBottom w:val="0"/>
      <w:divBdr>
        <w:top w:val="none" w:sz="0" w:space="0" w:color="auto"/>
        <w:left w:val="none" w:sz="0" w:space="0" w:color="auto"/>
        <w:bottom w:val="none" w:sz="0" w:space="0" w:color="auto"/>
        <w:right w:val="none" w:sz="0" w:space="0" w:color="auto"/>
      </w:divBdr>
    </w:div>
    <w:div w:id="334919539">
      <w:bodyDiv w:val="1"/>
      <w:marLeft w:val="0"/>
      <w:marRight w:val="0"/>
      <w:marTop w:val="0"/>
      <w:marBottom w:val="0"/>
      <w:divBdr>
        <w:top w:val="none" w:sz="0" w:space="0" w:color="auto"/>
        <w:left w:val="none" w:sz="0" w:space="0" w:color="auto"/>
        <w:bottom w:val="none" w:sz="0" w:space="0" w:color="auto"/>
        <w:right w:val="none" w:sz="0" w:space="0" w:color="auto"/>
      </w:divBdr>
    </w:div>
    <w:div w:id="338898345">
      <w:bodyDiv w:val="1"/>
      <w:marLeft w:val="0"/>
      <w:marRight w:val="0"/>
      <w:marTop w:val="0"/>
      <w:marBottom w:val="0"/>
      <w:divBdr>
        <w:top w:val="none" w:sz="0" w:space="0" w:color="auto"/>
        <w:left w:val="none" w:sz="0" w:space="0" w:color="auto"/>
        <w:bottom w:val="none" w:sz="0" w:space="0" w:color="auto"/>
        <w:right w:val="none" w:sz="0" w:space="0" w:color="auto"/>
      </w:divBdr>
    </w:div>
    <w:div w:id="369110372">
      <w:bodyDiv w:val="1"/>
      <w:marLeft w:val="0"/>
      <w:marRight w:val="0"/>
      <w:marTop w:val="0"/>
      <w:marBottom w:val="0"/>
      <w:divBdr>
        <w:top w:val="none" w:sz="0" w:space="0" w:color="auto"/>
        <w:left w:val="none" w:sz="0" w:space="0" w:color="auto"/>
        <w:bottom w:val="none" w:sz="0" w:space="0" w:color="auto"/>
        <w:right w:val="none" w:sz="0" w:space="0" w:color="auto"/>
      </w:divBdr>
    </w:div>
    <w:div w:id="440341664">
      <w:bodyDiv w:val="1"/>
      <w:marLeft w:val="0"/>
      <w:marRight w:val="0"/>
      <w:marTop w:val="0"/>
      <w:marBottom w:val="0"/>
      <w:divBdr>
        <w:top w:val="none" w:sz="0" w:space="0" w:color="auto"/>
        <w:left w:val="none" w:sz="0" w:space="0" w:color="auto"/>
        <w:bottom w:val="none" w:sz="0" w:space="0" w:color="auto"/>
        <w:right w:val="none" w:sz="0" w:space="0" w:color="auto"/>
      </w:divBdr>
    </w:div>
    <w:div w:id="442460425">
      <w:bodyDiv w:val="1"/>
      <w:marLeft w:val="0"/>
      <w:marRight w:val="0"/>
      <w:marTop w:val="0"/>
      <w:marBottom w:val="0"/>
      <w:divBdr>
        <w:top w:val="none" w:sz="0" w:space="0" w:color="auto"/>
        <w:left w:val="none" w:sz="0" w:space="0" w:color="auto"/>
        <w:bottom w:val="none" w:sz="0" w:space="0" w:color="auto"/>
        <w:right w:val="none" w:sz="0" w:space="0" w:color="auto"/>
      </w:divBdr>
    </w:div>
    <w:div w:id="447966611">
      <w:bodyDiv w:val="1"/>
      <w:marLeft w:val="0"/>
      <w:marRight w:val="0"/>
      <w:marTop w:val="0"/>
      <w:marBottom w:val="0"/>
      <w:divBdr>
        <w:top w:val="none" w:sz="0" w:space="0" w:color="auto"/>
        <w:left w:val="none" w:sz="0" w:space="0" w:color="auto"/>
        <w:bottom w:val="none" w:sz="0" w:space="0" w:color="auto"/>
        <w:right w:val="none" w:sz="0" w:space="0" w:color="auto"/>
      </w:divBdr>
    </w:div>
    <w:div w:id="456028406">
      <w:bodyDiv w:val="1"/>
      <w:marLeft w:val="0"/>
      <w:marRight w:val="0"/>
      <w:marTop w:val="0"/>
      <w:marBottom w:val="0"/>
      <w:divBdr>
        <w:top w:val="none" w:sz="0" w:space="0" w:color="auto"/>
        <w:left w:val="none" w:sz="0" w:space="0" w:color="auto"/>
        <w:bottom w:val="none" w:sz="0" w:space="0" w:color="auto"/>
        <w:right w:val="none" w:sz="0" w:space="0" w:color="auto"/>
      </w:divBdr>
    </w:div>
    <w:div w:id="456721125">
      <w:bodyDiv w:val="1"/>
      <w:marLeft w:val="0"/>
      <w:marRight w:val="0"/>
      <w:marTop w:val="0"/>
      <w:marBottom w:val="0"/>
      <w:divBdr>
        <w:top w:val="none" w:sz="0" w:space="0" w:color="auto"/>
        <w:left w:val="none" w:sz="0" w:space="0" w:color="auto"/>
        <w:bottom w:val="none" w:sz="0" w:space="0" w:color="auto"/>
        <w:right w:val="none" w:sz="0" w:space="0" w:color="auto"/>
      </w:divBdr>
    </w:div>
    <w:div w:id="464086731">
      <w:bodyDiv w:val="1"/>
      <w:marLeft w:val="0"/>
      <w:marRight w:val="0"/>
      <w:marTop w:val="0"/>
      <w:marBottom w:val="0"/>
      <w:divBdr>
        <w:top w:val="none" w:sz="0" w:space="0" w:color="auto"/>
        <w:left w:val="none" w:sz="0" w:space="0" w:color="auto"/>
        <w:bottom w:val="none" w:sz="0" w:space="0" w:color="auto"/>
        <w:right w:val="none" w:sz="0" w:space="0" w:color="auto"/>
      </w:divBdr>
    </w:div>
    <w:div w:id="465775547">
      <w:bodyDiv w:val="1"/>
      <w:marLeft w:val="0"/>
      <w:marRight w:val="0"/>
      <w:marTop w:val="0"/>
      <w:marBottom w:val="0"/>
      <w:divBdr>
        <w:top w:val="none" w:sz="0" w:space="0" w:color="auto"/>
        <w:left w:val="none" w:sz="0" w:space="0" w:color="auto"/>
        <w:bottom w:val="none" w:sz="0" w:space="0" w:color="auto"/>
        <w:right w:val="none" w:sz="0" w:space="0" w:color="auto"/>
      </w:divBdr>
    </w:div>
    <w:div w:id="483350943">
      <w:bodyDiv w:val="1"/>
      <w:marLeft w:val="0"/>
      <w:marRight w:val="0"/>
      <w:marTop w:val="0"/>
      <w:marBottom w:val="0"/>
      <w:divBdr>
        <w:top w:val="none" w:sz="0" w:space="0" w:color="auto"/>
        <w:left w:val="none" w:sz="0" w:space="0" w:color="auto"/>
        <w:bottom w:val="none" w:sz="0" w:space="0" w:color="auto"/>
        <w:right w:val="none" w:sz="0" w:space="0" w:color="auto"/>
      </w:divBdr>
    </w:div>
    <w:div w:id="531113445">
      <w:bodyDiv w:val="1"/>
      <w:marLeft w:val="0"/>
      <w:marRight w:val="0"/>
      <w:marTop w:val="0"/>
      <w:marBottom w:val="0"/>
      <w:divBdr>
        <w:top w:val="none" w:sz="0" w:space="0" w:color="auto"/>
        <w:left w:val="none" w:sz="0" w:space="0" w:color="auto"/>
        <w:bottom w:val="none" w:sz="0" w:space="0" w:color="auto"/>
        <w:right w:val="none" w:sz="0" w:space="0" w:color="auto"/>
      </w:divBdr>
    </w:div>
    <w:div w:id="607853095">
      <w:bodyDiv w:val="1"/>
      <w:marLeft w:val="0"/>
      <w:marRight w:val="0"/>
      <w:marTop w:val="0"/>
      <w:marBottom w:val="0"/>
      <w:divBdr>
        <w:top w:val="none" w:sz="0" w:space="0" w:color="auto"/>
        <w:left w:val="none" w:sz="0" w:space="0" w:color="auto"/>
        <w:bottom w:val="none" w:sz="0" w:space="0" w:color="auto"/>
        <w:right w:val="none" w:sz="0" w:space="0" w:color="auto"/>
      </w:divBdr>
    </w:div>
    <w:div w:id="670910056">
      <w:bodyDiv w:val="1"/>
      <w:marLeft w:val="0"/>
      <w:marRight w:val="0"/>
      <w:marTop w:val="0"/>
      <w:marBottom w:val="0"/>
      <w:divBdr>
        <w:top w:val="none" w:sz="0" w:space="0" w:color="auto"/>
        <w:left w:val="none" w:sz="0" w:space="0" w:color="auto"/>
        <w:bottom w:val="none" w:sz="0" w:space="0" w:color="auto"/>
        <w:right w:val="none" w:sz="0" w:space="0" w:color="auto"/>
      </w:divBdr>
    </w:div>
    <w:div w:id="711223301">
      <w:bodyDiv w:val="1"/>
      <w:marLeft w:val="0"/>
      <w:marRight w:val="0"/>
      <w:marTop w:val="0"/>
      <w:marBottom w:val="0"/>
      <w:divBdr>
        <w:top w:val="none" w:sz="0" w:space="0" w:color="auto"/>
        <w:left w:val="none" w:sz="0" w:space="0" w:color="auto"/>
        <w:bottom w:val="none" w:sz="0" w:space="0" w:color="auto"/>
        <w:right w:val="none" w:sz="0" w:space="0" w:color="auto"/>
      </w:divBdr>
    </w:div>
    <w:div w:id="819885481">
      <w:bodyDiv w:val="1"/>
      <w:marLeft w:val="0"/>
      <w:marRight w:val="0"/>
      <w:marTop w:val="0"/>
      <w:marBottom w:val="0"/>
      <w:divBdr>
        <w:top w:val="none" w:sz="0" w:space="0" w:color="auto"/>
        <w:left w:val="none" w:sz="0" w:space="0" w:color="auto"/>
        <w:bottom w:val="none" w:sz="0" w:space="0" w:color="auto"/>
        <w:right w:val="none" w:sz="0" w:space="0" w:color="auto"/>
      </w:divBdr>
    </w:div>
    <w:div w:id="841777134">
      <w:bodyDiv w:val="1"/>
      <w:marLeft w:val="0"/>
      <w:marRight w:val="0"/>
      <w:marTop w:val="0"/>
      <w:marBottom w:val="0"/>
      <w:divBdr>
        <w:top w:val="none" w:sz="0" w:space="0" w:color="auto"/>
        <w:left w:val="none" w:sz="0" w:space="0" w:color="auto"/>
        <w:bottom w:val="none" w:sz="0" w:space="0" w:color="auto"/>
        <w:right w:val="none" w:sz="0" w:space="0" w:color="auto"/>
      </w:divBdr>
    </w:div>
    <w:div w:id="863594366">
      <w:bodyDiv w:val="1"/>
      <w:marLeft w:val="0"/>
      <w:marRight w:val="0"/>
      <w:marTop w:val="0"/>
      <w:marBottom w:val="0"/>
      <w:divBdr>
        <w:top w:val="none" w:sz="0" w:space="0" w:color="auto"/>
        <w:left w:val="none" w:sz="0" w:space="0" w:color="auto"/>
        <w:bottom w:val="none" w:sz="0" w:space="0" w:color="auto"/>
        <w:right w:val="none" w:sz="0" w:space="0" w:color="auto"/>
      </w:divBdr>
    </w:div>
    <w:div w:id="893465773">
      <w:bodyDiv w:val="1"/>
      <w:marLeft w:val="0"/>
      <w:marRight w:val="0"/>
      <w:marTop w:val="0"/>
      <w:marBottom w:val="0"/>
      <w:divBdr>
        <w:top w:val="none" w:sz="0" w:space="0" w:color="auto"/>
        <w:left w:val="none" w:sz="0" w:space="0" w:color="auto"/>
        <w:bottom w:val="none" w:sz="0" w:space="0" w:color="auto"/>
        <w:right w:val="none" w:sz="0" w:space="0" w:color="auto"/>
      </w:divBdr>
    </w:div>
    <w:div w:id="898858852">
      <w:bodyDiv w:val="1"/>
      <w:marLeft w:val="0"/>
      <w:marRight w:val="0"/>
      <w:marTop w:val="0"/>
      <w:marBottom w:val="0"/>
      <w:divBdr>
        <w:top w:val="none" w:sz="0" w:space="0" w:color="auto"/>
        <w:left w:val="none" w:sz="0" w:space="0" w:color="auto"/>
        <w:bottom w:val="none" w:sz="0" w:space="0" w:color="auto"/>
        <w:right w:val="none" w:sz="0" w:space="0" w:color="auto"/>
      </w:divBdr>
    </w:div>
    <w:div w:id="908732165">
      <w:bodyDiv w:val="1"/>
      <w:marLeft w:val="0"/>
      <w:marRight w:val="0"/>
      <w:marTop w:val="0"/>
      <w:marBottom w:val="0"/>
      <w:divBdr>
        <w:top w:val="none" w:sz="0" w:space="0" w:color="auto"/>
        <w:left w:val="none" w:sz="0" w:space="0" w:color="auto"/>
        <w:bottom w:val="none" w:sz="0" w:space="0" w:color="auto"/>
        <w:right w:val="none" w:sz="0" w:space="0" w:color="auto"/>
      </w:divBdr>
    </w:div>
    <w:div w:id="920527152">
      <w:bodyDiv w:val="1"/>
      <w:marLeft w:val="0"/>
      <w:marRight w:val="0"/>
      <w:marTop w:val="0"/>
      <w:marBottom w:val="0"/>
      <w:divBdr>
        <w:top w:val="none" w:sz="0" w:space="0" w:color="auto"/>
        <w:left w:val="none" w:sz="0" w:space="0" w:color="auto"/>
        <w:bottom w:val="none" w:sz="0" w:space="0" w:color="auto"/>
        <w:right w:val="none" w:sz="0" w:space="0" w:color="auto"/>
      </w:divBdr>
    </w:div>
    <w:div w:id="946624429">
      <w:bodyDiv w:val="1"/>
      <w:marLeft w:val="0"/>
      <w:marRight w:val="0"/>
      <w:marTop w:val="0"/>
      <w:marBottom w:val="0"/>
      <w:divBdr>
        <w:top w:val="none" w:sz="0" w:space="0" w:color="auto"/>
        <w:left w:val="none" w:sz="0" w:space="0" w:color="auto"/>
        <w:bottom w:val="none" w:sz="0" w:space="0" w:color="auto"/>
        <w:right w:val="none" w:sz="0" w:space="0" w:color="auto"/>
      </w:divBdr>
    </w:div>
    <w:div w:id="965702689">
      <w:bodyDiv w:val="1"/>
      <w:marLeft w:val="0"/>
      <w:marRight w:val="0"/>
      <w:marTop w:val="0"/>
      <w:marBottom w:val="0"/>
      <w:divBdr>
        <w:top w:val="none" w:sz="0" w:space="0" w:color="auto"/>
        <w:left w:val="none" w:sz="0" w:space="0" w:color="auto"/>
        <w:bottom w:val="none" w:sz="0" w:space="0" w:color="auto"/>
        <w:right w:val="none" w:sz="0" w:space="0" w:color="auto"/>
      </w:divBdr>
    </w:div>
    <w:div w:id="997534969">
      <w:bodyDiv w:val="1"/>
      <w:marLeft w:val="0"/>
      <w:marRight w:val="0"/>
      <w:marTop w:val="0"/>
      <w:marBottom w:val="0"/>
      <w:divBdr>
        <w:top w:val="none" w:sz="0" w:space="0" w:color="auto"/>
        <w:left w:val="none" w:sz="0" w:space="0" w:color="auto"/>
        <w:bottom w:val="none" w:sz="0" w:space="0" w:color="auto"/>
        <w:right w:val="none" w:sz="0" w:space="0" w:color="auto"/>
      </w:divBdr>
    </w:div>
    <w:div w:id="1098528766">
      <w:bodyDiv w:val="1"/>
      <w:marLeft w:val="0"/>
      <w:marRight w:val="0"/>
      <w:marTop w:val="0"/>
      <w:marBottom w:val="0"/>
      <w:divBdr>
        <w:top w:val="none" w:sz="0" w:space="0" w:color="auto"/>
        <w:left w:val="none" w:sz="0" w:space="0" w:color="auto"/>
        <w:bottom w:val="none" w:sz="0" w:space="0" w:color="auto"/>
        <w:right w:val="none" w:sz="0" w:space="0" w:color="auto"/>
      </w:divBdr>
    </w:div>
    <w:div w:id="1119181118">
      <w:bodyDiv w:val="1"/>
      <w:marLeft w:val="0"/>
      <w:marRight w:val="0"/>
      <w:marTop w:val="0"/>
      <w:marBottom w:val="0"/>
      <w:divBdr>
        <w:top w:val="none" w:sz="0" w:space="0" w:color="auto"/>
        <w:left w:val="none" w:sz="0" w:space="0" w:color="auto"/>
        <w:bottom w:val="none" w:sz="0" w:space="0" w:color="auto"/>
        <w:right w:val="none" w:sz="0" w:space="0" w:color="auto"/>
      </w:divBdr>
    </w:div>
    <w:div w:id="1128818066">
      <w:bodyDiv w:val="1"/>
      <w:marLeft w:val="0"/>
      <w:marRight w:val="0"/>
      <w:marTop w:val="0"/>
      <w:marBottom w:val="0"/>
      <w:divBdr>
        <w:top w:val="none" w:sz="0" w:space="0" w:color="auto"/>
        <w:left w:val="none" w:sz="0" w:space="0" w:color="auto"/>
        <w:bottom w:val="none" w:sz="0" w:space="0" w:color="auto"/>
        <w:right w:val="none" w:sz="0" w:space="0" w:color="auto"/>
      </w:divBdr>
    </w:div>
    <w:div w:id="1136526382">
      <w:bodyDiv w:val="1"/>
      <w:marLeft w:val="0"/>
      <w:marRight w:val="0"/>
      <w:marTop w:val="0"/>
      <w:marBottom w:val="0"/>
      <w:divBdr>
        <w:top w:val="none" w:sz="0" w:space="0" w:color="auto"/>
        <w:left w:val="none" w:sz="0" w:space="0" w:color="auto"/>
        <w:bottom w:val="none" w:sz="0" w:space="0" w:color="auto"/>
        <w:right w:val="none" w:sz="0" w:space="0" w:color="auto"/>
      </w:divBdr>
    </w:div>
    <w:div w:id="1164278111">
      <w:bodyDiv w:val="1"/>
      <w:marLeft w:val="0"/>
      <w:marRight w:val="0"/>
      <w:marTop w:val="0"/>
      <w:marBottom w:val="0"/>
      <w:divBdr>
        <w:top w:val="none" w:sz="0" w:space="0" w:color="auto"/>
        <w:left w:val="none" w:sz="0" w:space="0" w:color="auto"/>
        <w:bottom w:val="none" w:sz="0" w:space="0" w:color="auto"/>
        <w:right w:val="none" w:sz="0" w:space="0" w:color="auto"/>
      </w:divBdr>
    </w:div>
    <w:div w:id="1167866342">
      <w:bodyDiv w:val="1"/>
      <w:marLeft w:val="0"/>
      <w:marRight w:val="0"/>
      <w:marTop w:val="0"/>
      <w:marBottom w:val="0"/>
      <w:divBdr>
        <w:top w:val="none" w:sz="0" w:space="0" w:color="auto"/>
        <w:left w:val="none" w:sz="0" w:space="0" w:color="auto"/>
        <w:bottom w:val="none" w:sz="0" w:space="0" w:color="auto"/>
        <w:right w:val="none" w:sz="0" w:space="0" w:color="auto"/>
      </w:divBdr>
    </w:div>
    <w:div w:id="1189872643">
      <w:bodyDiv w:val="1"/>
      <w:marLeft w:val="0"/>
      <w:marRight w:val="0"/>
      <w:marTop w:val="0"/>
      <w:marBottom w:val="0"/>
      <w:divBdr>
        <w:top w:val="none" w:sz="0" w:space="0" w:color="auto"/>
        <w:left w:val="none" w:sz="0" w:space="0" w:color="auto"/>
        <w:bottom w:val="none" w:sz="0" w:space="0" w:color="auto"/>
        <w:right w:val="none" w:sz="0" w:space="0" w:color="auto"/>
      </w:divBdr>
    </w:div>
    <w:div w:id="1264800954">
      <w:bodyDiv w:val="1"/>
      <w:marLeft w:val="0"/>
      <w:marRight w:val="0"/>
      <w:marTop w:val="0"/>
      <w:marBottom w:val="0"/>
      <w:divBdr>
        <w:top w:val="none" w:sz="0" w:space="0" w:color="auto"/>
        <w:left w:val="none" w:sz="0" w:space="0" w:color="auto"/>
        <w:bottom w:val="none" w:sz="0" w:space="0" w:color="auto"/>
        <w:right w:val="none" w:sz="0" w:space="0" w:color="auto"/>
      </w:divBdr>
      <w:divsChild>
        <w:div w:id="195123815">
          <w:marLeft w:val="0"/>
          <w:marRight w:val="0"/>
          <w:marTop w:val="2625"/>
          <w:marBottom w:val="0"/>
          <w:divBdr>
            <w:top w:val="none" w:sz="0" w:space="0" w:color="auto"/>
            <w:left w:val="none" w:sz="0" w:space="0" w:color="auto"/>
            <w:bottom w:val="none" w:sz="0" w:space="0" w:color="auto"/>
            <w:right w:val="none" w:sz="0" w:space="0" w:color="auto"/>
          </w:divBdr>
          <w:divsChild>
            <w:div w:id="820079160">
              <w:marLeft w:val="-225"/>
              <w:marRight w:val="-225"/>
              <w:marTop w:val="0"/>
              <w:marBottom w:val="0"/>
              <w:divBdr>
                <w:top w:val="none" w:sz="0" w:space="0" w:color="auto"/>
                <w:left w:val="none" w:sz="0" w:space="0" w:color="auto"/>
                <w:bottom w:val="none" w:sz="0" w:space="0" w:color="auto"/>
                <w:right w:val="none" w:sz="0" w:space="0" w:color="auto"/>
              </w:divBdr>
              <w:divsChild>
                <w:div w:id="602227851">
                  <w:marLeft w:val="0"/>
                  <w:marRight w:val="0"/>
                  <w:marTop w:val="0"/>
                  <w:marBottom w:val="0"/>
                  <w:divBdr>
                    <w:top w:val="none" w:sz="0" w:space="0" w:color="auto"/>
                    <w:left w:val="none" w:sz="0" w:space="0" w:color="auto"/>
                    <w:bottom w:val="none" w:sz="0" w:space="0" w:color="auto"/>
                    <w:right w:val="none" w:sz="0" w:space="0" w:color="auto"/>
                  </w:divBdr>
                  <w:divsChild>
                    <w:div w:id="1386560000">
                      <w:marLeft w:val="0"/>
                      <w:marRight w:val="0"/>
                      <w:marTop w:val="0"/>
                      <w:marBottom w:val="0"/>
                      <w:divBdr>
                        <w:top w:val="none" w:sz="0" w:space="0" w:color="auto"/>
                        <w:left w:val="none" w:sz="0" w:space="0" w:color="auto"/>
                        <w:bottom w:val="none" w:sz="0" w:space="0" w:color="auto"/>
                        <w:right w:val="none" w:sz="0" w:space="0" w:color="auto"/>
                      </w:divBdr>
                      <w:divsChild>
                        <w:div w:id="1915241294">
                          <w:marLeft w:val="0"/>
                          <w:marRight w:val="0"/>
                          <w:marTop w:val="0"/>
                          <w:marBottom w:val="1200"/>
                          <w:divBdr>
                            <w:top w:val="none" w:sz="0" w:space="0" w:color="auto"/>
                            <w:left w:val="none" w:sz="0" w:space="0" w:color="auto"/>
                            <w:bottom w:val="none" w:sz="0" w:space="0" w:color="auto"/>
                            <w:right w:val="none" w:sz="0" w:space="0" w:color="auto"/>
                          </w:divBdr>
                          <w:divsChild>
                            <w:div w:id="500589715">
                              <w:marLeft w:val="0"/>
                              <w:marRight w:val="0"/>
                              <w:marTop w:val="0"/>
                              <w:marBottom w:val="0"/>
                              <w:divBdr>
                                <w:top w:val="none" w:sz="0" w:space="0" w:color="auto"/>
                                <w:left w:val="none" w:sz="0" w:space="0" w:color="auto"/>
                                <w:bottom w:val="none" w:sz="0" w:space="0" w:color="auto"/>
                                <w:right w:val="none" w:sz="0" w:space="0" w:color="auto"/>
                              </w:divBdr>
                            </w:div>
                          </w:divsChild>
                        </w:div>
                        <w:div w:id="47441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525413">
      <w:bodyDiv w:val="1"/>
      <w:marLeft w:val="0"/>
      <w:marRight w:val="0"/>
      <w:marTop w:val="0"/>
      <w:marBottom w:val="0"/>
      <w:divBdr>
        <w:top w:val="none" w:sz="0" w:space="0" w:color="auto"/>
        <w:left w:val="none" w:sz="0" w:space="0" w:color="auto"/>
        <w:bottom w:val="none" w:sz="0" w:space="0" w:color="auto"/>
        <w:right w:val="none" w:sz="0" w:space="0" w:color="auto"/>
      </w:divBdr>
    </w:div>
    <w:div w:id="1409764061">
      <w:bodyDiv w:val="1"/>
      <w:marLeft w:val="0"/>
      <w:marRight w:val="0"/>
      <w:marTop w:val="0"/>
      <w:marBottom w:val="0"/>
      <w:divBdr>
        <w:top w:val="none" w:sz="0" w:space="0" w:color="auto"/>
        <w:left w:val="none" w:sz="0" w:space="0" w:color="auto"/>
        <w:bottom w:val="none" w:sz="0" w:space="0" w:color="auto"/>
        <w:right w:val="none" w:sz="0" w:space="0" w:color="auto"/>
      </w:divBdr>
    </w:div>
    <w:div w:id="1459685526">
      <w:bodyDiv w:val="1"/>
      <w:marLeft w:val="0"/>
      <w:marRight w:val="0"/>
      <w:marTop w:val="0"/>
      <w:marBottom w:val="0"/>
      <w:divBdr>
        <w:top w:val="none" w:sz="0" w:space="0" w:color="auto"/>
        <w:left w:val="none" w:sz="0" w:space="0" w:color="auto"/>
        <w:bottom w:val="none" w:sz="0" w:space="0" w:color="auto"/>
        <w:right w:val="none" w:sz="0" w:space="0" w:color="auto"/>
      </w:divBdr>
    </w:div>
    <w:div w:id="1470170601">
      <w:bodyDiv w:val="1"/>
      <w:marLeft w:val="0"/>
      <w:marRight w:val="0"/>
      <w:marTop w:val="0"/>
      <w:marBottom w:val="0"/>
      <w:divBdr>
        <w:top w:val="none" w:sz="0" w:space="0" w:color="auto"/>
        <w:left w:val="none" w:sz="0" w:space="0" w:color="auto"/>
        <w:bottom w:val="none" w:sz="0" w:space="0" w:color="auto"/>
        <w:right w:val="none" w:sz="0" w:space="0" w:color="auto"/>
      </w:divBdr>
    </w:div>
    <w:div w:id="1471705058">
      <w:bodyDiv w:val="1"/>
      <w:marLeft w:val="0"/>
      <w:marRight w:val="0"/>
      <w:marTop w:val="0"/>
      <w:marBottom w:val="0"/>
      <w:divBdr>
        <w:top w:val="none" w:sz="0" w:space="0" w:color="auto"/>
        <w:left w:val="none" w:sz="0" w:space="0" w:color="auto"/>
        <w:bottom w:val="none" w:sz="0" w:space="0" w:color="auto"/>
        <w:right w:val="none" w:sz="0" w:space="0" w:color="auto"/>
      </w:divBdr>
    </w:div>
    <w:div w:id="1480613983">
      <w:bodyDiv w:val="1"/>
      <w:marLeft w:val="0"/>
      <w:marRight w:val="0"/>
      <w:marTop w:val="0"/>
      <w:marBottom w:val="0"/>
      <w:divBdr>
        <w:top w:val="none" w:sz="0" w:space="0" w:color="auto"/>
        <w:left w:val="none" w:sz="0" w:space="0" w:color="auto"/>
        <w:bottom w:val="none" w:sz="0" w:space="0" w:color="auto"/>
        <w:right w:val="none" w:sz="0" w:space="0" w:color="auto"/>
      </w:divBdr>
    </w:div>
    <w:div w:id="1500004936">
      <w:bodyDiv w:val="1"/>
      <w:marLeft w:val="0"/>
      <w:marRight w:val="0"/>
      <w:marTop w:val="0"/>
      <w:marBottom w:val="0"/>
      <w:divBdr>
        <w:top w:val="none" w:sz="0" w:space="0" w:color="auto"/>
        <w:left w:val="none" w:sz="0" w:space="0" w:color="auto"/>
        <w:bottom w:val="none" w:sz="0" w:space="0" w:color="auto"/>
        <w:right w:val="none" w:sz="0" w:space="0" w:color="auto"/>
      </w:divBdr>
    </w:div>
    <w:div w:id="1588222898">
      <w:bodyDiv w:val="1"/>
      <w:marLeft w:val="0"/>
      <w:marRight w:val="0"/>
      <w:marTop w:val="0"/>
      <w:marBottom w:val="0"/>
      <w:divBdr>
        <w:top w:val="none" w:sz="0" w:space="0" w:color="auto"/>
        <w:left w:val="none" w:sz="0" w:space="0" w:color="auto"/>
        <w:bottom w:val="none" w:sz="0" w:space="0" w:color="auto"/>
        <w:right w:val="none" w:sz="0" w:space="0" w:color="auto"/>
      </w:divBdr>
    </w:div>
    <w:div w:id="1592926580">
      <w:bodyDiv w:val="1"/>
      <w:marLeft w:val="0"/>
      <w:marRight w:val="0"/>
      <w:marTop w:val="0"/>
      <w:marBottom w:val="0"/>
      <w:divBdr>
        <w:top w:val="none" w:sz="0" w:space="0" w:color="auto"/>
        <w:left w:val="none" w:sz="0" w:space="0" w:color="auto"/>
        <w:bottom w:val="none" w:sz="0" w:space="0" w:color="auto"/>
        <w:right w:val="none" w:sz="0" w:space="0" w:color="auto"/>
      </w:divBdr>
    </w:div>
    <w:div w:id="1660688322">
      <w:bodyDiv w:val="1"/>
      <w:marLeft w:val="0"/>
      <w:marRight w:val="0"/>
      <w:marTop w:val="0"/>
      <w:marBottom w:val="0"/>
      <w:divBdr>
        <w:top w:val="none" w:sz="0" w:space="0" w:color="auto"/>
        <w:left w:val="none" w:sz="0" w:space="0" w:color="auto"/>
        <w:bottom w:val="none" w:sz="0" w:space="0" w:color="auto"/>
        <w:right w:val="none" w:sz="0" w:space="0" w:color="auto"/>
      </w:divBdr>
    </w:div>
    <w:div w:id="1688364847">
      <w:bodyDiv w:val="1"/>
      <w:marLeft w:val="0"/>
      <w:marRight w:val="0"/>
      <w:marTop w:val="0"/>
      <w:marBottom w:val="0"/>
      <w:divBdr>
        <w:top w:val="none" w:sz="0" w:space="0" w:color="auto"/>
        <w:left w:val="none" w:sz="0" w:space="0" w:color="auto"/>
        <w:bottom w:val="none" w:sz="0" w:space="0" w:color="auto"/>
        <w:right w:val="none" w:sz="0" w:space="0" w:color="auto"/>
      </w:divBdr>
    </w:div>
    <w:div w:id="1774476196">
      <w:bodyDiv w:val="1"/>
      <w:marLeft w:val="0"/>
      <w:marRight w:val="0"/>
      <w:marTop w:val="0"/>
      <w:marBottom w:val="0"/>
      <w:divBdr>
        <w:top w:val="none" w:sz="0" w:space="0" w:color="auto"/>
        <w:left w:val="none" w:sz="0" w:space="0" w:color="auto"/>
        <w:bottom w:val="none" w:sz="0" w:space="0" w:color="auto"/>
        <w:right w:val="none" w:sz="0" w:space="0" w:color="auto"/>
      </w:divBdr>
    </w:div>
    <w:div w:id="1813986373">
      <w:bodyDiv w:val="1"/>
      <w:marLeft w:val="0"/>
      <w:marRight w:val="0"/>
      <w:marTop w:val="0"/>
      <w:marBottom w:val="0"/>
      <w:divBdr>
        <w:top w:val="none" w:sz="0" w:space="0" w:color="auto"/>
        <w:left w:val="none" w:sz="0" w:space="0" w:color="auto"/>
        <w:bottom w:val="none" w:sz="0" w:space="0" w:color="auto"/>
        <w:right w:val="none" w:sz="0" w:space="0" w:color="auto"/>
      </w:divBdr>
    </w:div>
    <w:div w:id="1871065565">
      <w:bodyDiv w:val="1"/>
      <w:marLeft w:val="0"/>
      <w:marRight w:val="0"/>
      <w:marTop w:val="0"/>
      <w:marBottom w:val="0"/>
      <w:divBdr>
        <w:top w:val="none" w:sz="0" w:space="0" w:color="auto"/>
        <w:left w:val="none" w:sz="0" w:space="0" w:color="auto"/>
        <w:bottom w:val="none" w:sz="0" w:space="0" w:color="auto"/>
        <w:right w:val="none" w:sz="0" w:space="0" w:color="auto"/>
      </w:divBdr>
    </w:div>
    <w:div w:id="1880119928">
      <w:bodyDiv w:val="1"/>
      <w:marLeft w:val="0"/>
      <w:marRight w:val="0"/>
      <w:marTop w:val="0"/>
      <w:marBottom w:val="0"/>
      <w:divBdr>
        <w:top w:val="none" w:sz="0" w:space="0" w:color="auto"/>
        <w:left w:val="none" w:sz="0" w:space="0" w:color="auto"/>
        <w:bottom w:val="none" w:sz="0" w:space="0" w:color="auto"/>
        <w:right w:val="none" w:sz="0" w:space="0" w:color="auto"/>
      </w:divBdr>
    </w:div>
    <w:div w:id="1917321768">
      <w:bodyDiv w:val="1"/>
      <w:marLeft w:val="0"/>
      <w:marRight w:val="0"/>
      <w:marTop w:val="0"/>
      <w:marBottom w:val="0"/>
      <w:divBdr>
        <w:top w:val="none" w:sz="0" w:space="0" w:color="auto"/>
        <w:left w:val="none" w:sz="0" w:space="0" w:color="auto"/>
        <w:bottom w:val="none" w:sz="0" w:space="0" w:color="auto"/>
        <w:right w:val="none" w:sz="0" w:space="0" w:color="auto"/>
      </w:divBdr>
    </w:div>
    <w:div w:id="1975325878">
      <w:bodyDiv w:val="1"/>
      <w:marLeft w:val="0"/>
      <w:marRight w:val="0"/>
      <w:marTop w:val="0"/>
      <w:marBottom w:val="0"/>
      <w:divBdr>
        <w:top w:val="none" w:sz="0" w:space="0" w:color="auto"/>
        <w:left w:val="none" w:sz="0" w:space="0" w:color="auto"/>
        <w:bottom w:val="none" w:sz="0" w:space="0" w:color="auto"/>
        <w:right w:val="none" w:sz="0" w:space="0" w:color="auto"/>
      </w:divBdr>
    </w:div>
    <w:div w:id="2008746408">
      <w:bodyDiv w:val="1"/>
      <w:marLeft w:val="0"/>
      <w:marRight w:val="0"/>
      <w:marTop w:val="0"/>
      <w:marBottom w:val="0"/>
      <w:divBdr>
        <w:top w:val="none" w:sz="0" w:space="0" w:color="auto"/>
        <w:left w:val="none" w:sz="0" w:space="0" w:color="auto"/>
        <w:bottom w:val="none" w:sz="0" w:space="0" w:color="auto"/>
        <w:right w:val="none" w:sz="0" w:space="0" w:color="auto"/>
      </w:divBdr>
    </w:div>
    <w:div w:id="2038776774">
      <w:bodyDiv w:val="1"/>
      <w:marLeft w:val="0"/>
      <w:marRight w:val="0"/>
      <w:marTop w:val="0"/>
      <w:marBottom w:val="0"/>
      <w:divBdr>
        <w:top w:val="none" w:sz="0" w:space="0" w:color="auto"/>
        <w:left w:val="none" w:sz="0" w:space="0" w:color="auto"/>
        <w:bottom w:val="none" w:sz="0" w:space="0" w:color="auto"/>
        <w:right w:val="none" w:sz="0" w:space="0" w:color="auto"/>
      </w:divBdr>
    </w:div>
    <w:div w:id="2044359286">
      <w:bodyDiv w:val="1"/>
      <w:marLeft w:val="0"/>
      <w:marRight w:val="0"/>
      <w:marTop w:val="0"/>
      <w:marBottom w:val="0"/>
      <w:divBdr>
        <w:top w:val="none" w:sz="0" w:space="0" w:color="auto"/>
        <w:left w:val="none" w:sz="0" w:space="0" w:color="auto"/>
        <w:bottom w:val="none" w:sz="0" w:space="0" w:color="auto"/>
        <w:right w:val="none" w:sz="0" w:space="0" w:color="auto"/>
      </w:divBdr>
    </w:div>
    <w:div w:id="2055545546">
      <w:bodyDiv w:val="1"/>
      <w:marLeft w:val="0"/>
      <w:marRight w:val="0"/>
      <w:marTop w:val="0"/>
      <w:marBottom w:val="0"/>
      <w:divBdr>
        <w:top w:val="none" w:sz="0" w:space="0" w:color="auto"/>
        <w:left w:val="none" w:sz="0" w:space="0" w:color="auto"/>
        <w:bottom w:val="none" w:sz="0" w:space="0" w:color="auto"/>
        <w:right w:val="none" w:sz="0" w:space="0" w:color="auto"/>
      </w:divBdr>
    </w:div>
    <w:div w:id="2062561041">
      <w:bodyDiv w:val="1"/>
      <w:marLeft w:val="0"/>
      <w:marRight w:val="0"/>
      <w:marTop w:val="0"/>
      <w:marBottom w:val="0"/>
      <w:divBdr>
        <w:top w:val="none" w:sz="0" w:space="0" w:color="auto"/>
        <w:left w:val="none" w:sz="0" w:space="0" w:color="auto"/>
        <w:bottom w:val="none" w:sz="0" w:space="0" w:color="auto"/>
        <w:right w:val="none" w:sz="0" w:space="0" w:color="auto"/>
      </w:divBdr>
    </w:div>
    <w:div w:id="2064059767">
      <w:bodyDiv w:val="1"/>
      <w:marLeft w:val="0"/>
      <w:marRight w:val="0"/>
      <w:marTop w:val="0"/>
      <w:marBottom w:val="0"/>
      <w:divBdr>
        <w:top w:val="none" w:sz="0" w:space="0" w:color="auto"/>
        <w:left w:val="none" w:sz="0" w:space="0" w:color="auto"/>
        <w:bottom w:val="none" w:sz="0" w:space="0" w:color="auto"/>
        <w:right w:val="none" w:sz="0" w:space="0" w:color="auto"/>
      </w:divBdr>
    </w:div>
    <w:div w:id="2099402801">
      <w:bodyDiv w:val="1"/>
      <w:marLeft w:val="0"/>
      <w:marRight w:val="0"/>
      <w:marTop w:val="0"/>
      <w:marBottom w:val="0"/>
      <w:divBdr>
        <w:top w:val="none" w:sz="0" w:space="0" w:color="auto"/>
        <w:left w:val="none" w:sz="0" w:space="0" w:color="auto"/>
        <w:bottom w:val="none" w:sz="0" w:space="0" w:color="auto"/>
        <w:right w:val="none" w:sz="0" w:space="0" w:color="auto"/>
      </w:divBdr>
    </w:div>
    <w:div w:id="2127771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F4264-A1B3-4E1C-988E-28C868B7D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4554</Words>
  <Characters>25959</Characters>
  <Application>Microsoft Office Word</Application>
  <DocSecurity>0</DocSecurity>
  <Lines>216</Lines>
  <Paragraphs>60</Paragraphs>
  <ScaleCrop>false</ScaleCrop>
  <HeadingPairs>
    <vt:vector size="2" baseType="variant">
      <vt:variant>
        <vt:lpstr>Titel</vt:lpstr>
      </vt:variant>
      <vt:variant>
        <vt:i4>1</vt:i4>
      </vt:variant>
    </vt:vector>
  </HeadingPairs>
  <TitlesOfParts>
    <vt:vector size="1" baseType="lpstr">
      <vt:lpstr/>
    </vt:vector>
  </TitlesOfParts>
  <Company>UKW</Company>
  <LinksUpToDate>false</LinksUpToDate>
  <CharactersWithSpaces>30453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Entwistle, Andrew</dc:creator>
  <cp:keywords/>
  <dc:description/>
  <cp:lastModifiedBy>Pratyay Mondal</cp:lastModifiedBy>
  <cp:revision>5</cp:revision>
  <cp:lastPrinted>2021-07-12T08:59:00Z</cp:lastPrinted>
  <dcterms:created xsi:type="dcterms:W3CDTF">2026-02-10T19:59:00Z</dcterms:created>
  <dcterms:modified xsi:type="dcterms:W3CDTF">2026-03-27T10:15:00Z</dcterms:modified>
</cp:coreProperties>
</file>