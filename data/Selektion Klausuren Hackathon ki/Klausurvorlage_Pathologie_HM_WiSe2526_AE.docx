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9C8ED" w14:textId="77777777" w:rsidR="001D61B3" w:rsidRDefault="001D61B3"/>
    <w:p w14:paraId="435DDBFA" w14:textId="77777777" w:rsidR="002371BF" w:rsidRDefault="0011756F">
      <w:r>
        <w:t>Klausur Blockpraktikum Pathologie Humanmedizin WS25-26</w:t>
      </w:r>
    </w:p>
    <w:p w14:paraId="02CCE249" w14:textId="77777777" w:rsidR="002371BF" w:rsidRDefault="0011756F">
      <w:r>
        <w:t>Autor: Prof. Dr. Ioannis Anagnostopoulos</w:t>
      </w:r>
    </w:p>
    <w:p w14:paraId="0911C38B" w14:textId="77777777" w:rsidR="002371BF" w:rsidRDefault="0011756F">
      <w:r>
        <w:t>Datum: 11.12.2025</w:t>
      </w:r>
    </w:p>
    <w:p w14:paraId="098767BF" w14:textId="77777777" w:rsidR="002371BF" w:rsidRDefault="0011756F">
      <w:r>
        <w:t>Schema: PS50P</w:t>
      </w:r>
    </w:p>
    <w:p w14:paraId="2AA3AFFE" w14:textId="77777777" w:rsidR="002371BF" w:rsidRDefault="0011756F">
      <w:r>
        <w:t>KEINE_ABSCHNITTSPUNKTE: ja</w:t>
      </w:r>
    </w:p>
    <w:p w14:paraId="64A374E6" w14:textId="77777777" w:rsidR="002371BF" w:rsidRDefault="0011756F">
      <w:r>
        <w:t>FRAGE_NUMMERN: fortlaufend</w:t>
      </w:r>
    </w:p>
    <w:p w14:paraId="6DC87564" w14:textId="77777777" w:rsidR="002371BF" w:rsidRDefault="0011756F">
      <w:r>
        <w:t>KEINE_MARKIERUNGEN: nein</w:t>
      </w:r>
    </w:p>
    <w:p w14:paraId="3E4C755D" w14:textId="77777777" w:rsidR="002371BF" w:rsidRDefault="0011756F">
      <w:r>
        <w:t>GUI_AUFTEILUNG: B 53</w:t>
      </w:r>
    </w:p>
    <w:p w14:paraId="163F4A54" w14:textId="77777777" w:rsidR="002371BF" w:rsidRDefault="0011756F">
      <w:r>
        <w:t>ABSCHNITTE_RANDOMISIEREN: ja</w:t>
      </w:r>
    </w:p>
    <w:p w14:paraId="15132E51" w14:textId="77777777" w:rsidR="002371BF" w:rsidRDefault="0011756F">
      <w:r>
        <w:t>ABSCHNITT_R_MUSTER:</w:t>
      </w:r>
    </w:p>
    <w:p w14:paraId="1BE49CF0" w14:textId="77777777" w:rsidR="002371BF" w:rsidRDefault="0011756F">
      <w:r>
        <w:t>FRAGEN_RANDOMISIEREN: nein</w:t>
      </w:r>
    </w:p>
    <w:p w14:paraId="2C656FEA" w14:textId="77777777" w:rsidR="002371BF" w:rsidRDefault="0011756F">
      <w:r>
        <w:t>ABSCHNITTE_OHNE_FRAGERANDOMISIERUNG:</w:t>
      </w:r>
    </w:p>
    <w:p w14:paraId="4A833DD9" w14:textId="77777777" w:rsidR="002371BF" w:rsidRDefault="0011756F">
      <w:r>
        <w:t>ANTWORTEN_RANDOMISIEREN: ja</w:t>
      </w:r>
    </w:p>
    <w:p w14:paraId="27E87F81" w14:textId="77777777" w:rsidR="002371BF" w:rsidRDefault="0011756F">
      <w:r>
        <w:t>FRAGEN_OHNE_ANTWORTRANDOMISIERUNG:</w:t>
      </w:r>
    </w:p>
    <w:p w14:paraId="1D705141" w14:textId="77777777" w:rsidR="002371BF" w:rsidRDefault="0011756F">
      <w:r>
        <w:t>MOBIL_GEEIGNET: ja</w:t>
      </w:r>
    </w:p>
    <w:p w14:paraId="78E9F8D6" w14:textId="5663B8E9" w:rsidR="002371BF" w:rsidRDefault="0011756F">
      <w:r>
        <w:t>Das Kopieren von Schrift-</w:t>
      </w:r>
      <w:r w:rsidR="00883358">
        <w:t xml:space="preserve"> </w:t>
      </w:r>
      <w:r>
        <w:t xml:space="preserve">und Bildmaterial während der Klausur </w:t>
      </w:r>
      <w:r w:rsidR="00883358">
        <w:t>mittels Handys</w:t>
      </w:r>
      <w:r>
        <w:t xml:space="preserve">, Kameras oder anderen technischen Geräten ist aus urheberrechtlichen Gründen untersagt. Verstöße werden mit </w:t>
      </w:r>
      <w:r>
        <w:rPr>
          <w:b/>
        </w:rPr>
        <w:t xml:space="preserve">Nichtbestehen </w:t>
      </w:r>
      <w:r>
        <w:t>der Klausur geahndet.</w:t>
      </w:r>
    </w:p>
    <w:p w14:paraId="42FC1BDC" w14:textId="77777777" w:rsidR="002371BF" w:rsidRDefault="0011756F">
      <w:r>
        <w:rPr>
          <w:b/>
        </w:rPr>
        <w:t xml:space="preserve">Allgemein gilt, dass die Verwendung nicht erlaubter Hilfsmittel während der Klausur im Sinne eines Täuschungsversuches zum Nichtbestehen der Klausur führt. </w:t>
      </w:r>
      <w:r>
        <w:t xml:space="preserve">Dies gilt insbesondere im Hinblick auf Mobilfunkgeräte. Stellen Sie bitte sicher, dass sich diese </w:t>
      </w:r>
      <w:r>
        <w:rPr>
          <w:b/>
        </w:rPr>
        <w:t xml:space="preserve">weder auf Ihrem Arbeitsplatz noch in unmittelbarer Nähe dazu befinden </w:t>
      </w:r>
      <w:r>
        <w:t>und dass die Geräte ausgeschaltet sind.</w:t>
      </w:r>
    </w:p>
    <w:p w14:paraId="5CC592F9" w14:textId="77777777" w:rsidR="002371BF" w:rsidRDefault="0011756F">
      <w:r>
        <w:t> </w:t>
      </w:r>
    </w:p>
    <w:p w14:paraId="22A4424F" w14:textId="77777777" w:rsidR="002371BF" w:rsidRDefault="0011756F">
      <w:r>
        <w:rPr>
          <w:b/>
        </w:rPr>
        <w:t>Bewertungsschema:</w:t>
      </w:r>
    </w:p>
    <w:p w14:paraId="1290A11A" w14:textId="77777777" w:rsidR="002371BF" w:rsidRDefault="0011756F">
      <w:proofErr w:type="spellStart"/>
      <w:r>
        <w:rPr>
          <w:u w:val="single"/>
        </w:rPr>
        <w:t>TypA</w:t>
      </w:r>
      <w:proofErr w:type="spellEnd"/>
      <w:r>
        <w:rPr>
          <w:u w:val="single"/>
        </w:rPr>
        <w:t xml:space="preserve"> (Einfachauswahl):</w:t>
      </w:r>
      <w:r>
        <w:t xml:space="preserve"> Jede Abweichung von der vorgegebenen Lösung ergibt 0%.</w:t>
      </w:r>
    </w:p>
    <w:p w14:paraId="51811219" w14:textId="77777777" w:rsidR="002371BF" w:rsidRDefault="0011756F">
      <w:proofErr w:type="spellStart"/>
      <w:r>
        <w:rPr>
          <w:u w:val="single"/>
        </w:rPr>
        <w:t>PickS</w:t>
      </w:r>
      <w:proofErr w:type="spellEnd"/>
      <w:r>
        <w:rPr>
          <w:u w:val="single"/>
        </w:rPr>
        <w:t>(scharf) (Mehrfachauswahl):</w:t>
      </w:r>
      <w:r>
        <w:t xml:space="preserve"> Sind mehr als die Hälfte der Antworten richtig klassifiziert (Kreuz bei einer zutreffenden Aussage bzw. kein Kreuz bei einer nicht zutreffenden Aussage), erhält man 50%, bei mehr Abweichungen 0%. </w:t>
      </w:r>
      <w:r>
        <w:rPr>
          <w:b/>
        </w:rPr>
        <w:t>Die Zahl der auszuwählenden Antworten ist angegeben. Wählen Sie weniger bzw. mehr Antwortalternativen aus als angegeben sind, erhalten Sie automatisch 0 Punkte.</w:t>
      </w:r>
    </w:p>
    <w:p w14:paraId="5FA03700" w14:textId="77777777" w:rsidR="002371BF" w:rsidRDefault="0011756F">
      <w:proofErr w:type="spellStart"/>
      <w:r>
        <w:rPr>
          <w:u w:val="single"/>
        </w:rPr>
        <w:t>Kprim</w:t>
      </w:r>
      <w:proofErr w:type="spellEnd"/>
      <w:r>
        <w:rPr>
          <w:u w:val="single"/>
        </w:rPr>
        <w:t>:</w:t>
      </w:r>
      <w:r>
        <w:t xml:space="preserve"> Bei 4 Antwortalternativen ergibt eine Abweichung von der vorgegebenen Lösung noch 50%, ansonsten 0%.</w:t>
      </w:r>
    </w:p>
    <w:p w14:paraId="206AE6C0" w14:textId="77777777" w:rsidR="002371BF" w:rsidRDefault="0011756F">
      <w:r>
        <w:t>--</w:t>
      </w:r>
    </w:p>
    <w:p w14:paraId="40230EDE" w14:textId="77777777" w:rsidR="002371BF" w:rsidRDefault="0011756F">
      <w:r>
        <w:t>Titel: Klausur Blockpraktikum Pathologie Humanmedizin WS25-26</w:t>
      </w:r>
    </w:p>
    <w:p w14:paraId="1BFE408E" w14:textId="77777777" w:rsidR="00E86E6A" w:rsidRDefault="00E86E6A">
      <w:r w:rsidRPr="00E86E6A">
        <w:lastRenderedPageBreak/>
        <w:t>--</w:t>
      </w:r>
    </w:p>
    <w:p w14:paraId="03FF3C44" w14:textId="77777777" w:rsidR="002371BF" w:rsidRDefault="00E86E6A">
      <w:r>
        <w:t xml:space="preserve">1. </w:t>
      </w:r>
      <w:r w:rsidR="0011756F">
        <w:t>Welcher Zelltyp ist an der erworbenen Immunität beteiligt?</w:t>
      </w:r>
    </w:p>
    <w:p w14:paraId="71B7A46A" w14:textId="77777777" w:rsidR="002371BF" w:rsidRPr="00E86E6A" w:rsidRDefault="00E86E6A">
      <w:r>
        <w:t xml:space="preserve">Typ: </w:t>
      </w:r>
      <w:proofErr w:type="spellStart"/>
      <w:r>
        <w:t>Typ</w:t>
      </w:r>
      <w:r w:rsidR="0011756F" w:rsidRPr="00E86E6A">
        <w:t>A</w:t>
      </w:r>
      <w:proofErr w:type="spellEnd"/>
    </w:p>
    <w:p w14:paraId="2D2B5AB0" w14:textId="77777777" w:rsidR="002371BF" w:rsidRPr="00E86E6A" w:rsidRDefault="0011756F">
      <w:r w:rsidRPr="00E86E6A">
        <w:t>A. Eosinophile Granulozyten</w:t>
      </w:r>
    </w:p>
    <w:p w14:paraId="7342E63B" w14:textId="77777777" w:rsidR="002371BF" w:rsidRDefault="0011756F">
      <w:r>
        <w:t>B. Makrophagen</w:t>
      </w:r>
      <w:r>
        <w:rPr>
          <w:b/>
        </w:rPr>
        <w:t xml:space="preserve"> </w:t>
      </w:r>
    </w:p>
    <w:p w14:paraId="68874C88" w14:textId="77777777" w:rsidR="002371BF" w:rsidRDefault="0011756F">
      <w:r>
        <w:rPr>
          <w:b/>
        </w:rPr>
        <w:t>C. Gedächtnis B-Zellen</w:t>
      </w:r>
    </w:p>
    <w:p w14:paraId="298FFB36" w14:textId="77777777" w:rsidR="002371BF" w:rsidRDefault="0011756F">
      <w:r>
        <w:t>D. Natürliche Killerzellen</w:t>
      </w:r>
    </w:p>
    <w:p w14:paraId="13A51F7C" w14:textId="77777777" w:rsidR="002371BF" w:rsidRDefault="0011756F">
      <w:r>
        <w:t>E. Mastzellen</w:t>
      </w:r>
    </w:p>
    <w:p w14:paraId="40B59BDB" w14:textId="77777777" w:rsidR="002371BF" w:rsidRDefault="0011756F">
      <w:r>
        <w:t>--</w:t>
      </w:r>
    </w:p>
    <w:p w14:paraId="12290929" w14:textId="77777777" w:rsidR="002371BF" w:rsidRDefault="0011756F">
      <w:r>
        <w:t>Titel: Klausur Blockpraktikum Pathologie Humanmedizin WS25-26</w:t>
      </w:r>
    </w:p>
    <w:p w14:paraId="4B513340" w14:textId="77777777" w:rsidR="00E86E6A" w:rsidRPr="00E86E6A" w:rsidRDefault="00E86E6A" w:rsidP="00E86E6A">
      <w:r w:rsidRPr="00E86E6A">
        <w:t>--</w:t>
      </w:r>
    </w:p>
    <w:p w14:paraId="0527F16D" w14:textId="77777777" w:rsidR="002371BF" w:rsidRDefault="00E86E6A">
      <w:r>
        <w:t xml:space="preserve">2. </w:t>
      </w:r>
      <w:r w:rsidR="0011756F">
        <w:t>Welche drei Aussagen entsprechen möglichen Folgen einer durch Helicobacter pylori verursachten Gastritis?</w:t>
      </w:r>
    </w:p>
    <w:p w14:paraId="68658789" w14:textId="7D54B9A7" w:rsidR="002371BF" w:rsidRDefault="0011756F">
      <w:commentRangeStart w:id="0"/>
      <w:r>
        <w:t xml:space="preserve">Typ: </w:t>
      </w:r>
      <w:del w:id="1" w:author="Entwistle, Andrew" w:date="2025-11-24T15:35:00Z">
        <w:r w:rsidDel="00C821CD">
          <w:delText>Kprim</w:delText>
        </w:r>
      </w:del>
      <w:proofErr w:type="spellStart"/>
      <w:ins w:id="2" w:author="Entwistle, Andrew" w:date="2025-11-24T15:35:00Z">
        <w:r w:rsidR="00C821CD">
          <w:t>PickS</w:t>
        </w:r>
      </w:ins>
      <w:proofErr w:type="spellEnd"/>
    </w:p>
    <w:p w14:paraId="1A0D81AB" w14:textId="77777777" w:rsidR="002371BF" w:rsidRDefault="0011756F">
      <w:r>
        <w:rPr>
          <w:b/>
        </w:rPr>
        <w:t>A. Ein Adenokarzinom der Magenschleimhaut</w:t>
      </w:r>
    </w:p>
    <w:p w14:paraId="13342A02" w14:textId="77777777" w:rsidR="002371BF" w:rsidRDefault="0011756F">
      <w:r>
        <w:t>B. Ein Vitamin B12 Mangel</w:t>
      </w:r>
    </w:p>
    <w:p w14:paraId="533C3AA2" w14:textId="77777777" w:rsidR="002371BF" w:rsidRDefault="0011756F">
      <w:r>
        <w:t>C. Eine Zöliakie</w:t>
      </w:r>
      <w:r>
        <w:rPr>
          <w:b/>
        </w:rPr>
        <w:t xml:space="preserve"> </w:t>
      </w:r>
    </w:p>
    <w:p w14:paraId="48A243A0" w14:textId="77777777" w:rsidR="002371BF" w:rsidRDefault="0011756F">
      <w:r>
        <w:rPr>
          <w:b/>
        </w:rPr>
        <w:t xml:space="preserve">D. Ein extranodales Marginalzonen-Lymphom des Mucosa-assoziierten lymphatischen Gewebes </w:t>
      </w:r>
    </w:p>
    <w:p w14:paraId="140924BF" w14:textId="77777777" w:rsidR="002371BF" w:rsidRDefault="0011756F">
      <w:r>
        <w:rPr>
          <w:b/>
        </w:rPr>
        <w:t>E. Eine intestinale Metaplasie der Magenschleimhaut</w:t>
      </w:r>
      <w:commentRangeEnd w:id="0"/>
      <w:r w:rsidR="00C821CD">
        <w:rPr>
          <w:rStyle w:val="Kommentarzeichen"/>
        </w:rPr>
        <w:commentReference w:id="0"/>
      </w:r>
    </w:p>
    <w:p w14:paraId="3DD38223" w14:textId="77777777" w:rsidR="002371BF" w:rsidRDefault="0011756F">
      <w:r>
        <w:t>--</w:t>
      </w:r>
    </w:p>
    <w:p w14:paraId="76344EE1" w14:textId="77777777" w:rsidR="002371BF" w:rsidRDefault="0011756F">
      <w:r>
        <w:t>Titel: Klausur Blockpraktikum Pathologie Humanmedizin WS25-26</w:t>
      </w:r>
    </w:p>
    <w:p w14:paraId="4FC30998" w14:textId="77777777" w:rsidR="00E86E6A" w:rsidRPr="00E86E6A" w:rsidRDefault="00E86E6A" w:rsidP="00E86E6A">
      <w:r w:rsidRPr="00E86E6A">
        <w:t>--</w:t>
      </w:r>
    </w:p>
    <w:p w14:paraId="0853EFCD" w14:textId="77777777" w:rsidR="002371BF" w:rsidRDefault="00E86E6A">
      <w:commentRangeStart w:id="3"/>
      <w:r>
        <w:t xml:space="preserve">3. </w:t>
      </w:r>
      <w:r w:rsidR="0011756F">
        <w:t>Welche zwei Auswirkungen hat die Fixierung von entnommenem Gewebe durch Formalin?</w:t>
      </w:r>
      <w:commentRangeEnd w:id="3"/>
      <w:r w:rsidR="00C821CD">
        <w:rPr>
          <w:rStyle w:val="Kommentarzeichen"/>
        </w:rPr>
        <w:commentReference w:id="3"/>
      </w:r>
    </w:p>
    <w:p w14:paraId="17234E50" w14:textId="00F2F4B6" w:rsidR="002371BF" w:rsidRDefault="0011756F">
      <w:r>
        <w:t xml:space="preserve">Typ: </w:t>
      </w:r>
      <w:del w:id="4" w:author="Entwistle, Andrew" w:date="2025-11-24T15:37:00Z">
        <w:r w:rsidDel="00C821CD">
          <w:delText>Kprim</w:delText>
        </w:r>
      </w:del>
      <w:proofErr w:type="spellStart"/>
      <w:ins w:id="5" w:author="Entwistle, Andrew" w:date="2025-11-24T15:37:00Z">
        <w:r w:rsidR="00C821CD">
          <w:t>PickS</w:t>
        </w:r>
      </w:ins>
      <w:proofErr w:type="spellEnd"/>
    </w:p>
    <w:p w14:paraId="40800770" w14:textId="77777777" w:rsidR="002371BF" w:rsidRDefault="0011756F">
      <w:r>
        <w:rPr>
          <w:b/>
        </w:rPr>
        <w:t>A. </w:t>
      </w:r>
      <w:r w:rsidRPr="00086000">
        <w:rPr>
          <w:b/>
        </w:rPr>
        <w:t>Vermeidung der Autolyse</w:t>
      </w:r>
    </w:p>
    <w:p w14:paraId="0AAA2C42" w14:textId="77777777" w:rsidR="002371BF" w:rsidRDefault="0011756F">
      <w:r>
        <w:t>B. Vermeidung von Gewebsnekrosen durch Ischämie und Hypoxie</w:t>
      </w:r>
      <w:r>
        <w:rPr>
          <w:b/>
        </w:rPr>
        <w:t> </w:t>
      </w:r>
    </w:p>
    <w:p w14:paraId="3D7087EA" w14:textId="77777777" w:rsidR="002371BF" w:rsidRDefault="0011756F">
      <w:r>
        <w:rPr>
          <w:b/>
        </w:rPr>
        <w:t>C. Kreuzvernetzung von Eiweißen</w:t>
      </w:r>
    </w:p>
    <w:p w14:paraId="211AEEBB" w14:textId="77777777" w:rsidR="002371BF" w:rsidRDefault="0011756F">
      <w:r>
        <w:t>D. Aufhebung der Gewebsarchitektur</w:t>
      </w:r>
    </w:p>
    <w:p w14:paraId="214543CB" w14:textId="77777777" w:rsidR="002371BF" w:rsidRDefault="0011756F">
      <w:r>
        <w:t>E. Schwellung der Zellen</w:t>
      </w:r>
    </w:p>
    <w:p w14:paraId="79467DA3" w14:textId="77777777" w:rsidR="002371BF" w:rsidRDefault="0011756F">
      <w:r>
        <w:t>--</w:t>
      </w:r>
    </w:p>
    <w:p w14:paraId="204ECD94" w14:textId="77777777" w:rsidR="002371BF" w:rsidRDefault="0011756F">
      <w:r>
        <w:t>Titel: Klausur Blockpraktikum Pathologie Humanmedizin WS25-26</w:t>
      </w:r>
    </w:p>
    <w:p w14:paraId="0A3167E2" w14:textId="77777777" w:rsidR="00E86E6A" w:rsidRPr="00E86E6A" w:rsidRDefault="00E86E6A" w:rsidP="00E86E6A">
      <w:r w:rsidRPr="00E86E6A">
        <w:t>--</w:t>
      </w:r>
    </w:p>
    <w:p w14:paraId="246AF6A9" w14:textId="77777777" w:rsidR="002371BF" w:rsidRDefault="00E86E6A">
      <w:r>
        <w:lastRenderedPageBreak/>
        <w:t xml:space="preserve">4. </w:t>
      </w:r>
      <w:r w:rsidR="0011756F">
        <w:t>Sie möchten wissen ob bei einem Patienten mit einem fortgeschrittenen Karzinom eine Immuncheckpoint-Inhibitor Therapie indiziert ist. Welche zwei Informationen benötigen Sie von der Pathologie?</w:t>
      </w:r>
    </w:p>
    <w:p w14:paraId="368575A8" w14:textId="3169DA5D" w:rsidR="002371BF" w:rsidRDefault="0011756F">
      <w:r>
        <w:t xml:space="preserve">Typ: </w:t>
      </w:r>
      <w:del w:id="6" w:author="Entwistle, Andrew" w:date="2025-11-24T15:39:00Z">
        <w:r w:rsidDel="00C821CD">
          <w:delText>Kprim</w:delText>
        </w:r>
      </w:del>
      <w:proofErr w:type="spellStart"/>
      <w:ins w:id="7" w:author="Entwistle, Andrew" w:date="2025-11-24T15:39:00Z">
        <w:r w:rsidR="00C821CD">
          <w:t>PickS</w:t>
        </w:r>
      </w:ins>
      <w:proofErr w:type="spellEnd"/>
    </w:p>
    <w:p w14:paraId="38FF73B7" w14:textId="77777777" w:rsidR="002371BF" w:rsidRDefault="0011756F">
      <w:r>
        <w:t xml:space="preserve">A. Das </w:t>
      </w:r>
      <w:proofErr w:type="spellStart"/>
      <w:proofErr w:type="gramStart"/>
      <w:r>
        <w:t>pTNM</w:t>
      </w:r>
      <w:proofErr w:type="spellEnd"/>
      <w:r>
        <w:t xml:space="preserve"> Stadium</w:t>
      </w:r>
      <w:proofErr w:type="gramEnd"/>
      <w:r>
        <w:t xml:space="preserve"> des Tumors</w:t>
      </w:r>
    </w:p>
    <w:p w14:paraId="3B070A79" w14:textId="77777777" w:rsidR="002371BF" w:rsidRDefault="0011756F">
      <w:r>
        <w:t>B. Den Differenzierungsgrad des Karzinoms</w:t>
      </w:r>
    </w:p>
    <w:p w14:paraId="18299961" w14:textId="77777777" w:rsidR="002371BF" w:rsidRDefault="0011756F">
      <w:r>
        <w:t>C. Die Information zur proliferativen Aktivität</w:t>
      </w:r>
      <w:r>
        <w:rPr>
          <w:b/>
        </w:rPr>
        <w:t xml:space="preserve"> </w:t>
      </w:r>
    </w:p>
    <w:p w14:paraId="0EEDD46A" w14:textId="77777777" w:rsidR="002371BF" w:rsidRDefault="0011756F">
      <w:r>
        <w:rPr>
          <w:b/>
        </w:rPr>
        <w:t xml:space="preserve">D. Die Tumormutationslast </w:t>
      </w:r>
    </w:p>
    <w:p w14:paraId="54FAA67F" w14:textId="77777777" w:rsidR="002371BF" w:rsidRDefault="0011756F">
      <w:r>
        <w:rPr>
          <w:b/>
        </w:rPr>
        <w:t>E. Die Abschätzung der PD-L1 exprimierenden Tumorzellen und Immunzellen im Tumorpräparat</w:t>
      </w:r>
    </w:p>
    <w:p w14:paraId="2ED2349F" w14:textId="77777777" w:rsidR="002371BF" w:rsidRDefault="0011756F">
      <w:r>
        <w:t>--</w:t>
      </w:r>
    </w:p>
    <w:p w14:paraId="51399379" w14:textId="77777777" w:rsidR="002371BF" w:rsidRDefault="0011756F">
      <w:r>
        <w:t>Titel: Klausur Blockpraktikum Pathologie Humanmedizin WS25-26</w:t>
      </w:r>
    </w:p>
    <w:p w14:paraId="28DB6F63" w14:textId="77777777" w:rsidR="00E86E6A" w:rsidRPr="00E86E6A" w:rsidRDefault="00E86E6A" w:rsidP="00E86E6A">
      <w:r w:rsidRPr="00E86E6A">
        <w:t>--</w:t>
      </w:r>
    </w:p>
    <w:p w14:paraId="054CE80F" w14:textId="48E8C151" w:rsidR="002371BF" w:rsidRDefault="00E86E6A">
      <w:r>
        <w:t xml:space="preserve">5. </w:t>
      </w:r>
      <w:r w:rsidR="0011756F">
        <w:t>Welche histologische Veränderung spricht für eine Graft-versus-</w:t>
      </w:r>
      <w:del w:id="8" w:author="Entwistle, Andrew" w:date="2025-11-24T15:39:00Z">
        <w:r w:rsidR="0011756F" w:rsidDel="00C821CD">
          <w:delText xml:space="preserve">host </w:delText>
        </w:r>
      </w:del>
      <w:ins w:id="9" w:author="Entwistle, Andrew" w:date="2025-11-24T15:39:00Z">
        <w:r w:rsidR="00C821CD">
          <w:t>H</w:t>
        </w:r>
        <w:r w:rsidR="00C821CD">
          <w:t xml:space="preserve">ost </w:t>
        </w:r>
      </w:ins>
      <w:r w:rsidR="0011756F">
        <w:t>Reaktion in einer Biopsie aus der Dünndarmschleimhaut?</w:t>
      </w:r>
    </w:p>
    <w:p w14:paraId="726F38AD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2FDE2BA7" w14:textId="77777777" w:rsidR="002371BF" w:rsidRDefault="0011756F">
      <w:r>
        <w:t>A. Die Zottenatrophie</w:t>
      </w:r>
    </w:p>
    <w:p w14:paraId="793D613C" w14:textId="77777777" w:rsidR="002371BF" w:rsidRDefault="0011756F">
      <w:r>
        <w:t xml:space="preserve">B. Die </w:t>
      </w:r>
      <w:proofErr w:type="spellStart"/>
      <w:r>
        <w:t>Kryptenhyperplasie</w:t>
      </w:r>
      <w:proofErr w:type="spellEnd"/>
    </w:p>
    <w:p w14:paraId="42C82425" w14:textId="77777777" w:rsidR="002371BF" w:rsidRDefault="0011756F">
      <w:r>
        <w:t>C. Das Auftreten von zahlreichen Schleimhautulzerationen</w:t>
      </w:r>
    </w:p>
    <w:p w14:paraId="131F8845" w14:textId="77777777" w:rsidR="002371BF" w:rsidRDefault="0011756F">
      <w:r>
        <w:t>D. Die transmurale Entzündung</w:t>
      </w:r>
      <w:r>
        <w:rPr>
          <w:b/>
        </w:rPr>
        <w:t xml:space="preserve"> </w:t>
      </w:r>
    </w:p>
    <w:p w14:paraId="3BBB76F7" w14:textId="77777777" w:rsidR="002371BF" w:rsidRDefault="0011756F">
      <w:r>
        <w:rPr>
          <w:b/>
        </w:rPr>
        <w:t>E. Das Auftreten von zahlreichen Apoptosen in der Basis der Krypten</w:t>
      </w:r>
    </w:p>
    <w:p w14:paraId="21CFA88A" w14:textId="77777777" w:rsidR="002371BF" w:rsidRDefault="0011756F">
      <w:r>
        <w:t>--</w:t>
      </w:r>
    </w:p>
    <w:p w14:paraId="36818290" w14:textId="77777777" w:rsidR="002371BF" w:rsidRDefault="0011756F">
      <w:r>
        <w:t>Titel: Klausur Blockpraktikum Pathologie Humanmedizin WS25-26</w:t>
      </w:r>
    </w:p>
    <w:p w14:paraId="217A8C48" w14:textId="77777777" w:rsidR="00E86E6A" w:rsidRPr="00E86E6A" w:rsidRDefault="00E86E6A" w:rsidP="00E86E6A">
      <w:r w:rsidRPr="00E86E6A">
        <w:t>--</w:t>
      </w:r>
    </w:p>
    <w:p w14:paraId="756461F2" w14:textId="77777777" w:rsidR="002371BF" w:rsidRDefault="00E86E6A">
      <w:r>
        <w:t xml:space="preserve">6. </w:t>
      </w:r>
      <w:r w:rsidR="0011756F">
        <w:t xml:space="preserve">Welche Möglichkeit liefert Ihnen die Information zu dem </w:t>
      </w:r>
      <w:proofErr w:type="spellStart"/>
      <w:proofErr w:type="gramStart"/>
      <w:r w:rsidR="0011756F">
        <w:t>pTNM</w:t>
      </w:r>
      <w:proofErr w:type="spellEnd"/>
      <w:r w:rsidR="0011756F">
        <w:t xml:space="preserve"> Stadium</w:t>
      </w:r>
      <w:proofErr w:type="gramEnd"/>
      <w:r w:rsidR="0011756F">
        <w:t xml:space="preserve"> eines Dickdarmkarzinoms?</w:t>
      </w:r>
    </w:p>
    <w:p w14:paraId="270E7F2C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72317101" w14:textId="77777777" w:rsidR="002371BF" w:rsidRDefault="0011756F">
      <w:r>
        <w:t>A. Die MRT-Untersuchung des Abdomens</w:t>
      </w:r>
    </w:p>
    <w:p w14:paraId="6DC93224" w14:textId="77777777" w:rsidR="002371BF" w:rsidRDefault="0011756F">
      <w:r>
        <w:t>B. Die Endosonografie des betroffenen Dickdarmabschnitts</w:t>
      </w:r>
    </w:p>
    <w:p w14:paraId="5A9575CE" w14:textId="77777777" w:rsidR="002371BF" w:rsidRDefault="0011756F">
      <w:r>
        <w:t>C. Die Entnahme multipler Biopsien aus dem betroffenen Dickdarmabschnitt für die Pathologie</w:t>
      </w:r>
    </w:p>
    <w:p w14:paraId="32D53AE0" w14:textId="77777777" w:rsidR="002371BF" w:rsidRDefault="0011756F">
      <w:r>
        <w:t xml:space="preserve">D. Die makroskopische Begutachtung des aufgeschnittenen </w:t>
      </w:r>
      <w:proofErr w:type="spellStart"/>
      <w:r>
        <w:t>Dickdarmresektates</w:t>
      </w:r>
      <w:proofErr w:type="spellEnd"/>
      <w:r>
        <w:t xml:space="preserve"> im OP-Saal</w:t>
      </w:r>
      <w:r>
        <w:rPr>
          <w:b/>
        </w:rPr>
        <w:t xml:space="preserve"> </w:t>
      </w:r>
    </w:p>
    <w:p w14:paraId="39407173" w14:textId="77777777" w:rsidR="002371BF" w:rsidRDefault="0011756F">
      <w:r>
        <w:rPr>
          <w:b/>
        </w:rPr>
        <w:t xml:space="preserve">E. Die Übersendung des </w:t>
      </w:r>
      <w:proofErr w:type="spellStart"/>
      <w:r>
        <w:rPr>
          <w:b/>
        </w:rPr>
        <w:t>Dickdarmresektates</w:t>
      </w:r>
      <w:proofErr w:type="spellEnd"/>
      <w:r>
        <w:rPr>
          <w:b/>
        </w:rPr>
        <w:t xml:space="preserve"> zur weiteren Bearbeitung an die Pathologie</w:t>
      </w:r>
    </w:p>
    <w:p w14:paraId="784D2CF4" w14:textId="77777777" w:rsidR="002371BF" w:rsidRDefault="0011756F">
      <w:r>
        <w:t>--</w:t>
      </w:r>
    </w:p>
    <w:p w14:paraId="43C28739" w14:textId="77777777" w:rsidR="002371BF" w:rsidRDefault="0011756F">
      <w:r>
        <w:t>Titel: Klausur Blockpraktikum Pathologie Humanmedizin WS25-26</w:t>
      </w:r>
    </w:p>
    <w:p w14:paraId="18CA75D8" w14:textId="77777777" w:rsidR="00E86E6A" w:rsidRPr="00E86E6A" w:rsidRDefault="00E86E6A" w:rsidP="00E86E6A">
      <w:r w:rsidRPr="00E86E6A">
        <w:lastRenderedPageBreak/>
        <w:t>--</w:t>
      </w:r>
    </w:p>
    <w:p w14:paraId="2A1794AB" w14:textId="77777777" w:rsidR="002371BF" w:rsidRDefault="00E86E6A">
      <w:commentRangeStart w:id="10"/>
      <w:r>
        <w:t xml:space="preserve">7. </w:t>
      </w:r>
      <w:r w:rsidR="0011756F">
        <w:t>Welche Informationen kann der immunhistochemische Nachweis von Proteinen an einem Tumorpräparat liefern?</w:t>
      </w:r>
    </w:p>
    <w:p w14:paraId="65AF3C9C" w14:textId="77777777" w:rsidR="002371BF" w:rsidRDefault="0011756F">
      <w:r>
        <w:t xml:space="preserve">Typ: </w:t>
      </w:r>
      <w:proofErr w:type="spellStart"/>
      <w:r>
        <w:t>Kprim</w:t>
      </w:r>
      <w:proofErr w:type="spellEnd"/>
    </w:p>
    <w:p w14:paraId="0EB51A5F" w14:textId="77777777" w:rsidR="002371BF" w:rsidRPr="00086000" w:rsidRDefault="0011756F">
      <w:pPr>
        <w:rPr>
          <w:b/>
        </w:rPr>
      </w:pPr>
      <w:r>
        <w:rPr>
          <w:b/>
        </w:rPr>
        <w:t>A. </w:t>
      </w:r>
      <w:r w:rsidRPr="00086000">
        <w:rPr>
          <w:b/>
        </w:rPr>
        <w:t xml:space="preserve">Genaue Charakterisierung der Ursprungszelle des Tumors </w:t>
      </w:r>
    </w:p>
    <w:p w14:paraId="54C15EFD" w14:textId="77777777" w:rsidR="002371BF" w:rsidRDefault="0011756F">
      <w:r>
        <w:rPr>
          <w:b/>
        </w:rPr>
        <w:t xml:space="preserve">B. Bestimmung von Biomarkern für zielgerichtete Therapien </w:t>
      </w:r>
    </w:p>
    <w:p w14:paraId="1965FDC2" w14:textId="77777777" w:rsidR="002371BF" w:rsidRDefault="0011756F">
      <w:r>
        <w:rPr>
          <w:b/>
        </w:rPr>
        <w:t xml:space="preserve">C. Bestimmung der Wachstumsfraktion </w:t>
      </w:r>
    </w:p>
    <w:p w14:paraId="78C4B9E4" w14:textId="77777777" w:rsidR="002371BF" w:rsidRDefault="0011756F">
      <w:r>
        <w:rPr>
          <w:b/>
        </w:rPr>
        <w:t>D. Nachweis von Proteinen, die von mutierten Genen stammen</w:t>
      </w:r>
    </w:p>
    <w:p w14:paraId="2E1C456F" w14:textId="77777777" w:rsidR="002371BF" w:rsidRDefault="0011756F">
      <w:r>
        <w:t>E. Auskunft über die Tumormutationslast</w:t>
      </w:r>
      <w:commentRangeEnd w:id="10"/>
      <w:r w:rsidR="00C821CD">
        <w:rPr>
          <w:rStyle w:val="Kommentarzeichen"/>
        </w:rPr>
        <w:commentReference w:id="10"/>
      </w:r>
    </w:p>
    <w:p w14:paraId="0DA0727E" w14:textId="77777777" w:rsidR="002371BF" w:rsidRDefault="0011756F">
      <w:r>
        <w:t>--</w:t>
      </w:r>
    </w:p>
    <w:p w14:paraId="5F5503F8" w14:textId="77777777" w:rsidR="002371BF" w:rsidRDefault="0011756F">
      <w:r>
        <w:t>Titel: Klausur Blockpraktikum Pathologie Humanmedizin WS25-26</w:t>
      </w:r>
    </w:p>
    <w:p w14:paraId="5B8623C6" w14:textId="77777777" w:rsidR="00E86E6A" w:rsidRPr="00E86E6A" w:rsidRDefault="00E86E6A" w:rsidP="00E86E6A">
      <w:r w:rsidRPr="00E86E6A">
        <w:t>--</w:t>
      </w:r>
    </w:p>
    <w:p w14:paraId="4417453C" w14:textId="77777777" w:rsidR="002371BF" w:rsidRDefault="00E86E6A">
      <w:commentRangeStart w:id="12"/>
      <w:r>
        <w:t xml:space="preserve">8. </w:t>
      </w:r>
      <w:r w:rsidR="0011756F">
        <w:t>Mit welchen Merkmalen von Adenomen korreliert das Risiko der Entstehung eines Dickdarmkarzinoms?</w:t>
      </w:r>
    </w:p>
    <w:p w14:paraId="4BC7F4A0" w14:textId="77777777" w:rsidR="002371BF" w:rsidRDefault="0011756F">
      <w:r>
        <w:t xml:space="preserve">Typ: </w:t>
      </w:r>
      <w:proofErr w:type="spellStart"/>
      <w:r>
        <w:t>Kprim</w:t>
      </w:r>
      <w:proofErr w:type="spellEnd"/>
    </w:p>
    <w:p w14:paraId="51007232" w14:textId="77777777" w:rsidR="002371BF" w:rsidRPr="00086000" w:rsidRDefault="0011756F">
      <w:pPr>
        <w:rPr>
          <w:b/>
        </w:rPr>
      </w:pPr>
      <w:r w:rsidRPr="00086000">
        <w:rPr>
          <w:b/>
        </w:rPr>
        <w:t xml:space="preserve">A. Mit der Zahl der Adenome </w:t>
      </w:r>
    </w:p>
    <w:p w14:paraId="1929BA5D" w14:textId="77777777" w:rsidR="002371BF" w:rsidRDefault="0011756F">
      <w:r>
        <w:rPr>
          <w:b/>
        </w:rPr>
        <w:t>B. Mit der Größe der Adenome</w:t>
      </w:r>
    </w:p>
    <w:p w14:paraId="70DF3F39" w14:textId="77777777" w:rsidR="002371BF" w:rsidRDefault="0011756F">
      <w:r>
        <w:t>C. Mit dem Vorkommen von Ulzerationen</w:t>
      </w:r>
      <w:r>
        <w:rPr>
          <w:b/>
        </w:rPr>
        <w:t xml:space="preserve"> </w:t>
      </w:r>
    </w:p>
    <w:p w14:paraId="3F896BD0" w14:textId="77777777" w:rsidR="002371BF" w:rsidRDefault="0011756F">
      <w:r>
        <w:rPr>
          <w:b/>
        </w:rPr>
        <w:t xml:space="preserve">D. Mit dem Wachstumstyp (z.B. villös, tubulär) </w:t>
      </w:r>
    </w:p>
    <w:p w14:paraId="15F9D904" w14:textId="77777777" w:rsidR="002371BF" w:rsidRDefault="0011756F">
      <w:r>
        <w:rPr>
          <w:b/>
        </w:rPr>
        <w:t xml:space="preserve">E. Mit dem </w:t>
      </w:r>
      <w:proofErr w:type="spellStart"/>
      <w:r>
        <w:rPr>
          <w:b/>
        </w:rPr>
        <w:t>Dysplasiegrad</w:t>
      </w:r>
      <w:commentRangeEnd w:id="12"/>
      <w:proofErr w:type="spellEnd"/>
      <w:r w:rsidR="00C821CD">
        <w:rPr>
          <w:rStyle w:val="Kommentarzeichen"/>
        </w:rPr>
        <w:commentReference w:id="12"/>
      </w:r>
    </w:p>
    <w:p w14:paraId="2D0728C0" w14:textId="77777777" w:rsidR="002371BF" w:rsidRDefault="0011756F">
      <w:r>
        <w:t>--</w:t>
      </w:r>
    </w:p>
    <w:p w14:paraId="06B30D5E" w14:textId="77777777" w:rsidR="002371BF" w:rsidRDefault="0011756F">
      <w:r>
        <w:t>Titel: Klausur Blockpraktikum Pathologie Humanmedizin WS25-26</w:t>
      </w:r>
    </w:p>
    <w:p w14:paraId="1E148ACB" w14:textId="77777777" w:rsidR="00E86E6A" w:rsidRPr="00E86E6A" w:rsidRDefault="00E86E6A" w:rsidP="00E86E6A">
      <w:r w:rsidRPr="00E86E6A">
        <w:t>--</w:t>
      </w:r>
    </w:p>
    <w:p w14:paraId="151D57B4" w14:textId="77777777" w:rsidR="002371BF" w:rsidRDefault="00E86E6A">
      <w:r>
        <w:t xml:space="preserve">9. </w:t>
      </w:r>
      <w:r w:rsidR="0011756F">
        <w:t>Was verstehen Sie unter einer phlegmonösen Cholezystitis?</w:t>
      </w:r>
    </w:p>
    <w:p w14:paraId="21BA5295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03FEEED5" w14:textId="77777777" w:rsidR="002371BF" w:rsidRDefault="0011756F">
      <w:r>
        <w:t>A. Infiltration der Mucosa und Submucosa durch neutrophile Granulozyten</w:t>
      </w:r>
    </w:p>
    <w:p w14:paraId="661D068B" w14:textId="77777777" w:rsidR="002371BF" w:rsidRDefault="0011756F">
      <w:r>
        <w:t>B. Infiltration der Serosa und Subserosa durch neutrophile Granulozyten</w:t>
      </w:r>
    </w:p>
    <w:p w14:paraId="0290DFF0" w14:textId="77777777" w:rsidR="002371BF" w:rsidRDefault="0011756F">
      <w:r>
        <w:t>C. Narbige Fibrosen der gesamten Wand begleitet von Lymphozyten und Plasmazellen</w:t>
      </w:r>
      <w:r>
        <w:rPr>
          <w:b/>
        </w:rPr>
        <w:t xml:space="preserve"> </w:t>
      </w:r>
    </w:p>
    <w:p w14:paraId="0AEB9AB6" w14:textId="77777777" w:rsidR="002371BF" w:rsidRDefault="0011756F">
      <w:r>
        <w:rPr>
          <w:b/>
        </w:rPr>
        <w:t>D. Infiltration sämtlicher Wandschichten durch neutrophile Granulozyten</w:t>
      </w:r>
    </w:p>
    <w:p w14:paraId="0B9AE528" w14:textId="77777777" w:rsidR="002371BF" w:rsidRDefault="0011756F">
      <w:r>
        <w:t>E. Flächenhafte Schleimhautulzerationen</w:t>
      </w:r>
    </w:p>
    <w:p w14:paraId="5055DA01" w14:textId="77777777" w:rsidR="002371BF" w:rsidRDefault="0011756F">
      <w:r>
        <w:t>--</w:t>
      </w:r>
    </w:p>
    <w:p w14:paraId="089948F0" w14:textId="77777777" w:rsidR="002371BF" w:rsidRDefault="0011756F">
      <w:r>
        <w:t>Titel: Klausur Blockpraktikum Pathologie Humanmedizin WS25-26</w:t>
      </w:r>
    </w:p>
    <w:p w14:paraId="7B8FD356" w14:textId="77777777" w:rsidR="00E86E6A" w:rsidRPr="00E86E6A" w:rsidRDefault="00E86E6A" w:rsidP="00E86E6A">
      <w:r w:rsidRPr="00E86E6A">
        <w:lastRenderedPageBreak/>
        <w:t>--</w:t>
      </w:r>
    </w:p>
    <w:p w14:paraId="57AB7444" w14:textId="77777777" w:rsidR="002371BF" w:rsidRDefault="00E86E6A">
      <w:r>
        <w:t xml:space="preserve">10. </w:t>
      </w:r>
      <w:r w:rsidR="0011756F">
        <w:t>Was versteh</w:t>
      </w:r>
      <w:r w:rsidR="00086000">
        <w:t>t man</w:t>
      </w:r>
      <w:r w:rsidR="0011756F">
        <w:t xml:space="preserve"> unter einem </w:t>
      </w:r>
      <w:proofErr w:type="spellStart"/>
      <w:r w:rsidR="0011756F">
        <w:t>Pleuraempyem</w:t>
      </w:r>
      <w:proofErr w:type="spellEnd"/>
      <w:r w:rsidR="0011756F">
        <w:t>?</w:t>
      </w:r>
    </w:p>
    <w:p w14:paraId="67982F70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5460DA9D" w14:textId="77777777" w:rsidR="002371BF" w:rsidRDefault="0011756F">
      <w:r>
        <w:t>A. Nachweis von Makrophagen und Lymphozyten im Pleuraspalt</w:t>
      </w:r>
    </w:p>
    <w:p w14:paraId="22AFADB3" w14:textId="77777777" w:rsidR="002371BF" w:rsidRDefault="0011756F">
      <w:r>
        <w:t xml:space="preserve">B. Nachweis von Granulationsgewebe in den </w:t>
      </w:r>
      <w:proofErr w:type="spellStart"/>
      <w:r>
        <w:t>Pleurablättern</w:t>
      </w:r>
      <w:proofErr w:type="spellEnd"/>
    </w:p>
    <w:p w14:paraId="48A77EBF" w14:textId="77777777" w:rsidR="002371BF" w:rsidRDefault="0011756F">
      <w:r>
        <w:t>C. Nachweis einer granulomatösen Entzündung in der Pleura</w:t>
      </w:r>
    </w:p>
    <w:p w14:paraId="5CB6539B" w14:textId="77777777" w:rsidR="002371BF" w:rsidRDefault="0011756F">
      <w:r>
        <w:rPr>
          <w:b/>
        </w:rPr>
        <w:t>D. Nachweis von massenhaft neutrophilen Granulozyten im Pleuraspalt</w:t>
      </w:r>
    </w:p>
    <w:p w14:paraId="59B24290" w14:textId="77777777" w:rsidR="002371BF" w:rsidRDefault="0011756F">
      <w:r>
        <w:t xml:space="preserve">E. Narbige Verwachsungen der </w:t>
      </w:r>
      <w:proofErr w:type="spellStart"/>
      <w:r>
        <w:t>Pleurablätter</w:t>
      </w:r>
      <w:proofErr w:type="spellEnd"/>
    </w:p>
    <w:p w14:paraId="26B085AD" w14:textId="77777777" w:rsidR="002371BF" w:rsidRDefault="0011756F">
      <w:r>
        <w:t>--</w:t>
      </w:r>
    </w:p>
    <w:p w14:paraId="5D04FEE2" w14:textId="77777777" w:rsidR="002371BF" w:rsidRDefault="0011756F">
      <w:r>
        <w:t>Titel: Klausur Blockpraktikum Pathologie Humanmedizin WS25-26</w:t>
      </w:r>
    </w:p>
    <w:p w14:paraId="23B3176B" w14:textId="77777777" w:rsidR="00E86E6A" w:rsidRPr="00E86E6A" w:rsidRDefault="00E86E6A" w:rsidP="00E86E6A">
      <w:r w:rsidRPr="00E86E6A">
        <w:t>--</w:t>
      </w:r>
    </w:p>
    <w:p w14:paraId="28962C41" w14:textId="77777777" w:rsidR="002371BF" w:rsidRDefault="00E86E6A">
      <w:r>
        <w:t xml:space="preserve">11. </w:t>
      </w:r>
      <w:r w:rsidR="0011756F">
        <w:t>Durch welche histologische Veränderung können Sie am Obduktionsmaterial eines Herzens einen frischen Myokardinfarkt feststellen?</w:t>
      </w:r>
    </w:p>
    <w:p w14:paraId="242C7EED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5A0DFE3F" w14:textId="77777777" w:rsidR="002371BF" w:rsidRDefault="0011756F">
      <w:r>
        <w:t>A. Geschrumpfte, rötliche Kardiomyozyten umgeben von Granulomen</w:t>
      </w:r>
    </w:p>
    <w:p w14:paraId="65DFA0E9" w14:textId="77777777" w:rsidR="002371BF" w:rsidRDefault="0011756F">
      <w:r>
        <w:t>B. Geschwollene, rötliche Kardiomyozyten umgeben von Granulationsgewebe</w:t>
      </w:r>
    </w:p>
    <w:p w14:paraId="4F2CE54F" w14:textId="77777777" w:rsidR="002371BF" w:rsidRDefault="0011756F">
      <w:r>
        <w:t xml:space="preserve">C. Vermehrte </w:t>
      </w:r>
      <w:proofErr w:type="spellStart"/>
      <w:r>
        <w:t>einsprossende</w:t>
      </w:r>
      <w:proofErr w:type="spellEnd"/>
      <w:r>
        <w:t xml:space="preserve"> Kapillaren und zerfallende Kardiomyozyten</w:t>
      </w:r>
    </w:p>
    <w:p w14:paraId="0865D94D" w14:textId="77777777" w:rsidR="002371BF" w:rsidRDefault="0011756F">
      <w:r>
        <w:rPr>
          <w:b/>
        </w:rPr>
        <w:t>D. Geschwollene, rötliche Kardiomyozyten ohne Zellkerne</w:t>
      </w:r>
    </w:p>
    <w:p w14:paraId="464E0B08" w14:textId="77777777" w:rsidR="002371BF" w:rsidRDefault="0011756F">
      <w:r>
        <w:t>E. Apoptotische Kardiomyozyten umgeben von Granulozyten</w:t>
      </w:r>
    </w:p>
    <w:p w14:paraId="3B0A0441" w14:textId="77777777" w:rsidR="002371BF" w:rsidRDefault="0011756F">
      <w:r>
        <w:t>--</w:t>
      </w:r>
    </w:p>
    <w:p w14:paraId="0A51FCFF" w14:textId="77777777" w:rsidR="002371BF" w:rsidRDefault="0011756F">
      <w:r>
        <w:t>Titel: Klausur Blockpraktikum Pathologie Humanmedizin WS25-26</w:t>
      </w:r>
    </w:p>
    <w:p w14:paraId="06636BC7" w14:textId="77777777" w:rsidR="00E86E6A" w:rsidRPr="00E86E6A" w:rsidRDefault="00E86E6A" w:rsidP="00E86E6A">
      <w:r w:rsidRPr="00E86E6A">
        <w:t>--</w:t>
      </w:r>
    </w:p>
    <w:p w14:paraId="2F2A5A0E" w14:textId="002F43AA" w:rsidR="002371BF" w:rsidRDefault="00E86E6A">
      <w:r>
        <w:t xml:space="preserve">12. </w:t>
      </w:r>
      <w:r w:rsidR="0011756F">
        <w:t xml:space="preserve">Sie operieren einen Patienten mit einem Zungenkarzinom und benötigen einen intraoperativen Schnellschnitt vom Operationspräparat (Zungenteilresektion). Welche Information erwarten Sie </w:t>
      </w:r>
      <w:del w:id="13" w:author="Entwistle, Andrew" w:date="2025-11-24T15:43:00Z">
        <w:r w:rsidR="0011756F" w:rsidDel="00AD688E">
          <w:delText xml:space="preserve">vom </w:delText>
        </w:r>
      </w:del>
      <w:ins w:id="14" w:author="Entwistle, Andrew" w:date="2025-11-24T15:43:00Z">
        <w:r w:rsidR="00AD688E">
          <w:t>aus der</w:t>
        </w:r>
        <w:r w:rsidR="00AD688E">
          <w:t xml:space="preserve"> </w:t>
        </w:r>
      </w:ins>
      <w:r w:rsidR="0011756F">
        <w:t>Patholog</w:t>
      </w:r>
      <w:del w:id="15" w:author="Entwistle, Andrew" w:date="2025-11-24T15:43:00Z">
        <w:r w:rsidR="0011756F" w:rsidDel="00AD688E">
          <w:delText>en</w:delText>
        </w:r>
      </w:del>
      <w:ins w:id="16" w:author="Entwistle, Andrew" w:date="2025-11-24T15:43:00Z">
        <w:r w:rsidR="00AD688E">
          <w:t>ie</w:t>
        </w:r>
      </w:ins>
      <w:r w:rsidR="0011756F">
        <w:t>?</w:t>
      </w:r>
    </w:p>
    <w:p w14:paraId="06CD9DBC" w14:textId="21EFE6DF" w:rsidR="002371BF" w:rsidRDefault="0011756F">
      <w:r>
        <w:t xml:space="preserve">Typ: </w:t>
      </w:r>
      <w:proofErr w:type="spellStart"/>
      <w:r>
        <w:t>TypA</w:t>
      </w:r>
      <w:proofErr w:type="spellEnd"/>
    </w:p>
    <w:p w14:paraId="1928F630" w14:textId="77777777" w:rsidR="002371BF" w:rsidRDefault="0011756F">
      <w:r>
        <w:t>A. Den Differenzierungsgrad des Karzinoms</w:t>
      </w:r>
    </w:p>
    <w:p w14:paraId="53794E74" w14:textId="77777777" w:rsidR="002371BF" w:rsidRDefault="0011756F">
      <w:r>
        <w:t xml:space="preserve">B. Das </w:t>
      </w:r>
      <w:proofErr w:type="gramStart"/>
      <w:r>
        <w:t>TNM Stadium</w:t>
      </w:r>
      <w:proofErr w:type="gramEnd"/>
      <w:r>
        <w:t xml:space="preserve"> des Karzinoms</w:t>
      </w:r>
      <w:r>
        <w:rPr>
          <w:b/>
        </w:rPr>
        <w:t xml:space="preserve"> </w:t>
      </w:r>
    </w:p>
    <w:p w14:paraId="6FC388C3" w14:textId="77777777" w:rsidR="002371BF" w:rsidRDefault="0011756F">
      <w:r>
        <w:rPr>
          <w:b/>
        </w:rPr>
        <w:t>C. Eine Aussage zum R-Status</w:t>
      </w:r>
    </w:p>
    <w:p w14:paraId="3B628BC3" w14:textId="77777777" w:rsidR="002371BF" w:rsidRDefault="0011756F">
      <w:r>
        <w:t>D. Eine Aussage zu einer Lymphgefäß- oder Blutgefäßinvasion</w:t>
      </w:r>
    </w:p>
    <w:p w14:paraId="4E989979" w14:textId="77777777" w:rsidR="002371BF" w:rsidRDefault="0011756F">
      <w:r>
        <w:t>E. Eine Aussage zur PD-L1 Expression</w:t>
      </w:r>
    </w:p>
    <w:p w14:paraId="4F44846F" w14:textId="77777777" w:rsidR="002371BF" w:rsidRDefault="0011756F">
      <w:r>
        <w:t>--</w:t>
      </w:r>
    </w:p>
    <w:p w14:paraId="12996920" w14:textId="77777777" w:rsidR="002371BF" w:rsidRDefault="0011756F">
      <w:r>
        <w:t>Titel: Klausur Blockpraktikum Pathologie Humanmedizin WS25-26</w:t>
      </w:r>
    </w:p>
    <w:p w14:paraId="22629917" w14:textId="77777777" w:rsidR="00E86E6A" w:rsidRPr="00E86E6A" w:rsidRDefault="00E86E6A" w:rsidP="00E86E6A">
      <w:r w:rsidRPr="00E86E6A">
        <w:lastRenderedPageBreak/>
        <w:t>--</w:t>
      </w:r>
    </w:p>
    <w:p w14:paraId="3B97BE21" w14:textId="779F6580" w:rsidR="002371BF" w:rsidRDefault="00E86E6A">
      <w:commentRangeStart w:id="17"/>
      <w:r>
        <w:t xml:space="preserve">13. </w:t>
      </w:r>
      <w:r w:rsidR="0011756F">
        <w:t>Welche</w:t>
      </w:r>
      <w:del w:id="18" w:author="Entwistle, Andrew" w:date="2025-11-24T15:44:00Z">
        <w:r w:rsidR="0011756F" w:rsidDel="00AD688E">
          <w:delText>s</w:delText>
        </w:r>
      </w:del>
      <w:r w:rsidR="0011756F">
        <w:t xml:space="preserve"> sind zwei wichtige histologische und immunhistochemische Befunde, die zur Diagnose eines follikulären Lymphoms führen können?</w:t>
      </w:r>
    </w:p>
    <w:p w14:paraId="4765C95C" w14:textId="7271665A" w:rsidR="002371BF" w:rsidRDefault="0011756F">
      <w:r>
        <w:t xml:space="preserve">Typ: </w:t>
      </w:r>
      <w:del w:id="19" w:author="Entwistle, Andrew" w:date="2025-11-24T15:44:00Z">
        <w:r w:rsidDel="00AD688E">
          <w:delText>Kprim</w:delText>
        </w:r>
      </w:del>
      <w:proofErr w:type="spellStart"/>
      <w:ins w:id="20" w:author="Entwistle, Andrew" w:date="2025-11-24T15:44:00Z">
        <w:r w:rsidR="00AD688E">
          <w:t>PickS</w:t>
        </w:r>
      </w:ins>
      <w:proofErr w:type="spellEnd"/>
    </w:p>
    <w:p w14:paraId="26EAB24E" w14:textId="77777777" w:rsidR="002371BF" w:rsidRDefault="0011756F">
      <w:r>
        <w:t>A. Der Nachweis von Makrophagen in Keimzentren, die apoptotische Zellen phagozytieren</w:t>
      </w:r>
      <w:r>
        <w:rPr>
          <w:b/>
        </w:rPr>
        <w:t> </w:t>
      </w:r>
    </w:p>
    <w:p w14:paraId="14C712AF" w14:textId="77777777" w:rsidR="002371BF" w:rsidRDefault="0011756F">
      <w:r>
        <w:rPr>
          <w:b/>
        </w:rPr>
        <w:t xml:space="preserve">B. Das Fehlen von phagozytierenden Makrophagen in Keimzentren </w:t>
      </w:r>
    </w:p>
    <w:p w14:paraId="34248DD4" w14:textId="77777777" w:rsidR="002371BF" w:rsidRDefault="0011756F">
      <w:r>
        <w:rPr>
          <w:b/>
        </w:rPr>
        <w:t>C. Die B-Zellen in den Keimzentren exprimieren das BCL2-Protein</w:t>
      </w:r>
    </w:p>
    <w:p w14:paraId="7961D814" w14:textId="77777777" w:rsidR="002371BF" w:rsidRDefault="0011756F">
      <w:r>
        <w:t>D. Die B-Zellen in den Keimzentren zeigen keine Expression des BCL2-Proteins</w:t>
      </w:r>
    </w:p>
    <w:p w14:paraId="39AB5DD8" w14:textId="77777777" w:rsidR="002371BF" w:rsidRDefault="0011756F">
      <w:r>
        <w:t>E. Die B-Zellen in den Keimzentren zeigen einen hohen Ki67-Index in der dunklen Zone</w:t>
      </w:r>
      <w:commentRangeEnd w:id="17"/>
      <w:r w:rsidR="00AD688E">
        <w:rPr>
          <w:rStyle w:val="Kommentarzeichen"/>
        </w:rPr>
        <w:commentReference w:id="17"/>
      </w:r>
    </w:p>
    <w:p w14:paraId="7E3BF491" w14:textId="77777777" w:rsidR="002371BF" w:rsidRDefault="0011756F">
      <w:r>
        <w:t>--</w:t>
      </w:r>
    </w:p>
    <w:p w14:paraId="5D225B5B" w14:textId="77777777" w:rsidR="002371BF" w:rsidRDefault="0011756F">
      <w:r>
        <w:t>Titel: Klausur Blockpraktikum Pathologie Humanmedizin WS25-26</w:t>
      </w:r>
    </w:p>
    <w:p w14:paraId="0A17957E" w14:textId="77777777" w:rsidR="00E86E6A" w:rsidRPr="00E86E6A" w:rsidRDefault="00E86E6A" w:rsidP="00E86E6A">
      <w:r w:rsidRPr="00E86E6A">
        <w:t>--</w:t>
      </w:r>
    </w:p>
    <w:p w14:paraId="45CEB7AC" w14:textId="77777777" w:rsidR="002371BF" w:rsidRDefault="00E86E6A">
      <w:commentRangeStart w:id="21"/>
      <w:r>
        <w:t xml:space="preserve">14. </w:t>
      </w:r>
      <w:r w:rsidR="0011756F">
        <w:t xml:space="preserve">Welche zwei Möglichkeiten treffen für die </w:t>
      </w:r>
      <w:proofErr w:type="gramStart"/>
      <w:r w:rsidR="0011756F">
        <w:t>BCR::</w:t>
      </w:r>
      <w:proofErr w:type="gramEnd"/>
      <w:r w:rsidR="0011756F">
        <w:t>ABL Translokation zu?</w:t>
      </w:r>
    </w:p>
    <w:p w14:paraId="26692477" w14:textId="5BE32900" w:rsidR="002371BF" w:rsidRDefault="0011756F">
      <w:r>
        <w:t xml:space="preserve">Typ: </w:t>
      </w:r>
      <w:del w:id="22" w:author="Entwistle, Andrew" w:date="2025-11-24T15:44:00Z">
        <w:r w:rsidDel="00AD688E">
          <w:delText>Kprim</w:delText>
        </w:r>
      </w:del>
      <w:proofErr w:type="spellStart"/>
      <w:ins w:id="23" w:author="Entwistle, Andrew" w:date="2025-11-24T15:44:00Z">
        <w:r w:rsidR="00AD688E">
          <w:t>PickS</w:t>
        </w:r>
      </w:ins>
      <w:proofErr w:type="spellEnd"/>
    </w:p>
    <w:p w14:paraId="2AA8C10C" w14:textId="77777777" w:rsidR="002371BF" w:rsidRDefault="0011756F">
      <w:r>
        <w:t>A. Die Translokation ist in allen Körperzellen nachweisbar</w:t>
      </w:r>
    </w:p>
    <w:p w14:paraId="2702BEB4" w14:textId="77777777" w:rsidR="002371BF" w:rsidRDefault="0011756F">
      <w:r>
        <w:t>B. Sie führt zur Inaktivierung des Tumorsuppressorgens ABL</w:t>
      </w:r>
    </w:p>
    <w:p w14:paraId="2F5AD4F6" w14:textId="77777777" w:rsidR="002371BF" w:rsidRDefault="0011756F">
      <w:r>
        <w:t>C. Sie verursacht eine Deletion des ABL-Gens</w:t>
      </w:r>
    </w:p>
    <w:p w14:paraId="4AA8A57A" w14:textId="77777777" w:rsidR="002371BF" w:rsidRDefault="0011756F">
      <w:r>
        <w:rPr>
          <w:b/>
        </w:rPr>
        <w:t xml:space="preserve">D. Sie führt zur Aktivierung einer Tyrosinkinase </w:t>
      </w:r>
    </w:p>
    <w:p w14:paraId="42E1176E" w14:textId="77777777" w:rsidR="002371BF" w:rsidRDefault="0011756F">
      <w:r>
        <w:rPr>
          <w:b/>
        </w:rPr>
        <w:t>E. Die Translokation kann im peripheren Blut nachgewiesen werden</w:t>
      </w:r>
      <w:commentRangeEnd w:id="21"/>
      <w:r w:rsidR="00AD688E">
        <w:rPr>
          <w:rStyle w:val="Kommentarzeichen"/>
        </w:rPr>
        <w:commentReference w:id="21"/>
      </w:r>
    </w:p>
    <w:p w14:paraId="504CB632" w14:textId="77777777" w:rsidR="002371BF" w:rsidRDefault="0011756F">
      <w:r>
        <w:t>--</w:t>
      </w:r>
    </w:p>
    <w:p w14:paraId="29F670D6" w14:textId="77777777" w:rsidR="002371BF" w:rsidRDefault="0011756F">
      <w:r>
        <w:t>Titel: Klausur Blockpraktikum Pathologie Humanmedizin WS25-26</w:t>
      </w:r>
    </w:p>
    <w:p w14:paraId="6E537EF5" w14:textId="77777777" w:rsidR="00E86E6A" w:rsidRPr="00E86E6A" w:rsidRDefault="00E86E6A" w:rsidP="00E86E6A">
      <w:r w:rsidRPr="00E86E6A">
        <w:t>--</w:t>
      </w:r>
    </w:p>
    <w:p w14:paraId="143A6635" w14:textId="77777777" w:rsidR="002371BF" w:rsidRDefault="00E86E6A">
      <w:r>
        <w:t xml:space="preserve">15. </w:t>
      </w:r>
      <w:r w:rsidR="0011756F">
        <w:t>Welche histologische Veränderung ist charakteristisch für eine dysplastische plattenepitheliale Schleimhaut?</w:t>
      </w:r>
    </w:p>
    <w:p w14:paraId="1F6FB3A2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1B4B000E" w14:textId="77777777" w:rsidR="002371BF" w:rsidRDefault="0011756F">
      <w:r>
        <w:t>A. Die zerstörte Basalmembran</w:t>
      </w:r>
    </w:p>
    <w:p w14:paraId="274DE763" w14:textId="77777777" w:rsidR="002371BF" w:rsidRDefault="0011756F">
      <w:r>
        <w:t>B. Die erhaltenen Desmosomen</w:t>
      </w:r>
    </w:p>
    <w:p w14:paraId="72B293AF" w14:textId="77777777" w:rsidR="002371BF" w:rsidRDefault="0011756F">
      <w:r>
        <w:t>C. Das Vorkommen von vermehrten Mitosen in der Basalzellschicht</w:t>
      </w:r>
      <w:r>
        <w:rPr>
          <w:b/>
        </w:rPr>
        <w:t xml:space="preserve"> </w:t>
      </w:r>
    </w:p>
    <w:p w14:paraId="47D88ECB" w14:textId="77777777" w:rsidR="002371BF" w:rsidRDefault="0011756F">
      <w:r>
        <w:rPr>
          <w:b/>
        </w:rPr>
        <w:t>D. Die aufgehobene Schichtung</w:t>
      </w:r>
    </w:p>
    <w:p w14:paraId="59EAE314" w14:textId="77777777" w:rsidR="002371BF" w:rsidRDefault="0011756F">
      <w:r>
        <w:t>E. Der Verlust von Zilien</w:t>
      </w:r>
    </w:p>
    <w:p w14:paraId="23164E3C" w14:textId="77777777" w:rsidR="002371BF" w:rsidRDefault="0011756F">
      <w:r>
        <w:t>--</w:t>
      </w:r>
    </w:p>
    <w:p w14:paraId="29C410B7" w14:textId="77777777" w:rsidR="002371BF" w:rsidRDefault="0011756F">
      <w:r>
        <w:t>Titel: Klausur Blockpraktikum Pathologie Humanmedizin WS25-26</w:t>
      </w:r>
    </w:p>
    <w:p w14:paraId="61C209CE" w14:textId="77777777" w:rsidR="00E86E6A" w:rsidRPr="00E86E6A" w:rsidRDefault="00E86E6A" w:rsidP="00E86E6A">
      <w:r w:rsidRPr="00E86E6A">
        <w:lastRenderedPageBreak/>
        <w:t>--</w:t>
      </w:r>
    </w:p>
    <w:p w14:paraId="6BFF0F0E" w14:textId="77777777" w:rsidR="002371BF" w:rsidRDefault="00E86E6A">
      <w:r>
        <w:t xml:space="preserve">16. </w:t>
      </w:r>
      <w:r w:rsidR="0011756F">
        <w:t>Für welche Krankheit sind Granulome mit zentraler Nekrose charakteristisch?</w:t>
      </w:r>
    </w:p>
    <w:p w14:paraId="32F18984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7735697D" w14:textId="77777777" w:rsidR="002371BF" w:rsidRDefault="0011756F">
      <w:r>
        <w:t>A. Die Sarkoidose</w:t>
      </w:r>
    </w:p>
    <w:p w14:paraId="571CC6C3" w14:textId="77777777" w:rsidR="002371BF" w:rsidRDefault="0011756F">
      <w:r>
        <w:t>B. Die Colitis ulcerosa</w:t>
      </w:r>
      <w:r>
        <w:rPr>
          <w:b/>
        </w:rPr>
        <w:t xml:space="preserve"> </w:t>
      </w:r>
    </w:p>
    <w:p w14:paraId="0602057A" w14:textId="77777777" w:rsidR="002371BF" w:rsidRDefault="0011756F">
      <w:r>
        <w:rPr>
          <w:b/>
        </w:rPr>
        <w:t>C. Die Tuberkulose</w:t>
      </w:r>
    </w:p>
    <w:p w14:paraId="1698DC9C" w14:textId="77777777" w:rsidR="002371BF" w:rsidRDefault="0011756F">
      <w:r>
        <w:t>D. Den Morbus Crohn</w:t>
      </w:r>
    </w:p>
    <w:p w14:paraId="0154047F" w14:textId="77777777" w:rsidR="002371BF" w:rsidRDefault="0011756F">
      <w:r>
        <w:t>E. Den Morbus Whipple</w:t>
      </w:r>
    </w:p>
    <w:p w14:paraId="0F3D3BFB" w14:textId="77777777" w:rsidR="002371BF" w:rsidRDefault="0011756F">
      <w:r>
        <w:t>--</w:t>
      </w:r>
    </w:p>
    <w:p w14:paraId="3B32B65F" w14:textId="77777777" w:rsidR="002371BF" w:rsidRDefault="0011756F">
      <w:r>
        <w:t>Titel: Klausur Blockpraktikum Pathologie Humanmedizin WS25-26</w:t>
      </w:r>
    </w:p>
    <w:p w14:paraId="238B239B" w14:textId="77777777" w:rsidR="00E86E6A" w:rsidRPr="00E86E6A" w:rsidRDefault="00E86E6A" w:rsidP="00E86E6A">
      <w:r w:rsidRPr="00E86E6A">
        <w:t>--</w:t>
      </w:r>
    </w:p>
    <w:p w14:paraId="2BE1BF3C" w14:textId="77777777" w:rsidR="002371BF" w:rsidRDefault="00E86E6A">
      <w:r>
        <w:t xml:space="preserve">17. </w:t>
      </w:r>
      <w:r w:rsidR="0011756F">
        <w:t>Welche Zellen werden in der immunhistochemischen Ki67-Darstellung markiert?</w:t>
      </w:r>
    </w:p>
    <w:p w14:paraId="0E72370B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4EB65718" w14:textId="77777777" w:rsidR="002371BF" w:rsidRDefault="0011756F">
      <w:r>
        <w:t>A. Alle Zellen in der M-Phase des Zellzyklus</w:t>
      </w:r>
    </w:p>
    <w:p w14:paraId="4438131A" w14:textId="77777777" w:rsidR="002371BF" w:rsidRDefault="0011756F">
      <w:r>
        <w:t>B. Alle Zellen am Übergang der G0 in die G1 Phase des Zellzyklus</w:t>
      </w:r>
    </w:p>
    <w:p w14:paraId="3641AF0D" w14:textId="77777777" w:rsidR="002371BF" w:rsidRDefault="0011756F">
      <w:r>
        <w:t>C. Alle Zellen in der S-Phase des Zellzyklus</w:t>
      </w:r>
    </w:p>
    <w:p w14:paraId="10E56110" w14:textId="77777777" w:rsidR="002371BF" w:rsidRDefault="0011756F">
      <w:r>
        <w:t>D. Alle Zellen am Übergang der G2 in die M Phase des Zellzyklu</w:t>
      </w:r>
      <w:r>
        <w:rPr>
          <w:b/>
        </w:rPr>
        <w:t>s</w:t>
      </w:r>
    </w:p>
    <w:p w14:paraId="4AC96666" w14:textId="77777777" w:rsidR="002371BF" w:rsidRDefault="0011756F">
      <w:r>
        <w:rPr>
          <w:b/>
        </w:rPr>
        <w:t>E. Alle Zellen in den G1-S-G2-M Phasen des Zellzyklus</w:t>
      </w:r>
    </w:p>
    <w:p w14:paraId="2B6A2AC0" w14:textId="77777777" w:rsidR="002371BF" w:rsidRDefault="0011756F">
      <w:r>
        <w:t>--</w:t>
      </w:r>
    </w:p>
    <w:p w14:paraId="22F6DD78" w14:textId="77777777" w:rsidR="002371BF" w:rsidRDefault="0011756F">
      <w:r>
        <w:t>Titel: Klausur Blockpraktikum Pathologie Humanmedizin WS25-26</w:t>
      </w:r>
    </w:p>
    <w:p w14:paraId="739B16A3" w14:textId="77777777" w:rsidR="00E86E6A" w:rsidRPr="00E86E6A" w:rsidRDefault="00E86E6A" w:rsidP="00E86E6A">
      <w:r w:rsidRPr="00E86E6A">
        <w:t>--</w:t>
      </w:r>
    </w:p>
    <w:p w14:paraId="1FC06773" w14:textId="77777777" w:rsidR="002371BF" w:rsidRDefault="00E86E6A">
      <w:r>
        <w:t xml:space="preserve">18. </w:t>
      </w:r>
      <w:r w:rsidR="0011756F">
        <w:t>Mit welcher Therapie können die Stammzellen eines Pankreaskarzinoms eliminiert werden?</w:t>
      </w:r>
    </w:p>
    <w:p w14:paraId="334D608C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3A7DB66C" w14:textId="77777777" w:rsidR="002371BF" w:rsidRDefault="0011756F">
      <w:r>
        <w:t>A. Durch eine hochdosierte Bestrahlung des gesamten Pankreas</w:t>
      </w:r>
    </w:p>
    <w:p w14:paraId="03CC25BB" w14:textId="77777777" w:rsidR="002371BF" w:rsidRDefault="0011756F">
      <w:r>
        <w:t>B. Mit einer Immuncheckpoint-Inhibitor-Therapie</w:t>
      </w:r>
    </w:p>
    <w:p w14:paraId="49D017E7" w14:textId="77777777" w:rsidR="002371BF" w:rsidRDefault="0011756F">
      <w:r>
        <w:t>C. Mit einer zielgerichteten Therapie gegen nachgewiesenen Treibermutationen des Karzinoms</w:t>
      </w:r>
      <w:r>
        <w:rPr>
          <w:b/>
        </w:rPr>
        <w:t xml:space="preserve"> </w:t>
      </w:r>
    </w:p>
    <w:p w14:paraId="4F31CFC2" w14:textId="77777777" w:rsidR="002371BF" w:rsidRPr="0011756F" w:rsidRDefault="0011756F">
      <w:pPr>
        <w:rPr>
          <w:b/>
        </w:rPr>
      </w:pPr>
      <w:r w:rsidRPr="0011756F">
        <w:rPr>
          <w:b/>
        </w:rPr>
        <w:t>D. Mit einer vollständigen operativen Tumorentfernung</w:t>
      </w:r>
    </w:p>
    <w:p w14:paraId="44FC3352" w14:textId="77777777" w:rsidR="002371BF" w:rsidRDefault="0011756F">
      <w:r>
        <w:t>E. Mit einer autologen Stammzelltransplantation</w:t>
      </w:r>
    </w:p>
    <w:p w14:paraId="1A49B592" w14:textId="77777777" w:rsidR="002371BF" w:rsidRDefault="0011756F">
      <w:r>
        <w:t>--</w:t>
      </w:r>
    </w:p>
    <w:p w14:paraId="18C76148" w14:textId="77777777" w:rsidR="002371BF" w:rsidRDefault="0011756F">
      <w:r>
        <w:t>Titel: Klausur Blockpraktikum Pathologie Humanmedizin WS25-26</w:t>
      </w:r>
    </w:p>
    <w:p w14:paraId="33EBC652" w14:textId="77777777" w:rsidR="00E86E6A" w:rsidRPr="00E86E6A" w:rsidRDefault="00E86E6A" w:rsidP="00E86E6A">
      <w:r w:rsidRPr="00E86E6A">
        <w:t>--</w:t>
      </w:r>
    </w:p>
    <w:p w14:paraId="77241658" w14:textId="77777777" w:rsidR="002371BF" w:rsidRDefault="00E86E6A">
      <w:r>
        <w:lastRenderedPageBreak/>
        <w:t xml:space="preserve">19. </w:t>
      </w:r>
      <w:r w:rsidR="0011756F">
        <w:t>Welche histologischen Merkmale führen zur Vergabe eines Grad 2 bei einem Plattenepithelkarzinom?</w:t>
      </w:r>
    </w:p>
    <w:p w14:paraId="3E7A3703" w14:textId="77777777" w:rsidR="002371BF" w:rsidRDefault="00647DDC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719D5078" w14:textId="77777777" w:rsidR="002371BF" w:rsidRDefault="0011756F">
      <w:r>
        <w:rPr>
          <w:b/>
        </w:rPr>
        <w:t>A</w:t>
      </w:r>
      <w:r w:rsidR="005A7823">
        <w:rPr>
          <w:b/>
        </w:rPr>
        <w:t>.</w:t>
      </w:r>
      <w:r>
        <w:rPr>
          <w:b/>
        </w:rPr>
        <w:t> Die Karzinomzellen wachsen in soliden Verbänden, die Hornlamellen enthalten</w:t>
      </w:r>
    </w:p>
    <w:p w14:paraId="3B24F864" w14:textId="77777777" w:rsidR="002371BF" w:rsidRDefault="0011756F">
      <w:r>
        <w:t>B. Die Karzinomzellen enthalten Schleimvakuolen im Zytoplasma</w:t>
      </w:r>
    </w:p>
    <w:p w14:paraId="1459E448" w14:textId="77777777" w:rsidR="002371BF" w:rsidRDefault="0011756F">
      <w:r>
        <w:t>C. Das Karzinom infiltriert breitflächig den Schildknorpel und breitet sich bis in die Haut aus</w:t>
      </w:r>
    </w:p>
    <w:p w14:paraId="57974A5D" w14:textId="77777777" w:rsidR="002371BF" w:rsidRDefault="0011756F">
      <w:r>
        <w:t>D. Die Karzinomzellen sind pleomorph und lassen nur ansatzweise an Epithelzellen denken</w:t>
      </w:r>
    </w:p>
    <w:p w14:paraId="620CB211" w14:textId="77777777" w:rsidR="002371BF" w:rsidRDefault="0011756F">
      <w:r>
        <w:t>E. Die Karzinomzellen weisen zahlreiche atypische Mitosen auf</w:t>
      </w:r>
    </w:p>
    <w:p w14:paraId="1C181FAD" w14:textId="77777777" w:rsidR="002371BF" w:rsidRDefault="0011756F">
      <w:r>
        <w:t>--</w:t>
      </w:r>
    </w:p>
    <w:p w14:paraId="64840018" w14:textId="77777777" w:rsidR="002371BF" w:rsidRDefault="0011756F">
      <w:r>
        <w:t>Titel: Klausur Blockpraktikum Pathologie Humanmedizin WS25-26</w:t>
      </w:r>
    </w:p>
    <w:p w14:paraId="3704872A" w14:textId="77777777" w:rsidR="00E86E6A" w:rsidRPr="00E86E6A" w:rsidRDefault="00E86E6A" w:rsidP="00E86E6A">
      <w:r w:rsidRPr="00E86E6A">
        <w:t>--</w:t>
      </w:r>
    </w:p>
    <w:p w14:paraId="43C2260E" w14:textId="77777777" w:rsidR="002371BF" w:rsidRDefault="00E86E6A">
      <w:commentRangeStart w:id="24"/>
      <w:r>
        <w:t xml:space="preserve">20. </w:t>
      </w:r>
      <w:r w:rsidR="0011756F">
        <w:t>Welche sind mögliche Komplikationen einer fortgeschrittenen Atherosklerose?</w:t>
      </w:r>
    </w:p>
    <w:p w14:paraId="0A3AD216" w14:textId="77777777" w:rsidR="002371BF" w:rsidRDefault="0011756F">
      <w:r>
        <w:t xml:space="preserve">Typ: </w:t>
      </w:r>
      <w:proofErr w:type="spellStart"/>
      <w:r>
        <w:t>PickS</w:t>
      </w:r>
      <w:proofErr w:type="spellEnd"/>
    </w:p>
    <w:p w14:paraId="0D9A5828" w14:textId="77777777" w:rsidR="002371BF" w:rsidRDefault="0011756F">
      <w:r>
        <w:rPr>
          <w:b/>
        </w:rPr>
        <w:t>A.</w:t>
      </w:r>
      <w:r w:rsidRPr="0011756F">
        <w:rPr>
          <w:b/>
        </w:rPr>
        <w:t xml:space="preserve"> Anämische Niereninfarkte</w:t>
      </w:r>
    </w:p>
    <w:p w14:paraId="7534B8EA" w14:textId="77777777" w:rsidR="002371BF" w:rsidRDefault="0011756F">
      <w:r>
        <w:t>B. Lungenarterienembolie</w:t>
      </w:r>
      <w:r>
        <w:rPr>
          <w:b/>
        </w:rPr>
        <w:t> </w:t>
      </w:r>
    </w:p>
    <w:p w14:paraId="02A6E6AB" w14:textId="77777777" w:rsidR="002371BF" w:rsidRDefault="0011756F">
      <w:r>
        <w:rPr>
          <w:b/>
        </w:rPr>
        <w:t xml:space="preserve">C. </w:t>
      </w:r>
      <w:proofErr w:type="spellStart"/>
      <w:r>
        <w:rPr>
          <w:b/>
        </w:rPr>
        <w:t>Infrarenales</w:t>
      </w:r>
      <w:proofErr w:type="spellEnd"/>
      <w:r>
        <w:rPr>
          <w:b/>
        </w:rPr>
        <w:t xml:space="preserve"> Bauchaortenaneurysma </w:t>
      </w:r>
    </w:p>
    <w:p w14:paraId="57EBD2C3" w14:textId="77777777" w:rsidR="002371BF" w:rsidRDefault="0011756F">
      <w:r>
        <w:rPr>
          <w:b/>
        </w:rPr>
        <w:t>D. Gehirninfarkte</w:t>
      </w:r>
    </w:p>
    <w:p w14:paraId="0D0155DE" w14:textId="77777777" w:rsidR="002371BF" w:rsidRDefault="0011756F">
      <w:r>
        <w:t xml:space="preserve">E. </w:t>
      </w:r>
      <w:proofErr w:type="spellStart"/>
      <w:r>
        <w:t>Arteriolosklerose</w:t>
      </w:r>
      <w:commentRangeEnd w:id="24"/>
      <w:proofErr w:type="spellEnd"/>
      <w:r w:rsidR="008E4353">
        <w:rPr>
          <w:rStyle w:val="Kommentarzeichen"/>
        </w:rPr>
        <w:commentReference w:id="24"/>
      </w:r>
    </w:p>
    <w:p w14:paraId="0747D3A8" w14:textId="77777777" w:rsidR="002371BF" w:rsidRDefault="0011756F">
      <w:r>
        <w:t>--</w:t>
      </w:r>
    </w:p>
    <w:p w14:paraId="698F9BBC" w14:textId="77777777" w:rsidR="002371BF" w:rsidRDefault="0011756F">
      <w:r>
        <w:t>Titel: Klausur Blockpraktikum Pathologie Humanmedizin WS25-26</w:t>
      </w:r>
    </w:p>
    <w:p w14:paraId="455674FB" w14:textId="77777777" w:rsidR="00E86E6A" w:rsidRPr="00E86E6A" w:rsidRDefault="00E86E6A" w:rsidP="00E86E6A">
      <w:r w:rsidRPr="00E86E6A">
        <w:t>--</w:t>
      </w:r>
    </w:p>
    <w:p w14:paraId="20D29A6D" w14:textId="77777777" w:rsidR="002371BF" w:rsidRDefault="00E86E6A">
      <w:r>
        <w:t xml:space="preserve">21. </w:t>
      </w:r>
      <w:r w:rsidR="0011756F">
        <w:t>Welche malignen Tumore sind durch eine hohe Mutationslast charakterisiert?</w:t>
      </w:r>
    </w:p>
    <w:p w14:paraId="4A7B07E3" w14:textId="77777777" w:rsidR="002371BF" w:rsidRDefault="0011756F">
      <w:r>
        <w:t xml:space="preserve">Typ: </w:t>
      </w:r>
      <w:proofErr w:type="spellStart"/>
      <w:r>
        <w:t>PickS</w:t>
      </w:r>
      <w:proofErr w:type="spellEnd"/>
    </w:p>
    <w:p w14:paraId="6CEA6375" w14:textId="77777777" w:rsidR="002371BF" w:rsidRDefault="0011756F">
      <w:r>
        <w:t>A. Maligne Tumore des Kindesalters</w:t>
      </w:r>
    </w:p>
    <w:p w14:paraId="76F67118" w14:textId="77777777" w:rsidR="002371BF" w:rsidRDefault="0011756F">
      <w:r>
        <w:t>B. Akute lymphatische Leukämien</w:t>
      </w:r>
      <w:r>
        <w:rPr>
          <w:b/>
        </w:rPr>
        <w:t xml:space="preserve"> </w:t>
      </w:r>
    </w:p>
    <w:p w14:paraId="675D8DA4" w14:textId="77777777" w:rsidR="002371BF" w:rsidRDefault="0011756F">
      <w:r>
        <w:rPr>
          <w:b/>
        </w:rPr>
        <w:t xml:space="preserve">C. Maligne Tumore im Rahmen eines Lynch-Syndroms </w:t>
      </w:r>
    </w:p>
    <w:p w14:paraId="0B0FCA63" w14:textId="77777777" w:rsidR="002371BF" w:rsidRDefault="0011756F">
      <w:r>
        <w:rPr>
          <w:b/>
        </w:rPr>
        <w:t>D. Nicht-kleinzellige Lungenkarzinome</w:t>
      </w:r>
    </w:p>
    <w:p w14:paraId="77D3EA77" w14:textId="77777777" w:rsidR="002371BF" w:rsidRDefault="0011756F">
      <w:r>
        <w:t>E. Adenokarzinome der Prostata</w:t>
      </w:r>
    </w:p>
    <w:p w14:paraId="17D6C168" w14:textId="77777777" w:rsidR="002371BF" w:rsidRDefault="0011756F">
      <w:r>
        <w:t>--</w:t>
      </w:r>
    </w:p>
    <w:p w14:paraId="24C67518" w14:textId="77777777" w:rsidR="002371BF" w:rsidRDefault="0011756F">
      <w:r>
        <w:t>Titel: Klausur Blockpraktikum Pathologie Humanmedizin WS25-26</w:t>
      </w:r>
    </w:p>
    <w:p w14:paraId="6C86EA0A" w14:textId="77777777" w:rsidR="00E86E6A" w:rsidRPr="00E86E6A" w:rsidRDefault="00E86E6A" w:rsidP="00E86E6A">
      <w:r w:rsidRPr="00E86E6A">
        <w:t>--</w:t>
      </w:r>
    </w:p>
    <w:p w14:paraId="0ECD770C" w14:textId="77777777" w:rsidR="002371BF" w:rsidRDefault="00E86E6A">
      <w:r>
        <w:t xml:space="preserve">22. </w:t>
      </w:r>
      <w:r w:rsidR="0011756F">
        <w:t>Welche Aussage zur Tumorheterogenität trifft zu?</w:t>
      </w:r>
    </w:p>
    <w:p w14:paraId="7B5CD31C" w14:textId="77777777" w:rsidR="002371BF" w:rsidRDefault="00E86E6A">
      <w:r>
        <w:lastRenderedPageBreak/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331BCB83" w14:textId="77777777" w:rsidR="002371BF" w:rsidRDefault="0011756F">
      <w:r>
        <w:t>A. Sämtliche Zellen eines Adenokarzinoms des Pankreas weisen dieselben genetischen Veränderungen auf</w:t>
      </w:r>
    </w:p>
    <w:p w14:paraId="4C5B419F" w14:textId="77777777" w:rsidR="002371BF" w:rsidRDefault="0011756F">
      <w:r>
        <w:t xml:space="preserve">B. Die Adenokarzinome des Pankreas von zwei Patienten weisen ein identisches Mutationsmuster der </w:t>
      </w:r>
      <w:proofErr w:type="spellStart"/>
      <w:r>
        <w:t>Treibergene</w:t>
      </w:r>
      <w:proofErr w:type="spellEnd"/>
      <w:r>
        <w:t xml:space="preserve"> auf</w:t>
      </w:r>
    </w:p>
    <w:p w14:paraId="63F15337" w14:textId="77777777" w:rsidR="002371BF" w:rsidRDefault="0011756F">
      <w:r>
        <w:t>C. Die Metastasen eines Adenokarzinoms des Pankreas weisen dieselben genetischen Veränderungen wie der Primärtumor auf</w:t>
      </w:r>
    </w:p>
    <w:p w14:paraId="3C1258BF" w14:textId="77777777" w:rsidR="002371BF" w:rsidRDefault="0011756F">
      <w:r>
        <w:t>D. Die Metastasen eines Adenokarzinoms des Pankreas weisen identische Mutationen zueinander auf, die sich jedoch vom Primärtumor unterscheiden</w:t>
      </w:r>
      <w:r>
        <w:rPr>
          <w:b/>
        </w:rPr>
        <w:t xml:space="preserve"> </w:t>
      </w:r>
    </w:p>
    <w:p w14:paraId="26E36337" w14:textId="77777777" w:rsidR="002371BF" w:rsidRDefault="0011756F">
      <w:r>
        <w:rPr>
          <w:b/>
        </w:rPr>
        <w:t>E. Die Metastasen eines Adenokarzinoms des Pankreas weisen unterschiedliche genetische Veränderungen untereinander und zum Primärtumor auf</w:t>
      </w:r>
    </w:p>
    <w:p w14:paraId="7C6207EC" w14:textId="77777777" w:rsidR="002371BF" w:rsidRDefault="0011756F">
      <w:r>
        <w:t>--</w:t>
      </w:r>
    </w:p>
    <w:p w14:paraId="57D6EBDC" w14:textId="77777777" w:rsidR="002371BF" w:rsidRDefault="0011756F">
      <w:r>
        <w:t>Titel: Klausur Blockpraktikum Pathologie Humanmedizin WS25-26</w:t>
      </w:r>
    </w:p>
    <w:p w14:paraId="6B232BF7" w14:textId="77777777" w:rsidR="00E86E6A" w:rsidRPr="00E86E6A" w:rsidRDefault="00E86E6A" w:rsidP="00E86E6A">
      <w:r w:rsidRPr="00E86E6A">
        <w:t>--</w:t>
      </w:r>
    </w:p>
    <w:p w14:paraId="3F5A82CA" w14:textId="77777777" w:rsidR="002371BF" w:rsidRDefault="00E86E6A">
      <w:r>
        <w:t xml:space="preserve">23. </w:t>
      </w:r>
      <w:r w:rsidR="0011756F">
        <w:t xml:space="preserve">Mit welchen zwei Methoden kann am Formalin-fixierten und in Paraffin eingebettetem Gewebe eine Infektion durch M. </w:t>
      </w:r>
      <w:proofErr w:type="spellStart"/>
      <w:r w:rsidR="0011756F">
        <w:t>tuberculosis</w:t>
      </w:r>
      <w:proofErr w:type="spellEnd"/>
      <w:r w:rsidR="0011756F">
        <w:t xml:space="preserve"> nachgewiesen werden?</w:t>
      </w:r>
    </w:p>
    <w:p w14:paraId="0E585421" w14:textId="77777777" w:rsidR="002371BF" w:rsidRDefault="0011756F">
      <w:r>
        <w:t xml:space="preserve">Typ: </w:t>
      </w:r>
      <w:proofErr w:type="spellStart"/>
      <w:r>
        <w:t>PickS</w:t>
      </w:r>
      <w:proofErr w:type="spellEnd"/>
    </w:p>
    <w:p w14:paraId="6DA03A2C" w14:textId="77777777" w:rsidR="002371BF" w:rsidRDefault="0011756F">
      <w:r>
        <w:t>A. Durch den histologischen Nachweis von Granulomen mit zentraler Nekrose</w:t>
      </w:r>
    </w:p>
    <w:p w14:paraId="36E48F10" w14:textId="77777777" w:rsidR="002371BF" w:rsidRDefault="0011756F">
      <w:r>
        <w:t>B. Durch die PAS-Färbung</w:t>
      </w:r>
      <w:r>
        <w:rPr>
          <w:b/>
        </w:rPr>
        <w:t xml:space="preserve"> </w:t>
      </w:r>
    </w:p>
    <w:p w14:paraId="795133FF" w14:textId="77777777" w:rsidR="002371BF" w:rsidRDefault="0011756F">
      <w:r>
        <w:rPr>
          <w:b/>
        </w:rPr>
        <w:t xml:space="preserve">C. Durch die </w:t>
      </w:r>
      <w:proofErr w:type="spellStart"/>
      <w:r>
        <w:rPr>
          <w:b/>
        </w:rPr>
        <w:t>Ziehl</w:t>
      </w:r>
      <w:proofErr w:type="spellEnd"/>
      <w:r>
        <w:rPr>
          <w:b/>
        </w:rPr>
        <w:t xml:space="preserve">-Neelsen Färbung </w:t>
      </w:r>
    </w:p>
    <w:p w14:paraId="3B44C003" w14:textId="77777777" w:rsidR="002371BF" w:rsidRDefault="0011756F">
      <w:r>
        <w:rPr>
          <w:b/>
        </w:rPr>
        <w:t xml:space="preserve">D. Durch eine PCR-Reaktion zum Nachweis von Nucleinsäuren des M. </w:t>
      </w:r>
      <w:proofErr w:type="spellStart"/>
      <w:r>
        <w:rPr>
          <w:b/>
        </w:rPr>
        <w:t>tuberculosis</w:t>
      </w:r>
      <w:proofErr w:type="spellEnd"/>
    </w:p>
    <w:p w14:paraId="57870F07" w14:textId="77777777" w:rsidR="002371BF" w:rsidRDefault="0011756F">
      <w:r>
        <w:t xml:space="preserve">E. Durch das Erkennen einer </w:t>
      </w:r>
      <w:proofErr w:type="spellStart"/>
      <w:r>
        <w:t>fibrinoiden</w:t>
      </w:r>
      <w:proofErr w:type="spellEnd"/>
      <w:r>
        <w:t xml:space="preserve"> Nekrose</w:t>
      </w:r>
    </w:p>
    <w:p w14:paraId="73585482" w14:textId="77777777" w:rsidR="002371BF" w:rsidRDefault="0011756F">
      <w:r>
        <w:t>--</w:t>
      </w:r>
    </w:p>
    <w:p w14:paraId="1EAEFEAF" w14:textId="77777777" w:rsidR="002371BF" w:rsidRDefault="0011756F">
      <w:r>
        <w:t>Titel: Klausur Blockpraktikum Pathologie Humanmedizin WS25-26</w:t>
      </w:r>
    </w:p>
    <w:p w14:paraId="3A6D3200" w14:textId="77777777" w:rsidR="00E86E6A" w:rsidRPr="00E86E6A" w:rsidRDefault="00E86E6A" w:rsidP="00E86E6A">
      <w:r w:rsidRPr="00E86E6A">
        <w:t>--</w:t>
      </w:r>
    </w:p>
    <w:p w14:paraId="0A240D35" w14:textId="77777777" w:rsidR="002371BF" w:rsidRDefault="00E86E6A">
      <w:r>
        <w:t xml:space="preserve">24. </w:t>
      </w:r>
      <w:r w:rsidR="0011756F">
        <w:t>Welche Aussage zu den Hypersensitivitätsreaktionen trifft zu?</w:t>
      </w:r>
    </w:p>
    <w:p w14:paraId="241B709D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4BBC0004" w14:textId="77777777" w:rsidR="002371BF" w:rsidRDefault="0011756F">
      <w:r>
        <w:t>A. Der Tine-Test ist ein klassisches Beispiel einer Typ III Hypersensitivitätsreaktion</w:t>
      </w:r>
    </w:p>
    <w:p w14:paraId="06597026" w14:textId="77777777" w:rsidR="002371BF" w:rsidRDefault="0011756F">
      <w:r>
        <w:t>B. Die Rhesus-Inkompatibilität ist ein klassisches Beispiel einer Typ IV Hypersensitivitätsreaktion</w:t>
      </w:r>
    </w:p>
    <w:p w14:paraId="30301B5A" w14:textId="77777777" w:rsidR="002371BF" w:rsidRDefault="0011756F">
      <w:r>
        <w:t>C. Der M. Basedow ist ein klassisches Beispiel einer Typ III Hypersensitivitätsreaktion</w:t>
      </w:r>
      <w:r>
        <w:rPr>
          <w:b/>
        </w:rPr>
        <w:t xml:space="preserve"> </w:t>
      </w:r>
    </w:p>
    <w:p w14:paraId="4096125A" w14:textId="77777777" w:rsidR="002371BF" w:rsidRPr="0011756F" w:rsidRDefault="0011756F">
      <w:pPr>
        <w:rPr>
          <w:b/>
        </w:rPr>
      </w:pPr>
      <w:r w:rsidRPr="0011756F">
        <w:rPr>
          <w:b/>
        </w:rPr>
        <w:t>D. Die allergische Rhinitis ist ein klassisches Beispiel einer Typ I Hypersensitivitätsreaktion</w:t>
      </w:r>
    </w:p>
    <w:p w14:paraId="584AEB8C" w14:textId="77777777" w:rsidR="002371BF" w:rsidRDefault="0011756F">
      <w:r>
        <w:t>E. Das Asthma bronchiale ist ein klassisches Beispiel einer Typ III Hypersensitivitätsreaktion</w:t>
      </w:r>
    </w:p>
    <w:p w14:paraId="4D3B466E" w14:textId="77777777" w:rsidR="002371BF" w:rsidRDefault="0011756F">
      <w:r>
        <w:t>--</w:t>
      </w:r>
    </w:p>
    <w:p w14:paraId="7609CB5D" w14:textId="77777777" w:rsidR="002371BF" w:rsidRDefault="0011756F">
      <w:r>
        <w:t>Titel: Klausur Blockpraktikum Pathologie Humanmedizin WS25-26</w:t>
      </w:r>
    </w:p>
    <w:p w14:paraId="70CBB414" w14:textId="77777777" w:rsidR="00E86E6A" w:rsidRPr="00E86E6A" w:rsidRDefault="00E86E6A" w:rsidP="00E86E6A">
      <w:r w:rsidRPr="00E86E6A">
        <w:lastRenderedPageBreak/>
        <w:t>--</w:t>
      </w:r>
    </w:p>
    <w:p w14:paraId="51C868DD" w14:textId="77777777" w:rsidR="002371BF" w:rsidRDefault="00E86E6A">
      <w:r>
        <w:t xml:space="preserve">25. </w:t>
      </w:r>
      <w:r w:rsidR="0011756F">
        <w:t>Welcher histologische Befund ist typisch für einen Morbus Crohn?</w:t>
      </w:r>
    </w:p>
    <w:p w14:paraId="106BBB08" w14:textId="77777777" w:rsidR="002371BF" w:rsidRDefault="0011756F">
      <w:r>
        <w:t xml:space="preserve">Typ: </w:t>
      </w:r>
      <w:proofErr w:type="spellStart"/>
      <w:r>
        <w:t>TypA</w:t>
      </w:r>
      <w:proofErr w:type="spellEnd"/>
    </w:p>
    <w:p w14:paraId="0FF2E618" w14:textId="77777777" w:rsidR="002371BF" w:rsidRDefault="0011756F">
      <w:r>
        <w:t>A. Flächenhafte Ulzera bis in die Submucosa</w:t>
      </w:r>
    </w:p>
    <w:p w14:paraId="7471E56E" w14:textId="77777777" w:rsidR="002371BF" w:rsidRDefault="0011756F">
      <w:r>
        <w:t>B. Epitheldysplasien</w:t>
      </w:r>
      <w:r>
        <w:rPr>
          <w:b/>
        </w:rPr>
        <w:t xml:space="preserve"> </w:t>
      </w:r>
    </w:p>
    <w:p w14:paraId="507BAE70" w14:textId="77777777" w:rsidR="002371BF" w:rsidRDefault="0011756F">
      <w:r>
        <w:rPr>
          <w:b/>
        </w:rPr>
        <w:t xml:space="preserve">C. </w:t>
      </w:r>
      <w:proofErr w:type="spellStart"/>
      <w:r>
        <w:rPr>
          <w:b/>
        </w:rPr>
        <w:t>Epitheloidgranulome</w:t>
      </w:r>
      <w:proofErr w:type="spellEnd"/>
      <w:r>
        <w:rPr>
          <w:b/>
        </w:rPr>
        <w:t xml:space="preserve"> mit mehrkernigen Riesenzellen</w:t>
      </w:r>
      <w:r>
        <w:t> </w:t>
      </w:r>
    </w:p>
    <w:p w14:paraId="33DFD3BB" w14:textId="77777777" w:rsidR="002371BF" w:rsidRDefault="0011756F">
      <w:r>
        <w:t xml:space="preserve">D. </w:t>
      </w:r>
      <w:proofErr w:type="spellStart"/>
      <w:r>
        <w:t>Kryptenabszesse</w:t>
      </w:r>
      <w:proofErr w:type="spellEnd"/>
    </w:p>
    <w:p w14:paraId="2CCA8CFE" w14:textId="77777777" w:rsidR="002371BF" w:rsidRDefault="0011756F">
      <w:r>
        <w:t>E. Beschränkung der Entzündung auf die Mucosa</w:t>
      </w:r>
    </w:p>
    <w:p w14:paraId="718FC0DD" w14:textId="77777777" w:rsidR="002371BF" w:rsidRDefault="0011756F">
      <w:r>
        <w:t>--</w:t>
      </w:r>
    </w:p>
    <w:p w14:paraId="32E6E143" w14:textId="77777777" w:rsidR="002371BF" w:rsidRDefault="0011756F">
      <w:r>
        <w:t>Titel: Klausur Blockpraktikum Pathologie Humanmedizin WS25-26</w:t>
      </w:r>
    </w:p>
    <w:p w14:paraId="5E5C8E4C" w14:textId="77777777" w:rsidR="00E86E6A" w:rsidRPr="00E86E6A" w:rsidRDefault="00E86E6A" w:rsidP="00E86E6A">
      <w:r w:rsidRPr="00E86E6A">
        <w:t>--</w:t>
      </w:r>
    </w:p>
    <w:p w14:paraId="1FCBD3FA" w14:textId="77777777" w:rsidR="002371BF" w:rsidRDefault="00E86E6A">
      <w:r>
        <w:t xml:space="preserve">26. </w:t>
      </w:r>
      <w:r w:rsidR="0011756F">
        <w:t>Welche histologischen Veränderungen der duodenalen Schleimhaut deuten auf eine Zöliakie hin?</w:t>
      </w:r>
    </w:p>
    <w:p w14:paraId="698FD38B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4DB35E67" w14:textId="77777777" w:rsidR="002371BF" w:rsidRDefault="0011756F">
      <w:r>
        <w:t>A. Multiple Erosionen und Ulzerationen</w:t>
      </w:r>
    </w:p>
    <w:p w14:paraId="75396643" w14:textId="77777777" w:rsidR="002371BF" w:rsidRDefault="0011756F">
      <w:r>
        <w:t>B. Vermehrte PAS-positive Makrophagen in der Mucosa</w:t>
      </w:r>
    </w:p>
    <w:p w14:paraId="3615182B" w14:textId="77777777" w:rsidR="002371BF" w:rsidRDefault="0011756F">
      <w:r>
        <w:t xml:space="preserve">C. Verkürzte Zotten mit vermehrten </w:t>
      </w:r>
      <w:proofErr w:type="spellStart"/>
      <w:r>
        <w:t>intraepithelialen</w:t>
      </w:r>
      <w:proofErr w:type="spellEnd"/>
      <w:r>
        <w:t xml:space="preserve"> B-Zellen</w:t>
      </w:r>
    </w:p>
    <w:p w14:paraId="624CFEF6" w14:textId="77777777" w:rsidR="002371BF" w:rsidRDefault="0011756F">
      <w:r>
        <w:rPr>
          <w:b/>
        </w:rPr>
        <w:t xml:space="preserve">D. Verkürzte Zotten mit vermehrten </w:t>
      </w:r>
      <w:proofErr w:type="spellStart"/>
      <w:r>
        <w:rPr>
          <w:b/>
        </w:rPr>
        <w:t>intraepithelialen</w:t>
      </w:r>
      <w:proofErr w:type="spellEnd"/>
      <w:r>
        <w:rPr>
          <w:b/>
        </w:rPr>
        <w:t xml:space="preserve"> T-Zellen</w:t>
      </w:r>
    </w:p>
    <w:p w14:paraId="3EDE1F4D" w14:textId="77777777" w:rsidR="002371BF" w:rsidRDefault="0011756F">
      <w:r>
        <w:t>E. Verkürzte Zotten und Dysplasien der Darmepithelien</w:t>
      </w:r>
    </w:p>
    <w:p w14:paraId="6A639115" w14:textId="77777777" w:rsidR="002371BF" w:rsidRDefault="0011756F">
      <w:r>
        <w:t>--</w:t>
      </w:r>
    </w:p>
    <w:p w14:paraId="08C1B0BE" w14:textId="77777777" w:rsidR="002371BF" w:rsidRDefault="0011756F">
      <w:r>
        <w:t>Titel: Klausur Blockpraktikum Pathologie Humanmedizin WS25-26</w:t>
      </w:r>
    </w:p>
    <w:p w14:paraId="09A621E6" w14:textId="77777777" w:rsidR="00E86E6A" w:rsidRPr="00E86E6A" w:rsidRDefault="00E86E6A" w:rsidP="00E86E6A">
      <w:r w:rsidRPr="00E86E6A">
        <w:t>--</w:t>
      </w:r>
    </w:p>
    <w:p w14:paraId="456F22DC" w14:textId="77777777" w:rsidR="002371BF" w:rsidRDefault="00E86E6A">
      <w:commentRangeStart w:id="25"/>
      <w:r>
        <w:t xml:space="preserve">27. </w:t>
      </w:r>
      <w:r w:rsidR="0011756F">
        <w:t>Zu welcher Komplikation oder zu welchen Komplikationen kann eine chronische Pankreatitis führen?</w:t>
      </w:r>
    </w:p>
    <w:p w14:paraId="53993580" w14:textId="77777777" w:rsidR="002371BF" w:rsidRDefault="0011756F">
      <w:r>
        <w:t xml:space="preserve">Typ: </w:t>
      </w:r>
      <w:proofErr w:type="spellStart"/>
      <w:r>
        <w:t>Kprim</w:t>
      </w:r>
      <w:proofErr w:type="spellEnd"/>
    </w:p>
    <w:p w14:paraId="37A658B3" w14:textId="77777777" w:rsidR="002371BF" w:rsidRDefault="0011756F">
      <w:r>
        <w:t>A. Fettgewebsnekrosen im Retroperitoneum</w:t>
      </w:r>
    </w:p>
    <w:p w14:paraId="03A5A5C5" w14:textId="77777777" w:rsidR="002371BF" w:rsidRDefault="0011756F">
      <w:r>
        <w:t>B. Darmverwachsungen</w:t>
      </w:r>
      <w:r>
        <w:rPr>
          <w:b/>
        </w:rPr>
        <w:t xml:space="preserve"> </w:t>
      </w:r>
    </w:p>
    <w:p w14:paraId="04D528C6" w14:textId="77777777" w:rsidR="002371BF" w:rsidRDefault="0011756F">
      <w:r>
        <w:rPr>
          <w:b/>
        </w:rPr>
        <w:t xml:space="preserve">C. Diabetes mellitus </w:t>
      </w:r>
    </w:p>
    <w:p w14:paraId="0089DBDF" w14:textId="77777777" w:rsidR="002371BF" w:rsidRDefault="0011756F">
      <w:r>
        <w:rPr>
          <w:b/>
        </w:rPr>
        <w:t xml:space="preserve">D. Osteoporose </w:t>
      </w:r>
    </w:p>
    <w:p w14:paraId="43C4A65F" w14:textId="77777777" w:rsidR="002371BF" w:rsidRDefault="0011756F">
      <w:r>
        <w:rPr>
          <w:b/>
        </w:rPr>
        <w:t>E. Erhöhtes Risiko zur Entwicklung eines Adenokarzinoms des Pankreas</w:t>
      </w:r>
      <w:commentRangeEnd w:id="25"/>
      <w:r w:rsidR="008E4353">
        <w:rPr>
          <w:rStyle w:val="Kommentarzeichen"/>
        </w:rPr>
        <w:commentReference w:id="25"/>
      </w:r>
    </w:p>
    <w:p w14:paraId="6A2F525E" w14:textId="77777777" w:rsidR="002371BF" w:rsidRDefault="0011756F">
      <w:r>
        <w:t>--</w:t>
      </w:r>
    </w:p>
    <w:p w14:paraId="3477CCDF" w14:textId="77777777" w:rsidR="002371BF" w:rsidRDefault="0011756F">
      <w:r>
        <w:t>Titel: Klausur Blockpraktikum Pathologie Humanmedizin WS25-26</w:t>
      </w:r>
    </w:p>
    <w:p w14:paraId="72FB4FFD" w14:textId="77777777" w:rsidR="00E86E6A" w:rsidRPr="00E86E6A" w:rsidRDefault="00E86E6A" w:rsidP="00E86E6A">
      <w:r w:rsidRPr="00E86E6A">
        <w:t>--</w:t>
      </w:r>
    </w:p>
    <w:p w14:paraId="2E3899F8" w14:textId="441C32F9" w:rsidR="002371BF" w:rsidRDefault="00E86E6A">
      <w:commentRangeStart w:id="26"/>
      <w:r>
        <w:lastRenderedPageBreak/>
        <w:t xml:space="preserve">28. </w:t>
      </w:r>
      <w:r w:rsidR="0011756F">
        <w:t xml:space="preserve">Mögliche Ursache(n) einer Leberzirrhose </w:t>
      </w:r>
      <w:ins w:id="27" w:author="Entwistle, Andrew" w:date="2025-11-24T16:06:00Z">
        <w:r w:rsidR="008E4353">
          <w:t>ist/</w:t>
        </w:r>
      </w:ins>
      <w:r w:rsidR="0011756F">
        <w:t>sind</w:t>
      </w:r>
      <w:ins w:id="28" w:author="Entwistle, Andrew" w:date="2025-11-24T16:06:00Z">
        <w:r w:rsidR="008E4353">
          <w:t>:</w:t>
        </w:r>
      </w:ins>
    </w:p>
    <w:p w14:paraId="4C7778B7" w14:textId="77777777" w:rsidR="002371BF" w:rsidRPr="00883358" w:rsidRDefault="0011756F">
      <w:pPr>
        <w:rPr>
          <w:lang w:val="en-GB"/>
        </w:rPr>
      </w:pPr>
      <w:proofErr w:type="spellStart"/>
      <w:r w:rsidRPr="00883358">
        <w:rPr>
          <w:lang w:val="en-GB"/>
        </w:rPr>
        <w:t>Typ</w:t>
      </w:r>
      <w:proofErr w:type="spellEnd"/>
      <w:r w:rsidRPr="00883358">
        <w:rPr>
          <w:lang w:val="en-GB"/>
        </w:rPr>
        <w:t xml:space="preserve">: </w:t>
      </w:r>
      <w:proofErr w:type="spellStart"/>
      <w:r w:rsidRPr="00883358">
        <w:rPr>
          <w:lang w:val="en-GB"/>
        </w:rPr>
        <w:t>Kprim</w:t>
      </w:r>
      <w:proofErr w:type="spellEnd"/>
    </w:p>
    <w:p w14:paraId="1E5ED21C" w14:textId="77777777" w:rsidR="002371BF" w:rsidRPr="00883358" w:rsidRDefault="0011756F">
      <w:pPr>
        <w:rPr>
          <w:lang w:val="en-GB"/>
        </w:rPr>
      </w:pPr>
      <w:r w:rsidRPr="00883358">
        <w:rPr>
          <w:lang w:val="en-GB"/>
        </w:rPr>
        <w:t>A. Hepatitis A</w:t>
      </w:r>
      <w:r w:rsidRPr="00883358">
        <w:rPr>
          <w:b/>
          <w:lang w:val="en-GB"/>
        </w:rPr>
        <w:t xml:space="preserve"> </w:t>
      </w:r>
    </w:p>
    <w:p w14:paraId="36AF368B" w14:textId="77777777" w:rsidR="002371BF" w:rsidRPr="00883358" w:rsidRDefault="0011756F">
      <w:pPr>
        <w:rPr>
          <w:lang w:val="en-GB"/>
        </w:rPr>
      </w:pPr>
      <w:r w:rsidRPr="00883358">
        <w:rPr>
          <w:b/>
          <w:lang w:val="en-GB"/>
        </w:rPr>
        <w:t xml:space="preserve">B. </w:t>
      </w:r>
      <w:proofErr w:type="spellStart"/>
      <w:r w:rsidRPr="00883358">
        <w:rPr>
          <w:b/>
          <w:lang w:val="en-GB"/>
        </w:rPr>
        <w:t>Hämochromatose</w:t>
      </w:r>
      <w:proofErr w:type="spellEnd"/>
      <w:r w:rsidRPr="00883358">
        <w:rPr>
          <w:b/>
          <w:lang w:val="en-GB"/>
        </w:rPr>
        <w:t xml:space="preserve"> </w:t>
      </w:r>
    </w:p>
    <w:p w14:paraId="7ACC3913" w14:textId="77777777" w:rsidR="002371BF" w:rsidRDefault="0011756F">
      <w:r>
        <w:rPr>
          <w:b/>
        </w:rPr>
        <w:t xml:space="preserve">C. Chronischer Alkoholabusus </w:t>
      </w:r>
    </w:p>
    <w:p w14:paraId="07B69228" w14:textId="77777777" w:rsidR="002371BF" w:rsidRDefault="0011756F">
      <w:r>
        <w:rPr>
          <w:b/>
        </w:rPr>
        <w:t>D. Sklerosierende Cholangitis</w:t>
      </w:r>
    </w:p>
    <w:p w14:paraId="0211AC93" w14:textId="77777777" w:rsidR="002371BF" w:rsidRDefault="0011756F">
      <w:r>
        <w:t>E. Stenosierende Atherosklerose</w:t>
      </w:r>
      <w:commentRangeEnd w:id="26"/>
      <w:r w:rsidR="008E4353">
        <w:rPr>
          <w:rStyle w:val="Kommentarzeichen"/>
        </w:rPr>
        <w:commentReference w:id="26"/>
      </w:r>
    </w:p>
    <w:p w14:paraId="7B164509" w14:textId="77777777" w:rsidR="002371BF" w:rsidRDefault="0011756F">
      <w:r>
        <w:t>--</w:t>
      </w:r>
    </w:p>
    <w:p w14:paraId="20636EF9" w14:textId="77777777" w:rsidR="002371BF" w:rsidRDefault="0011756F">
      <w:r>
        <w:t>Titel: Klausur Blockpraktikum Pathologie Humanmedizin WS25-26</w:t>
      </w:r>
    </w:p>
    <w:p w14:paraId="21A504E0" w14:textId="77777777" w:rsidR="00E86E6A" w:rsidRPr="00E86E6A" w:rsidRDefault="00E86E6A" w:rsidP="00E86E6A">
      <w:r w:rsidRPr="00E86E6A">
        <w:t>--</w:t>
      </w:r>
    </w:p>
    <w:p w14:paraId="52B8C49D" w14:textId="2D8A05C5" w:rsidR="002371BF" w:rsidRDefault="00E86E6A">
      <w:commentRangeStart w:id="29"/>
      <w:r>
        <w:t xml:space="preserve">29. </w:t>
      </w:r>
      <w:r w:rsidR="0011756F">
        <w:t>Welche Aussage</w:t>
      </w:r>
      <w:ins w:id="30" w:author="Entwistle, Andrew" w:date="2025-11-24T16:07:00Z">
        <w:r w:rsidR="008E4353">
          <w:t>(</w:t>
        </w:r>
      </w:ins>
      <w:r w:rsidR="0011756F">
        <w:t>n</w:t>
      </w:r>
      <w:ins w:id="31" w:author="Entwistle, Andrew" w:date="2025-11-24T16:07:00Z">
        <w:r w:rsidR="008E4353">
          <w:t>)</w:t>
        </w:r>
      </w:ins>
      <w:r w:rsidR="0011756F">
        <w:t xml:space="preserve"> </w:t>
      </w:r>
      <w:ins w:id="32" w:author="Entwistle, Andrew" w:date="2025-11-24T16:07:00Z">
        <w:r w:rsidR="008E4353">
          <w:t xml:space="preserve">trifft oder </w:t>
        </w:r>
      </w:ins>
      <w:r w:rsidR="0011756F">
        <w:t>treffen zu nichttraumatischen Hirnblutungen zu?</w:t>
      </w:r>
    </w:p>
    <w:p w14:paraId="155BA091" w14:textId="77777777" w:rsidR="002371BF" w:rsidRDefault="0011756F">
      <w:r>
        <w:t xml:space="preserve">Typ: </w:t>
      </w:r>
      <w:proofErr w:type="spellStart"/>
      <w:r>
        <w:t>Kprim</w:t>
      </w:r>
      <w:proofErr w:type="spellEnd"/>
    </w:p>
    <w:p w14:paraId="772B92DE" w14:textId="77777777" w:rsidR="002371BF" w:rsidRDefault="0011756F">
      <w:r>
        <w:t>A. Die häufigste Ursache ist die zerebrale Amyloidangiopathie</w:t>
      </w:r>
    </w:p>
    <w:p w14:paraId="5DAE57B1" w14:textId="77777777" w:rsidR="002371BF" w:rsidRDefault="0011756F">
      <w:r>
        <w:t>B. Hypertensive Blutungen entstehen fast immer im Frontal- und Parietallappen</w:t>
      </w:r>
      <w:r>
        <w:rPr>
          <w:b/>
        </w:rPr>
        <w:t xml:space="preserve"> </w:t>
      </w:r>
    </w:p>
    <w:p w14:paraId="046703B0" w14:textId="77777777" w:rsidR="002371BF" w:rsidRDefault="0011756F">
      <w:r>
        <w:rPr>
          <w:b/>
        </w:rPr>
        <w:t>C. Die arterielle Hypertonie ist die häufigste Ursache</w:t>
      </w:r>
    </w:p>
    <w:p w14:paraId="7F051701" w14:textId="77777777" w:rsidR="002371BF" w:rsidRDefault="0011756F">
      <w:r>
        <w:t xml:space="preserve">D. Bei zerebraler Amyloidangiopathie kommt es typischerweise zu Blutungen im Bereich der Basalganglien </w:t>
      </w:r>
    </w:p>
    <w:p w14:paraId="015077AE" w14:textId="77777777" w:rsidR="002371BF" w:rsidRDefault="0011756F">
      <w:r>
        <w:rPr>
          <w:b/>
        </w:rPr>
        <w:t xml:space="preserve">E. Nach einer </w:t>
      </w:r>
      <w:proofErr w:type="spellStart"/>
      <w:r>
        <w:rPr>
          <w:b/>
        </w:rPr>
        <w:t>Aneurysmablutung</w:t>
      </w:r>
      <w:proofErr w:type="spellEnd"/>
      <w:r>
        <w:rPr>
          <w:b/>
        </w:rPr>
        <w:t xml:space="preserve"> im Bereich des </w:t>
      </w:r>
      <w:proofErr w:type="spellStart"/>
      <w:r>
        <w:rPr>
          <w:b/>
        </w:rPr>
        <w:t>circulus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arteriosus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Wilisii</w:t>
      </w:r>
      <w:proofErr w:type="spellEnd"/>
      <w:r>
        <w:rPr>
          <w:b/>
        </w:rPr>
        <w:t xml:space="preserve"> kommt es meist zu einer Subarachnoidalblutung</w:t>
      </w:r>
      <w:commentRangeEnd w:id="29"/>
      <w:r w:rsidR="008E4353">
        <w:rPr>
          <w:rStyle w:val="Kommentarzeichen"/>
        </w:rPr>
        <w:commentReference w:id="29"/>
      </w:r>
    </w:p>
    <w:p w14:paraId="070BFA7F" w14:textId="77777777" w:rsidR="002371BF" w:rsidRDefault="0011756F">
      <w:r>
        <w:t>--</w:t>
      </w:r>
    </w:p>
    <w:p w14:paraId="71959B06" w14:textId="77777777" w:rsidR="002371BF" w:rsidRDefault="0011756F">
      <w:r>
        <w:t>Titel: Klausur Blockpraktikum Pathologie Humanmedizin WS25-26</w:t>
      </w:r>
    </w:p>
    <w:p w14:paraId="13692610" w14:textId="77777777" w:rsidR="00E86E6A" w:rsidRPr="00E86E6A" w:rsidRDefault="00E86E6A" w:rsidP="00E86E6A">
      <w:r w:rsidRPr="00E86E6A">
        <w:t>--</w:t>
      </w:r>
    </w:p>
    <w:p w14:paraId="43E5ECD5" w14:textId="77777777" w:rsidR="002371BF" w:rsidRDefault="00E86E6A">
      <w:r>
        <w:t xml:space="preserve">30. </w:t>
      </w:r>
      <w:r w:rsidR="0011756F">
        <w:t>Welcher ist der häufigste Typ eines Mammakarzinoms?</w:t>
      </w:r>
    </w:p>
    <w:p w14:paraId="66BB89FC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43A963E2" w14:textId="77777777" w:rsidR="002371BF" w:rsidRDefault="0011756F">
      <w:r>
        <w:t xml:space="preserve">A. </w:t>
      </w:r>
      <w:proofErr w:type="spellStart"/>
      <w:r>
        <w:t>Muzinöses</w:t>
      </w:r>
      <w:proofErr w:type="spellEnd"/>
      <w:r>
        <w:t xml:space="preserve"> Mammakarzinom</w:t>
      </w:r>
    </w:p>
    <w:p w14:paraId="5469BF0D" w14:textId="77777777" w:rsidR="002371BF" w:rsidRDefault="0011756F">
      <w:r>
        <w:t>B. Lobuläres Mammakarzinom</w:t>
      </w:r>
    </w:p>
    <w:p w14:paraId="77D3296A" w14:textId="77777777" w:rsidR="002371BF" w:rsidRDefault="0011756F">
      <w:r>
        <w:t>C. Metaplastisches Mammakarzinom</w:t>
      </w:r>
    </w:p>
    <w:p w14:paraId="7AE8C396" w14:textId="77777777" w:rsidR="002371BF" w:rsidRDefault="0011756F">
      <w:r>
        <w:t>D. Apokrin differenziertes Mammakarzinom</w:t>
      </w:r>
      <w:r>
        <w:rPr>
          <w:b/>
        </w:rPr>
        <w:t xml:space="preserve"> </w:t>
      </w:r>
    </w:p>
    <w:p w14:paraId="4EA449E7" w14:textId="77777777" w:rsidR="002371BF" w:rsidRDefault="0011756F">
      <w:r>
        <w:rPr>
          <w:b/>
        </w:rPr>
        <w:t>E. Mammakarzinom vom nicht spezifischen Typ</w:t>
      </w:r>
    </w:p>
    <w:p w14:paraId="0FB3F8DD" w14:textId="77777777" w:rsidR="002371BF" w:rsidRDefault="0011756F">
      <w:r>
        <w:t>--</w:t>
      </w:r>
    </w:p>
    <w:p w14:paraId="065EF6E1" w14:textId="77777777" w:rsidR="002371BF" w:rsidRDefault="0011756F">
      <w:r>
        <w:t>Titel: Klausur Blockpraktikum Pathologie Humanmedizin WS25-26</w:t>
      </w:r>
    </w:p>
    <w:p w14:paraId="0431B8E2" w14:textId="77777777" w:rsidR="00E86E6A" w:rsidRPr="00E86E6A" w:rsidRDefault="00E86E6A" w:rsidP="00E86E6A">
      <w:r w:rsidRPr="00E86E6A">
        <w:t>--</w:t>
      </w:r>
    </w:p>
    <w:p w14:paraId="028E70D9" w14:textId="77777777" w:rsidR="002371BF" w:rsidRDefault="00E86E6A">
      <w:r>
        <w:lastRenderedPageBreak/>
        <w:t xml:space="preserve">31. </w:t>
      </w:r>
      <w:r w:rsidR="0011756F">
        <w:t>Welche Tumorzelleigenschaft liegt typischerweise beim lobulären Mammakarzinom vor?</w:t>
      </w:r>
    </w:p>
    <w:p w14:paraId="2D8BF7E5" w14:textId="77777777" w:rsidR="002371BF" w:rsidRPr="00883358" w:rsidRDefault="00E86E6A">
      <w:r w:rsidRPr="00883358">
        <w:t xml:space="preserve">Typ: </w:t>
      </w:r>
      <w:proofErr w:type="spellStart"/>
      <w:r w:rsidRPr="00883358">
        <w:t>Typ</w:t>
      </w:r>
      <w:r w:rsidR="0011756F" w:rsidRPr="00883358">
        <w:t>A</w:t>
      </w:r>
      <w:proofErr w:type="spellEnd"/>
    </w:p>
    <w:p w14:paraId="6DB1D579" w14:textId="77777777" w:rsidR="002371BF" w:rsidRPr="00883358" w:rsidRDefault="0011756F">
      <w:r w:rsidRPr="00883358">
        <w:t>A. UV-Signatur</w:t>
      </w:r>
      <w:r w:rsidRPr="00883358">
        <w:rPr>
          <w:b/>
        </w:rPr>
        <w:t xml:space="preserve"> </w:t>
      </w:r>
    </w:p>
    <w:p w14:paraId="5A576629" w14:textId="77777777" w:rsidR="002371BF" w:rsidRDefault="0011756F">
      <w:r>
        <w:rPr>
          <w:b/>
        </w:rPr>
        <w:t>B. Gestörte Zelladhäsion</w:t>
      </w:r>
    </w:p>
    <w:p w14:paraId="65F71F9D" w14:textId="77777777" w:rsidR="002371BF" w:rsidRDefault="0011756F">
      <w:r>
        <w:t>C. HER2/NEU Amplifikation</w:t>
      </w:r>
    </w:p>
    <w:p w14:paraId="5484B961" w14:textId="77777777" w:rsidR="002371BF" w:rsidRDefault="0011756F">
      <w:r>
        <w:t xml:space="preserve">D. Verstärkte </w:t>
      </w:r>
      <w:proofErr w:type="spellStart"/>
      <w:r>
        <w:t>Glucoseaufnahme</w:t>
      </w:r>
      <w:proofErr w:type="spellEnd"/>
    </w:p>
    <w:p w14:paraId="02C894EF" w14:textId="77777777" w:rsidR="002371BF" w:rsidRDefault="0011756F">
      <w:r>
        <w:t xml:space="preserve">E. Vermehrte </w:t>
      </w:r>
      <w:proofErr w:type="spellStart"/>
      <w:r>
        <w:t>Neoangiogenese</w:t>
      </w:r>
      <w:proofErr w:type="spellEnd"/>
    </w:p>
    <w:p w14:paraId="64064E5E" w14:textId="77777777" w:rsidR="002371BF" w:rsidRDefault="0011756F">
      <w:r>
        <w:t>--</w:t>
      </w:r>
    </w:p>
    <w:p w14:paraId="60F9592B" w14:textId="77777777" w:rsidR="002371BF" w:rsidRDefault="0011756F">
      <w:r>
        <w:t>Titel: Klausur Blockpraktikum Pathologie Humanmedizin WS25-26</w:t>
      </w:r>
    </w:p>
    <w:p w14:paraId="58DEC27A" w14:textId="77777777" w:rsidR="00E86E6A" w:rsidRPr="00E86E6A" w:rsidRDefault="00E86E6A" w:rsidP="00E86E6A">
      <w:r w:rsidRPr="00E86E6A">
        <w:t>--</w:t>
      </w:r>
    </w:p>
    <w:p w14:paraId="74D7A5D2" w14:textId="77777777" w:rsidR="002371BF" w:rsidRDefault="00E86E6A">
      <w:r>
        <w:t xml:space="preserve">32. </w:t>
      </w:r>
      <w:r w:rsidR="0011756F">
        <w:t>Welche Aussage zum Lungenemphysem trifft zu?</w:t>
      </w:r>
    </w:p>
    <w:p w14:paraId="100171E3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227ACA0A" w14:textId="77777777" w:rsidR="002371BF" w:rsidRDefault="0011756F">
      <w:r>
        <w:t xml:space="preserve">A. Es handelt sich um eine reversible Überblähung der </w:t>
      </w:r>
      <w:proofErr w:type="spellStart"/>
      <w:r>
        <w:t>Alveolarräume</w:t>
      </w:r>
      <w:proofErr w:type="spellEnd"/>
    </w:p>
    <w:p w14:paraId="5BA59A6D" w14:textId="77777777" w:rsidR="002371BF" w:rsidRDefault="0011756F">
      <w:r>
        <w:t>B. Es entsteht zumeist durch eine immunologische Reaktion auf Inhalation organischer Antigene</w:t>
      </w:r>
      <w:r>
        <w:rPr>
          <w:b/>
        </w:rPr>
        <w:t xml:space="preserve"> </w:t>
      </w:r>
    </w:p>
    <w:p w14:paraId="7B223BA9" w14:textId="77777777" w:rsidR="002371BF" w:rsidRDefault="0011756F">
      <w:r>
        <w:rPr>
          <w:b/>
        </w:rPr>
        <w:t>C. Es entsteht durch ein Ungleichgewicht zwischen Proteasen und Antiproteasen</w:t>
      </w:r>
    </w:p>
    <w:p w14:paraId="6B57AA18" w14:textId="77777777" w:rsidR="002371BF" w:rsidRDefault="0011756F">
      <w:r>
        <w:t>D. Es kommt als chronische Lungenerkrankung bei Kindern nicht vor</w:t>
      </w:r>
    </w:p>
    <w:p w14:paraId="1D25438C" w14:textId="77777777" w:rsidR="002371BF" w:rsidRDefault="0011756F">
      <w:r>
        <w:t>E. Es tritt häufig im Verlauf einer exogenen allergischen Alveolitis vor</w:t>
      </w:r>
    </w:p>
    <w:p w14:paraId="399D09D5" w14:textId="77777777" w:rsidR="002371BF" w:rsidRDefault="0011756F">
      <w:r>
        <w:t>--</w:t>
      </w:r>
    </w:p>
    <w:p w14:paraId="588EFE27" w14:textId="77777777" w:rsidR="002371BF" w:rsidRDefault="0011756F">
      <w:r>
        <w:t>Titel: Klausur Blockpraktikum Pathologie Humanmedizin WS25-26</w:t>
      </w:r>
    </w:p>
    <w:p w14:paraId="00B90CD7" w14:textId="77777777" w:rsidR="00E86E6A" w:rsidRPr="00E86E6A" w:rsidRDefault="00E86E6A" w:rsidP="00E86E6A">
      <w:r w:rsidRPr="00E86E6A">
        <w:t>--</w:t>
      </w:r>
    </w:p>
    <w:p w14:paraId="562E5272" w14:textId="77777777" w:rsidR="002371BF" w:rsidRDefault="00E86E6A">
      <w:r>
        <w:t xml:space="preserve">33. </w:t>
      </w:r>
      <w:r w:rsidR="0011756F">
        <w:t>Welche Aussage zu den Pneumokoniosen trifft zu?</w:t>
      </w:r>
    </w:p>
    <w:p w14:paraId="4A1DBE0D" w14:textId="77777777" w:rsidR="002371BF" w:rsidRDefault="00E86E6A">
      <w:r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7210C778" w14:textId="77777777" w:rsidR="002371BF" w:rsidRDefault="0011756F">
      <w:r>
        <w:t>A. Die Silikose ist die seltenste Form der Pneumokoniosen</w:t>
      </w:r>
      <w:r>
        <w:rPr>
          <w:b/>
        </w:rPr>
        <w:t xml:space="preserve"> </w:t>
      </w:r>
    </w:p>
    <w:p w14:paraId="08C14321" w14:textId="77777777" w:rsidR="002371BF" w:rsidRDefault="0011756F">
      <w:r>
        <w:rPr>
          <w:b/>
        </w:rPr>
        <w:t xml:space="preserve">B. </w:t>
      </w:r>
      <w:proofErr w:type="spellStart"/>
      <w:r>
        <w:rPr>
          <w:b/>
        </w:rPr>
        <w:t>Pleuraplaques</w:t>
      </w:r>
      <w:proofErr w:type="spellEnd"/>
      <w:r>
        <w:rPr>
          <w:b/>
        </w:rPr>
        <w:t xml:space="preserve"> sind eine typische Veränderung der Asbestose</w:t>
      </w:r>
    </w:p>
    <w:p w14:paraId="7938F844" w14:textId="77777777" w:rsidR="002371BF" w:rsidRDefault="0011756F">
      <w:r>
        <w:t>C. Die Kohlestaubpneumokoniose geht früh mit einer schweren pulmonalen Funktionseinschränkung einher</w:t>
      </w:r>
    </w:p>
    <w:p w14:paraId="19993A26" w14:textId="77777777" w:rsidR="002371BF" w:rsidRDefault="0011756F">
      <w:r>
        <w:t>D. Nach Beendigung der Exposition sind die entstandenen Lungenveränderungen reversibel</w:t>
      </w:r>
    </w:p>
    <w:p w14:paraId="26587795" w14:textId="77777777" w:rsidR="002371BF" w:rsidRDefault="0011756F">
      <w:r>
        <w:t>E. Pneumokoniosen werden durch Rauchen verursacht</w:t>
      </w:r>
    </w:p>
    <w:p w14:paraId="2AF05650" w14:textId="77777777" w:rsidR="002371BF" w:rsidRDefault="0011756F">
      <w:r>
        <w:t>--</w:t>
      </w:r>
    </w:p>
    <w:p w14:paraId="612C03F7" w14:textId="77777777" w:rsidR="002371BF" w:rsidRDefault="0011756F">
      <w:r>
        <w:t>Titel: Klausur Blockpraktikum Pathologie Humanmedizin WS25-26</w:t>
      </w:r>
    </w:p>
    <w:p w14:paraId="70A110D1" w14:textId="77777777" w:rsidR="00E86E6A" w:rsidRPr="00E86E6A" w:rsidRDefault="00E86E6A" w:rsidP="00E86E6A">
      <w:r w:rsidRPr="00E86E6A">
        <w:t>--</w:t>
      </w:r>
    </w:p>
    <w:p w14:paraId="6E0F05F4" w14:textId="77777777" w:rsidR="002371BF" w:rsidRDefault="00E86E6A">
      <w:r>
        <w:t xml:space="preserve">34. </w:t>
      </w:r>
      <w:r w:rsidR="0011756F">
        <w:t xml:space="preserve">Welches </w:t>
      </w:r>
      <w:proofErr w:type="spellStart"/>
      <w:r w:rsidR="0011756F">
        <w:t>kliniko</w:t>
      </w:r>
      <w:proofErr w:type="spellEnd"/>
      <w:r w:rsidR="0011756F">
        <w:t xml:space="preserve">-pathologische Bild ist typisch für eine </w:t>
      </w:r>
      <w:proofErr w:type="spellStart"/>
      <w:r w:rsidR="0011756F">
        <w:t>myeloproliferative</w:t>
      </w:r>
      <w:proofErr w:type="spellEnd"/>
      <w:r w:rsidR="0011756F">
        <w:t xml:space="preserve"> Neoplasie?</w:t>
      </w:r>
    </w:p>
    <w:p w14:paraId="51644E5C" w14:textId="77777777" w:rsidR="002371BF" w:rsidRDefault="00E86E6A">
      <w:r>
        <w:lastRenderedPageBreak/>
        <w:t xml:space="preserve">Typ: </w:t>
      </w:r>
      <w:proofErr w:type="spellStart"/>
      <w:r>
        <w:t>Typ</w:t>
      </w:r>
      <w:r w:rsidR="0011756F">
        <w:t>A</w:t>
      </w:r>
      <w:proofErr w:type="spellEnd"/>
    </w:p>
    <w:p w14:paraId="101F0ED8" w14:textId="77777777" w:rsidR="002371BF" w:rsidRDefault="0011756F">
      <w:r>
        <w:t>A. Fieber und deutliche vermehrte unreife Zellen/Blasten im Knochenmark oder im peripheren Blut</w:t>
      </w:r>
      <w:r>
        <w:rPr>
          <w:b/>
        </w:rPr>
        <w:t xml:space="preserve"> </w:t>
      </w:r>
    </w:p>
    <w:p w14:paraId="12892BC5" w14:textId="77777777" w:rsidR="002371BF" w:rsidRDefault="0011756F">
      <w:r>
        <w:rPr>
          <w:b/>
        </w:rPr>
        <w:t>B. Hepatosplenomegalie, Leukozytose, Aggregate von &gt;3 Megakaryozyten im Knochenmark</w:t>
      </w:r>
    </w:p>
    <w:p w14:paraId="3360D9FE" w14:textId="77777777" w:rsidR="002371BF" w:rsidRDefault="0011756F">
      <w:r>
        <w:t xml:space="preserve">C. Persistierende Anämie, Kernunregelmäßigkeiten in den </w:t>
      </w:r>
      <w:proofErr w:type="spellStart"/>
      <w:r>
        <w:t>erythropoetischen</w:t>
      </w:r>
      <w:proofErr w:type="spellEnd"/>
      <w:r>
        <w:t xml:space="preserve"> Zellen</w:t>
      </w:r>
    </w:p>
    <w:p w14:paraId="2597AC4F" w14:textId="77777777" w:rsidR="002371BF" w:rsidRDefault="0011756F">
      <w:r>
        <w:t>D. Panzytopenie, aplastisches Knochenmark</w:t>
      </w:r>
    </w:p>
    <w:p w14:paraId="46BA0DAB" w14:textId="77777777" w:rsidR="002371BF" w:rsidRDefault="0011756F">
      <w:r>
        <w:t>E. Fieber und vermehrte neutrophile Granulozyten im peripheren Blut</w:t>
      </w:r>
    </w:p>
    <w:p w14:paraId="6AAB3116" w14:textId="77777777" w:rsidR="002371BF" w:rsidRDefault="0011756F">
      <w:r>
        <w:t>--</w:t>
      </w:r>
    </w:p>
    <w:p w14:paraId="4486FC46" w14:textId="77777777" w:rsidR="002371BF" w:rsidRDefault="0011756F">
      <w:r>
        <w:t>Titel: Klausur Blockpraktikum Pathologie Humanmedizin WS25-26</w:t>
      </w:r>
    </w:p>
    <w:p w14:paraId="0988D6C2" w14:textId="77777777" w:rsidR="00E86E6A" w:rsidRPr="00E86E6A" w:rsidRDefault="00E86E6A" w:rsidP="00E86E6A">
      <w:r w:rsidRPr="00E86E6A">
        <w:t>--</w:t>
      </w:r>
    </w:p>
    <w:p w14:paraId="61A39555" w14:textId="77777777" w:rsidR="002371BF" w:rsidRDefault="00E86E6A">
      <w:r>
        <w:t xml:space="preserve">35. </w:t>
      </w:r>
      <w:r w:rsidR="0011756F">
        <w:t xml:space="preserve">Welches Gen ist am häufigsten bei den </w:t>
      </w:r>
      <w:proofErr w:type="gramStart"/>
      <w:r w:rsidR="0011756F">
        <w:t>BCL::</w:t>
      </w:r>
      <w:proofErr w:type="gramEnd"/>
      <w:r w:rsidR="0011756F">
        <w:t xml:space="preserve">ABL-negativen </w:t>
      </w:r>
      <w:proofErr w:type="spellStart"/>
      <w:r w:rsidR="0011756F">
        <w:t>myeloproliferativen</w:t>
      </w:r>
      <w:proofErr w:type="spellEnd"/>
      <w:r w:rsidR="0011756F">
        <w:t xml:space="preserve"> Neoplasien mutiert?</w:t>
      </w:r>
    </w:p>
    <w:p w14:paraId="5BA4DB4F" w14:textId="77777777" w:rsidR="002371BF" w:rsidRPr="00086000" w:rsidRDefault="00E86E6A">
      <w:pPr>
        <w:rPr>
          <w:lang w:val="en-US"/>
        </w:rPr>
      </w:pPr>
      <w:proofErr w:type="spellStart"/>
      <w:r>
        <w:rPr>
          <w:lang w:val="en-US"/>
        </w:rPr>
        <w:t>Typ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Typ</w:t>
      </w:r>
      <w:r w:rsidR="0011756F" w:rsidRPr="00086000">
        <w:rPr>
          <w:lang w:val="en-US"/>
        </w:rPr>
        <w:t>A</w:t>
      </w:r>
      <w:proofErr w:type="spellEnd"/>
    </w:p>
    <w:p w14:paraId="5E7E4216" w14:textId="77777777" w:rsidR="002371BF" w:rsidRPr="00086000" w:rsidRDefault="0011756F">
      <w:pPr>
        <w:rPr>
          <w:lang w:val="en-US"/>
        </w:rPr>
      </w:pPr>
      <w:r w:rsidRPr="00086000">
        <w:rPr>
          <w:lang w:val="en-US"/>
        </w:rPr>
        <w:t>A. KIT</w:t>
      </w:r>
      <w:r w:rsidRPr="00086000">
        <w:rPr>
          <w:b/>
          <w:lang w:val="en-US"/>
        </w:rPr>
        <w:t xml:space="preserve"> </w:t>
      </w:r>
    </w:p>
    <w:p w14:paraId="2CBA1E69" w14:textId="77777777" w:rsidR="002371BF" w:rsidRPr="00086000" w:rsidRDefault="0011756F">
      <w:pPr>
        <w:rPr>
          <w:lang w:val="en-US"/>
        </w:rPr>
      </w:pPr>
      <w:r w:rsidRPr="00086000">
        <w:rPr>
          <w:b/>
          <w:lang w:val="en-US"/>
        </w:rPr>
        <w:t>B. JAK2</w:t>
      </w:r>
    </w:p>
    <w:p w14:paraId="7B2D6281" w14:textId="77777777" w:rsidR="002371BF" w:rsidRPr="00883358" w:rsidRDefault="0011756F">
      <w:pPr>
        <w:rPr>
          <w:lang w:val="en-GB"/>
        </w:rPr>
      </w:pPr>
      <w:r w:rsidRPr="00883358">
        <w:rPr>
          <w:lang w:val="en-GB"/>
        </w:rPr>
        <w:t>C. ASXL1</w:t>
      </w:r>
    </w:p>
    <w:p w14:paraId="1728F031" w14:textId="77777777" w:rsidR="002371BF" w:rsidRDefault="0011756F">
      <w:r>
        <w:t>D. MYC</w:t>
      </w:r>
    </w:p>
    <w:p w14:paraId="18934F0F" w14:textId="77777777" w:rsidR="002371BF" w:rsidRDefault="0011756F">
      <w:r>
        <w:t>--</w:t>
      </w:r>
    </w:p>
    <w:p w14:paraId="664CC252" w14:textId="77777777" w:rsidR="002371BF" w:rsidRDefault="002371BF"/>
    <w:sectPr w:rsidR="002371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ntwistle, Andrew" w:date="2025-11-24T15:35:00Z" w:initials="EA">
    <w:p w14:paraId="11E871CE" w14:textId="77777777" w:rsidR="00C821CD" w:rsidRDefault="00C821CD">
      <w:pPr>
        <w:pStyle w:val="Kommentartext"/>
      </w:pPr>
      <w:r>
        <w:rPr>
          <w:rStyle w:val="Kommentarzeichen"/>
        </w:rPr>
        <w:annotationRef/>
      </w:r>
      <w:r>
        <w:t xml:space="preserve">So wie die Frage formuliert ist, muss es sich um eine </w:t>
      </w:r>
      <w:proofErr w:type="spellStart"/>
      <w:r>
        <w:t>PickS</w:t>
      </w:r>
      <w:proofErr w:type="spellEnd"/>
      <w:r>
        <w:t xml:space="preserve"> handeln. </w:t>
      </w:r>
    </w:p>
    <w:p w14:paraId="789A5DE3" w14:textId="756A71B7" w:rsidR="00C821CD" w:rsidRDefault="00C821CD">
      <w:pPr>
        <w:pStyle w:val="Kommentartext"/>
      </w:pPr>
      <w:r>
        <w:t>In der Regel werden aber mindestens doppelt so viele Antwortoptionen (AOs) gegeben wie es richtige Antworten gibt: bei 3 richtigen also 6 AOs</w:t>
      </w:r>
    </w:p>
  </w:comment>
  <w:comment w:id="3" w:author="Entwistle, Andrew" w:date="2025-11-24T15:37:00Z" w:initials="EA">
    <w:p w14:paraId="641B2334" w14:textId="729C2651" w:rsidR="00C821CD" w:rsidRDefault="00C821CD">
      <w:pPr>
        <w:pStyle w:val="Kommentartext"/>
      </w:pPr>
      <w:r>
        <w:rPr>
          <w:rStyle w:val="Kommentarzeichen"/>
        </w:rPr>
        <w:annotationRef/>
      </w:r>
      <w:r>
        <w:t xml:space="preserve">Klare </w:t>
      </w:r>
      <w:proofErr w:type="spellStart"/>
      <w:r>
        <w:t>PickS</w:t>
      </w:r>
      <w:proofErr w:type="spellEnd"/>
      <w:r>
        <w:t xml:space="preserve"> und nicht </w:t>
      </w:r>
      <w:proofErr w:type="spellStart"/>
      <w:r>
        <w:t>KPrim</w:t>
      </w:r>
      <w:proofErr w:type="spellEnd"/>
    </w:p>
  </w:comment>
  <w:comment w:id="10" w:author="Entwistle, Andrew" w:date="2025-11-24T15:40:00Z" w:initials="EA">
    <w:p w14:paraId="0AFEE12F" w14:textId="238DC319" w:rsidR="00C821CD" w:rsidRDefault="00C821CD">
      <w:pPr>
        <w:pStyle w:val="Kommentartext"/>
      </w:pPr>
      <w:r>
        <w:rPr>
          <w:rStyle w:val="Kommentarzeichen"/>
        </w:rPr>
        <w:annotationRef/>
      </w:r>
      <w:bookmarkStart w:id="11" w:name="_Hlk214893253"/>
      <w:proofErr w:type="spellStart"/>
      <w:r>
        <w:t>KPrim</w:t>
      </w:r>
      <w:proofErr w:type="spellEnd"/>
      <w:r>
        <w:t xml:space="preserve"> bitte mit max. 4 Antwortoptionen. Mein Vorschlag wäre, eine der richtigen Optionen zu streichen.</w:t>
      </w:r>
    </w:p>
    <w:bookmarkEnd w:id="11"/>
  </w:comment>
  <w:comment w:id="12" w:author="Entwistle, Andrew" w:date="2025-11-24T15:41:00Z" w:initials="EA">
    <w:p w14:paraId="09E6EFD8" w14:textId="5A2E1C83" w:rsidR="00C821CD" w:rsidRDefault="00C821CD">
      <w:pPr>
        <w:pStyle w:val="Kommentartext"/>
      </w:pPr>
      <w:r>
        <w:rPr>
          <w:rStyle w:val="Kommentarzeichen"/>
        </w:rPr>
        <w:annotationRef/>
      </w:r>
      <w:r>
        <w:t>Siehe Kommentar zu F7</w:t>
      </w:r>
    </w:p>
  </w:comment>
  <w:comment w:id="17" w:author="Entwistle, Andrew" w:date="2025-11-24T15:45:00Z" w:initials="EA">
    <w:p w14:paraId="479552FC" w14:textId="443F8E7F" w:rsidR="00AD688E" w:rsidRDefault="00AD688E">
      <w:pPr>
        <w:pStyle w:val="Kommentartext"/>
      </w:pPr>
      <w:r>
        <w:rPr>
          <w:rStyle w:val="Kommentarzeichen"/>
        </w:rPr>
        <w:annotationRef/>
      </w:r>
      <w:r>
        <w:t>Siehe Kommentar zu F2</w:t>
      </w:r>
    </w:p>
  </w:comment>
  <w:comment w:id="21" w:author="Entwistle, Andrew" w:date="2025-11-24T15:45:00Z" w:initials="EA">
    <w:p w14:paraId="0178ABDB" w14:textId="20077AFA" w:rsidR="00AD688E" w:rsidRDefault="00AD688E">
      <w:pPr>
        <w:pStyle w:val="Kommentartext"/>
      </w:pPr>
      <w:r>
        <w:rPr>
          <w:rStyle w:val="Kommentarzeichen"/>
        </w:rPr>
        <w:annotationRef/>
      </w:r>
      <w:r>
        <w:t>Siehe Kommentar zu F2</w:t>
      </w:r>
    </w:p>
  </w:comment>
  <w:comment w:id="24" w:author="Entwistle, Andrew" w:date="2025-11-24T16:03:00Z" w:initials="EA">
    <w:p w14:paraId="00A3038E" w14:textId="4EE06863" w:rsidR="008E4353" w:rsidRDefault="008E4353">
      <w:pPr>
        <w:pStyle w:val="Kommentartext"/>
      </w:pPr>
      <w:r>
        <w:rPr>
          <w:rStyle w:val="Kommentarzeichen"/>
        </w:rPr>
        <w:annotationRef/>
      </w:r>
      <w:r>
        <w:t>Siehe 2. Teil des Kommentars zu F2</w:t>
      </w:r>
    </w:p>
  </w:comment>
  <w:comment w:id="25" w:author="Entwistle, Andrew" w:date="2025-11-24T16:06:00Z" w:initials="EA">
    <w:p w14:paraId="552CACC3" w14:textId="77A04CF4" w:rsidR="008E4353" w:rsidRDefault="008E4353">
      <w:pPr>
        <w:pStyle w:val="Kommentartext"/>
      </w:pPr>
      <w:r>
        <w:rPr>
          <w:rStyle w:val="Kommentarzeichen"/>
        </w:rPr>
        <w:annotationRef/>
      </w:r>
      <w:r>
        <w:t xml:space="preserve">Bitte max. 4 AOs bei </w:t>
      </w:r>
      <w:proofErr w:type="spellStart"/>
      <w:r>
        <w:t>KPrim</w:t>
      </w:r>
      <w:proofErr w:type="spellEnd"/>
      <w:r>
        <w:t xml:space="preserve"> Fragen</w:t>
      </w:r>
    </w:p>
  </w:comment>
  <w:comment w:id="26" w:author="Entwistle, Andrew" w:date="2025-11-24T16:06:00Z" w:initials="EA">
    <w:p w14:paraId="78726D36" w14:textId="3A9EA5AC" w:rsidR="008E4353" w:rsidRDefault="008E4353">
      <w:pPr>
        <w:pStyle w:val="Kommentartext"/>
      </w:pPr>
      <w:r>
        <w:rPr>
          <w:rStyle w:val="Kommentarzeichen"/>
        </w:rPr>
        <w:annotationRef/>
      </w:r>
      <w:r>
        <w:t xml:space="preserve">Bitte max. 4 AOs bei </w:t>
      </w:r>
      <w:proofErr w:type="spellStart"/>
      <w:r>
        <w:t>KPrim</w:t>
      </w:r>
      <w:proofErr w:type="spellEnd"/>
    </w:p>
  </w:comment>
  <w:comment w:id="29" w:author="Entwistle, Andrew" w:date="2025-11-24T16:07:00Z" w:initials="EA">
    <w:p w14:paraId="53A62FDE" w14:textId="3AAC771D" w:rsidR="008E4353" w:rsidRDefault="008E4353">
      <w:pPr>
        <w:pStyle w:val="Kommentartext"/>
      </w:pPr>
      <w:r>
        <w:rPr>
          <w:rStyle w:val="Kommentarzeichen"/>
        </w:rPr>
        <w:annotationRef/>
      </w:r>
      <w:r>
        <w:t xml:space="preserve">Bitte max. 4 AOs zu </w:t>
      </w:r>
      <w:proofErr w:type="spellStart"/>
      <w:r>
        <w:t>KPrim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89A5DE3" w15:done="0"/>
  <w15:commentEx w15:paraId="641B2334" w15:done="0"/>
  <w15:commentEx w15:paraId="0AFEE12F" w15:done="0"/>
  <w15:commentEx w15:paraId="09E6EFD8" w15:done="0"/>
  <w15:commentEx w15:paraId="479552FC" w15:done="0"/>
  <w15:commentEx w15:paraId="0178ABDB" w15:done="0"/>
  <w15:commentEx w15:paraId="00A3038E" w15:done="0"/>
  <w15:commentEx w15:paraId="552CACC3" w15:done="0"/>
  <w15:commentEx w15:paraId="78726D36" w15:done="0"/>
  <w15:commentEx w15:paraId="53A62F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F652CF5" w16cex:dateUtc="2025-11-24T14:35:00Z"/>
  <w16cex:commentExtensible w16cex:durableId="686DB879" w16cex:dateUtc="2025-11-24T14:37:00Z"/>
  <w16cex:commentExtensible w16cex:durableId="53EF111D" w16cex:dateUtc="2025-11-24T14:40:00Z"/>
  <w16cex:commentExtensible w16cex:durableId="420A43E9" w16cex:dateUtc="2025-11-24T14:41:00Z"/>
  <w16cex:commentExtensible w16cex:durableId="0733CC83" w16cex:dateUtc="2025-11-24T14:45:00Z"/>
  <w16cex:commentExtensible w16cex:durableId="3382A815" w16cex:dateUtc="2025-11-24T14:45:00Z"/>
  <w16cex:commentExtensible w16cex:durableId="31451FB7" w16cex:dateUtc="2025-11-24T15:03:00Z"/>
  <w16cex:commentExtensible w16cex:durableId="701A09B4" w16cex:dateUtc="2025-11-24T15:06:00Z"/>
  <w16cex:commentExtensible w16cex:durableId="6CA2228D" w16cex:dateUtc="2025-11-24T15:06:00Z"/>
  <w16cex:commentExtensible w16cex:durableId="2C569E9B" w16cex:dateUtc="2025-11-2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89A5DE3" w16cid:durableId="0F652CF5"/>
  <w16cid:commentId w16cid:paraId="641B2334" w16cid:durableId="686DB879"/>
  <w16cid:commentId w16cid:paraId="0AFEE12F" w16cid:durableId="53EF111D"/>
  <w16cid:commentId w16cid:paraId="09E6EFD8" w16cid:durableId="420A43E9"/>
  <w16cid:commentId w16cid:paraId="479552FC" w16cid:durableId="0733CC83"/>
  <w16cid:commentId w16cid:paraId="0178ABDB" w16cid:durableId="3382A815"/>
  <w16cid:commentId w16cid:paraId="00A3038E" w16cid:durableId="31451FB7"/>
  <w16cid:commentId w16cid:paraId="552CACC3" w16cid:durableId="701A09B4"/>
  <w16cid:commentId w16cid:paraId="78726D36" w16cid:durableId="6CA2228D"/>
  <w16cid:commentId w16cid:paraId="53A62FDE" w16cid:durableId="2C569E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ntwistle, Andrew">
    <w15:presenceInfo w15:providerId="AD" w15:userId="S-1-5-21-682003330-1078081533-1177238915-1946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81A"/>
    <w:rsid w:val="00077B45"/>
    <w:rsid w:val="00086000"/>
    <w:rsid w:val="0011756F"/>
    <w:rsid w:val="001822EE"/>
    <w:rsid w:val="001D61B3"/>
    <w:rsid w:val="00207244"/>
    <w:rsid w:val="002371BF"/>
    <w:rsid w:val="00482782"/>
    <w:rsid w:val="005138F1"/>
    <w:rsid w:val="005A7823"/>
    <w:rsid w:val="006337E9"/>
    <w:rsid w:val="00647DDC"/>
    <w:rsid w:val="00883358"/>
    <w:rsid w:val="008E4353"/>
    <w:rsid w:val="009E3227"/>
    <w:rsid w:val="00AD688E"/>
    <w:rsid w:val="00C821CD"/>
    <w:rsid w:val="00E86E6A"/>
    <w:rsid w:val="00E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9F5E13"/>
  <w15:chartTrackingRefBased/>
  <w15:docId w15:val="{AC8AA5D2-59F2-4EE1-877B-43692E1B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Makrotext">
    <w:name w:val="macro"/>
    <w:link w:val="MakrotextZchn"/>
    <w:uiPriority w:val="99"/>
    <w:unhideWhenUsed/>
    <w:qFormat/>
    <w:rsid w:val="00077B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077B45"/>
    <w:rPr>
      <w:rFonts w:ascii="Consolas" w:hAnsi="Consolas"/>
      <w:sz w:val="20"/>
      <w:szCs w:val="20"/>
    </w:rPr>
  </w:style>
  <w:style w:type="paragraph" w:styleId="berarbeitung">
    <w:name w:val="Revision"/>
    <w:hidden/>
    <w:uiPriority w:val="99"/>
    <w:semiHidden/>
    <w:rsid w:val="0088335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821C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821C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821C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821C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821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2292</Words>
  <Characters>14441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Hörnlein</dc:creator>
  <cp:lastModifiedBy>Entwistle, Andrew</cp:lastModifiedBy>
  <cp:revision>3</cp:revision>
  <dcterms:created xsi:type="dcterms:W3CDTF">2025-11-24T14:17:00Z</dcterms:created>
  <dcterms:modified xsi:type="dcterms:W3CDTF">2025-11-24T16:36:00Z</dcterms:modified>
</cp:coreProperties>
</file>