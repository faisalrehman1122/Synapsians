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DFB43" w14:textId="3E1214D2" w:rsidR="00392F21" w:rsidRPr="000248FD" w:rsidRDefault="00392F21" w:rsidP="00392F21">
      <w:pPr>
        <w:pStyle w:val="Klausur"/>
        <w:spacing w:after="0"/>
        <w:rPr>
          <w:rFonts w:ascii="Arial" w:eastAsia="Arial" w:hAnsi="Arial" w:cs="Arial"/>
          <w:sz w:val="20"/>
          <w:szCs w:val="20"/>
        </w:rPr>
      </w:pPr>
      <w:r w:rsidRPr="30490AC6">
        <w:rPr>
          <w:rFonts w:ascii="Arial" w:eastAsia="Arial" w:hAnsi="Arial" w:cs="Arial"/>
          <w:sz w:val="20"/>
          <w:szCs w:val="20"/>
        </w:rPr>
        <w:t>K</w:t>
      </w:r>
      <w:r w:rsidR="00365A7E" w:rsidRPr="30490AC6">
        <w:rPr>
          <w:rFonts w:ascii="Arial" w:eastAsia="Arial" w:hAnsi="Arial" w:cs="Arial"/>
          <w:sz w:val="20"/>
          <w:szCs w:val="20"/>
        </w:rPr>
        <w:t xml:space="preserve">lausur Orthopädie </w:t>
      </w:r>
      <w:r w:rsidR="03934A38" w:rsidRPr="30490AC6">
        <w:rPr>
          <w:rFonts w:ascii="Arial" w:eastAsia="Arial" w:hAnsi="Arial" w:cs="Arial"/>
          <w:sz w:val="20"/>
          <w:szCs w:val="20"/>
        </w:rPr>
        <w:t>Wintersemester 2026</w:t>
      </w:r>
    </w:p>
    <w:p w14:paraId="433D0A1D"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Autor: Dozenten der Orthopädie</w:t>
      </w:r>
    </w:p>
    <w:p w14:paraId="17B9CD09" w14:textId="27349E99" w:rsidR="00392F21" w:rsidRPr="00197E81" w:rsidRDefault="00365A7E" w:rsidP="0BBD74BD">
      <w:pPr>
        <w:pStyle w:val="Klausur"/>
        <w:spacing w:after="0"/>
        <w:rPr>
          <w:rFonts w:ascii="Arial" w:eastAsia="Arial" w:hAnsi="Arial" w:cs="Arial"/>
          <w:sz w:val="20"/>
          <w:szCs w:val="20"/>
        </w:rPr>
      </w:pPr>
      <w:r w:rsidRPr="036E2CFE">
        <w:rPr>
          <w:rFonts w:ascii="Arial" w:eastAsia="Arial" w:hAnsi="Arial" w:cs="Arial"/>
          <w:sz w:val="20"/>
          <w:szCs w:val="20"/>
        </w:rPr>
        <w:t xml:space="preserve">Datum: </w:t>
      </w:r>
      <w:r w:rsidR="0683F4CD" w:rsidRPr="036E2CFE">
        <w:rPr>
          <w:rFonts w:ascii="Arial" w:eastAsia="Arial" w:hAnsi="Arial" w:cs="Arial"/>
          <w:sz w:val="20"/>
          <w:szCs w:val="20"/>
        </w:rPr>
        <w:t>03.02.202</w:t>
      </w:r>
      <w:r w:rsidR="02D63259" w:rsidRPr="036E2CFE">
        <w:rPr>
          <w:rFonts w:ascii="Arial" w:eastAsia="Arial" w:hAnsi="Arial" w:cs="Arial"/>
          <w:sz w:val="20"/>
          <w:szCs w:val="20"/>
        </w:rPr>
        <w:t>6</w:t>
      </w:r>
    </w:p>
    <w:p w14:paraId="4DFB8538"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Schema: PS50P</w:t>
      </w:r>
    </w:p>
    <w:p w14:paraId="4532A2F7"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Version:1.0</w:t>
      </w:r>
    </w:p>
    <w:p w14:paraId="42A2AD9B"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KEINE_ABSCHNITTSPUNKTE: ja</w:t>
      </w:r>
    </w:p>
    <w:p w14:paraId="75EADEE9"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FRAGE_NUMMERN: fortlaufend</w:t>
      </w:r>
    </w:p>
    <w:p w14:paraId="4E76750C"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KEINE_MARKIERUNGEN: nein</w:t>
      </w:r>
    </w:p>
    <w:p w14:paraId="3175367C"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GUI_AUFTEILUNG: B 53</w:t>
      </w:r>
    </w:p>
    <w:p w14:paraId="78B806D0"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ABSCHNITTE_RANDOMISIEREN: ja</w:t>
      </w:r>
    </w:p>
    <w:p w14:paraId="46EA5C9D"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 xml:space="preserve">ABSCHNITT_R_MUSTER: </w:t>
      </w:r>
    </w:p>
    <w:p w14:paraId="27EFC10A"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FRAGEN_RANDOMISIEREN: ja</w:t>
      </w:r>
    </w:p>
    <w:p w14:paraId="33CD537B"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ABSCHNITTE_OHNE_FRAGERANDOMISIERUNG:</w:t>
      </w:r>
    </w:p>
    <w:p w14:paraId="67086E06"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ANTWORTEN_RANDOMISIEREN: ja</w:t>
      </w:r>
    </w:p>
    <w:p w14:paraId="4971BBF0"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FRAGEN_OHNE_ANTWORTRANDOMISIERUNG:</w:t>
      </w:r>
    </w:p>
    <w:p w14:paraId="2B43C546"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MOBIL_GEEIGNET: ja</w:t>
      </w:r>
    </w:p>
    <w:p w14:paraId="61F3D529"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 xml:space="preserve">Das Kopieren von Schrift- und Bildmaterial während der Klausur </w:t>
      </w:r>
      <w:proofErr w:type="gramStart"/>
      <w:r w:rsidRPr="26696131">
        <w:rPr>
          <w:rFonts w:ascii="Arial" w:eastAsia="Arial" w:hAnsi="Arial" w:cs="Arial"/>
          <w:sz w:val="20"/>
          <w:szCs w:val="20"/>
        </w:rPr>
        <w:t>mittels Handy</w:t>
      </w:r>
      <w:proofErr w:type="gramEnd"/>
      <w:r w:rsidRPr="26696131">
        <w:rPr>
          <w:rFonts w:ascii="Arial" w:eastAsia="Arial" w:hAnsi="Arial" w:cs="Arial"/>
          <w:sz w:val="20"/>
          <w:szCs w:val="20"/>
        </w:rPr>
        <w:t xml:space="preserve">, Kameras oder anderen technischen Geräten ist aus urheberrechtlichen Gründen untersagt. Verstöße werden mit </w:t>
      </w:r>
      <w:r w:rsidRPr="26696131">
        <w:rPr>
          <w:rFonts w:ascii="Arial" w:eastAsia="Arial" w:hAnsi="Arial" w:cs="Arial"/>
          <w:b/>
          <w:bCs/>
          <w:sz w:val="20"/>
          <w:szCs w:val="20"/>
        </w:rPr>
        <w:t xml:space="preserve">Nichtbestehen </w:t>
      </w:r>
      <w:r w:rsidRPr="26696131">
        <w:rPr>
          <w:rFonts w:ascii="Arial" w:eastAsia="Arial" w:hAnsi="Arial" w:cs="Arial"/>
          <w:sz w:val="20"/>
          <w:szCs w:val="20"/>
        </w:rPr>
        <w:t>der Klausur geahndet.</w:t>
      </w:r>
    </w:p>
    <w:p w14:paraId="624571B7"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b/>
          <w:bCs/>
          <w:sz w:val="20"/>
          <w:szCs w:val="20"/>
        </w:rPr>
        <w:t xml:space="preserve">Allgemein gilt, dass die Verwendung nicht erlaubter Hilfsmittel während der Klausur im Sinne eines Täuschungsversuches zum Nichtbestehen der Klausur führt. </w:t>
      </w:r>
      <w:r w:rsidRPr="26696131">
        <w:rPr>
          <w:rFonts w:ascii="Arial" w:eastAsia="Arial" w:hAnsi="Arial" w:cs="Arial"/>
          <w:sz w:val="20"/>
          <w:szCs w:val="20"/>
        </w:rPr>
        <w:t xml:space="preserve">Dies gilt insbesondere im Hinblick auf Mobilfunkgeräte. Stellen Sie bitte sicher, dass sich diese </w:t>
      </w:r>
      <w:r w:rsidRPr="26696131">
        <w:rPr>
          <w:rFonts w:ascii="Arial" w:eastAsia="Arial" w:hAnsi="Arial" w:cs="Arial"/>
          <w:b/>
          <w:bCs/>
          <w:sz w:val="20"/>
          <w:szCs w:val="20"/>
        </w:rPr>
        <w:t xml:space="preserve">weder auf Ihrem Arbeitsplatz noch in unmittelbarer Nähe dazu befinden </w:t>
      </w:r>
      <w:r w:rsidRPr="26696131">
        <w:rPr>
          <w:rFonts w:ascii="Arial" w:eastAsia="Arial" w:hAnsi="Arial" w:cs="Arial"/>
          <w:sz w:val="20"/>
          <w:szCs w:val="20"/>
        </w:rPr>
        <w:t>und dass die Geräte ausgeschaltet sind.</w:t>
      </w:r>
    </w:p>
    <w:p w14:paraId="1D2861EF"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sz w:val="20"/>
          <w:szCs w:val="20"/>
        </w:rPr>
        <w:t> </w:t>
      </w:r>
    </w:p>
    <w:p w14:paraId="3141C93E" w14:textId="77777777" w:rsidR="00392F21" w:rsidRPr="000248FD" w:rsidRDefault="00392F21" w:rsidP="00392F21">
      <w:pPr>
        <w:spacing w:after="0" w:line="240" w:lineRule="auto"/>
        <w:rPr>
          <w:rFonts w:ascii="Arial" w:eastAsia="Arial" w:hAnsi="Arial" w:cs="Arial"/>
          <w:sz w:val="20"/>
          <w:szCs w:val="20"/>
        </w:rPr>
      </w:pPr>
      <w:r w:rsidRPr="26696131">
        <w:rPr>
          <w:rFonts w:ascii="Arial" w:eastAsia="Arial" w:hAnsi="Arial" w:cs="Arial"/>
          <w:sz w:val="20"/>
          <w:szCs w:val="20"/>
        </w:rPr>
        <w:t xml:space="preserve">Die Klausur besteht aus </w:t>
      </w:r>
      <w:r w:rsidRPr="26696131">
        <w:rPr>
          <w:rFonts w:ascii="Arial" w:eastAsia="Arial" w:hAnsi="Arial" w:cs="Arial"/>
          <w:b/>
          <w:bCs/>
          <w:sz w:val="20"/>
          <w:szCs w:val="20"/>
        </w:rPr>
        <w:t>30</w:t>
      </w:r>
      <w:r w:rsidRPr="26696131">
        <w:rPr>
          <w:rFonts w:ascii="Arial" w:eastAsia="Arial" w:hAnsi="Arial" w:cs="Arial"/>
          <w:sz w:val="20"/>
          <w:szCs w:val="20"/>
        </w:rPr>
        <w:t xml:space="preserve"> </w:t>
      </w:r>
      <w:r w:rsidRPr="26696131">
        <w:rPr>
          <w:rFonts w:ascii="Arial" w:eastAsia="Arial" w:hAnsi="Arial" w:cs="Arial"/>
          <w:b/>
          <w:bCs/>
          <w:sz w:val="20"/>
          <w:szCs w:val="20"/>
        </w:rPr>
        <w:t>Fragen</w:t>
      </w:r>
      <w:r w:rsidRPr="26696131">
        <w:rPr>
          <w:rFonts w:ascii="Arial" w:eastAsia="Arial" w:hAnsi="Arial" w:cs="Arial"/>
          <w:sz w:val="20"/>
          <w:szCs w:val="20"/>
        </w:rPr>
        <w:t xml:space="preserve">, zu deren Beantwortung Ihnen </w:t>
      </w:r>
      <w:r w:rsidRPr="26696131">
        <w:rPr>
          <w:rFonts w:ascii="Arial" w:eastAsia="Arial" w:hAnsi="Arial" w:cs="Arial"/>
          <w:b/>
          <w:bCs/>
          <w:sz w:val="20"/>
          <w:szCs w:val="20"/>
        </w:rPr>
        <w:t>45 Minuten</w:t>
      </w:r>
      <w:r w:rsidRPr="26696131">
        <w:rPr>
          <w:rFonts w:ascii="Arial" w:eastAsia="Arial" w:hAnsi="Arial" w:cs="Arial"/>
          <w:sz w:val="20"/>
          <w:szCs w:val="20"/>
        </w:rPr>
        <w:t xml:space="preserve"> Zeit zur Verfügung stehen.</w:t>
      </w:r>
    </w:p>
    <w:p w14:paraId="43D22AF0" w14:textId="77777777" w:rsidR="00392F21" w:rsidRPr="000248FD" w:rsidRDefault="00392F21" w:rsidP="00392F21">
      <w:pPr>
        <w:spacing w:after="0" w:line="240" w:lineRule="auto"/>
        <w:rPr>
          <w:rFonts w:ascii="Arial" w:eastAsia="Arial" w:hAnsi="Arial" w:cs="Arial"/>
          <w:sz w:val="20"/>
          <w:szCs w:val="20"/>
        </w:rPr>
      </w:pPr>
    </w:p>
    <w:p w14:paraId="70C603BD" w14:textId="77777777" w:rsidR="00392F21" w:rsidRPr="000248FD" w:rsidRDefault="00392F21" w:rsidP="00392F21">
      <w:pPr>
        <w:pStyle w:val="Klausur"/>
        <w:spacing w:after="0"/>
        <w:rPr>
          <w:rFonts w:ascii="Arial" w:eastAsia="Arial" w:hAnsi="Arial" w:cs="Arial"/>
          <w:sz w:val="20"/>
          <w:szCs w:val="20"/>
        </w:rPr>
      </w:pPr>
      <w:r w:rsidRPr="26696131">
        <w:rPr>
          <w:rFonts w:ascii="Arial" w:eastAsia="Arial" w:hAnsi="Arial" w:cs="Arial"/>
          <w:b/>
          <w:bCs/>
          <w:sz w:val="20"/>
          <w:szCs w:val="20"/>
        </w:rPr>
        <w:t>Bewertungsschema:</w:t>
      </w:r>
    </w:p>
    <w:p w14:paraId="778A5F98" w14:textId="77777777" w:rsidR="00392F21" w:rsidRPr="000248FD" w:rsidRDefault="00392F21" w:rsidP="00392F21">
      <w:pPr>
        <w:pStyle w:val="Klausur"/>
        <w:spacing w:after="0"/>
        <w:rPr>
          <w:rFonts w:ascii="Arial" w:eastAsia="Arial" w:hAnsi="Arial" w:cs="Arial"/>
          <w:sz w:val="20"/>
          <w:szCs w:val="20"/>
        </w:rPr>
      </w:pPr>
      <w:proofErr w:type="spellStart"/>
      <w:r w:rsidRPr="26696131">
        <w:rPr>
          <w:rFonts w:ascii="Arial" w:eastAsia="Arial" w:hAnsi="Arial" w:cs="Arial"/>
          <w:sz w:val="20"/>
          <w:szCs w:val="20"/>
          <w:u w:val="single"/>
        </w:rPr>
        <w:t>TypA</w:t>
      </w:r>
      <w:proofErr w:type="spellEnd"/>
      <w:r w:rsidRPr="26696131">
        <w:rPr>
          <w:rFonts w:ascii="Arial" w:eastAsia="Arial" w:hAnsi="Arial" w:cs="Arial"/>
          <w:sz w:val="20"/>
          <w:szCs w:val="20"/>
          <w:u w:val="single"/>
        </w:rPr>
        <w:t xml:space="preserve"> (Einfachauswahl):</w:t>
      </w:r>
      <w:r w:rsidRPr="26696131">
        <w:rPr>
          <w:rFonts w:ascii="Arial" w:eastAsia="Arial" w:hAnsi="Arial" w:cs="Arial"/>
          <w:sz w:val="20"/>
          <w:szCs w:val="20"/>
        </w:rPr>
        <w:t xml:space="preserve"> Jede Abweichung von der vorgegebenen Lösung ergibt 0%.</w:t>
      </w:r>
    </w:p>
    <w:p w14:paraId="128246D4" w14:textId="77777777" w:rsidR="00392F21" w:rsidRPr="000248FD" w:rsidRDefault="00392F21" w:rsidP="00392F21">
      <w:pPr>
        <w:spacing w:after="0" w:line="240" w:lineRule="auto"/>
        <w:rPr>
          <w:rFonts w:ascii="Arial" w:eastAsia="Arial" w:hAnsi="Arial" w:cs="Arial"/>
          <w:sz w:val="20"/>
          <w:szCs w:val="20"/>
        </w:rPr>
      </w:pPr>
      <w:proofErr w:type="spellStart"/>
      <w:r w:rsidRPr="26696131">
        <w:rPr>
          <w:rFonts w:ascii="Arial" w:eastAsia="Arial" w:hAnsi="Arial" w:cs="Arial"/>
          <w:sz w:val="20"/>
          <w:szCs w:val="20"/>
          <w:u w:val="single"/>
        </w:rPr>
        <w:t>Kprim</w:t>
      </w:r>
      <w:proofErr w:type="spellEnd"/>
      <w:r w:rsidRPr="26696131">
        <w:rPr>
          <w:rFonts w:ascii="Arial" w:eastAsia="Arial" w:hAnsi="Arial" w:cs="Arial"/>
          <w:sz w:val="20"/>
          <w:szCs w:val="20"/>
          <w:u w:val="single"/>
        </w:rPr>
        <w:t>:</w:t>
      </w:r>
      <w:r w:rsidRPr="26696131">
        <w:rPr>
          <w:rFonts w:ascii="Arial" w:eastAsia="Arial" w:hAnsi="Arial" w:cs="Arial"/>
          <w:sz w:val="20"/>
          <w:szCs w:val="20"/>
        </w:rPr>
        <w:t xml:space="preserve"> Bei 4 Antwortalternativen ergibt eine Abweichung von de</w:t>
      </w:r>
      <w:r>
        <w:rPr>
          <w:rFonts w:ascii="Arial" w:eastAsia="Arial" w:hAnsi="Arial" w:cs="Arial"/>
          <w:sz w:val="20"/>
          <w:szCs w:val="20"/>
        </w:rPr>
        <w:t>r vorgegebenen Lösung noch 50%</w:t>
      </w:r>
      <w:r w:rsidRPr="26696131">
        <w:rPr>
          <w:rFonts w:ascii="Arial" w:eastAsia="Arial" w:hAnsi="Arial" w:cs="Arial"/>
          <w:sz w:val="20"/>
          <w:szCs w:val="20"/>
        </w:rPr>
        <w:t>, ansonsten 0%.</w:t>
      </w:r>
    </w:p>
    <w:p w14:paraId="2AE3E931" w14:textId="77777777" w:rsidR="00392F21" w:rsidRPr="000248FD" w:rsidRDefault="00392F21" w:rsidP="00392F21">
      <w:pPr>
        <w:spacing w:after="0" w:line="240" w:lineRule="auto"/>
        <w:rPr>
          <w:rFonts w:ascii="Arial" w:eastAsia="Arial" w:hAnsi="Arial" w:cs="Arial"/>
          <w:sz w:val="20"/>
          <w:szCs w:val="20"/>
        </w:rPr>
      </w:pPr>
      <w:r w:rsidRPr="26696131">
        <w:rPr>
          <w:rFonts w:ascii="Arial" w:eastAsia="Arial" w:hAnsi="Arial" w:cs="Arial"/>
          <w:sz w:val="20"/>
          <w:szCs w:val="20"/>
          <w:u w:val="single"/>
        </w:rPr>
        <w:t>Offene Frage:</w:t>
      </w:r>
      <w:r w:rsidRPr="26696131">
        <w:rPr>
          <w:rFonts w:ascii="Arial" w:eastAsia="Arial" w:hAnsi="Arial" w:cs="Arial"/>
          <w:sz w:val="20"/>
          <w:szCs w:val="20"/>
        </w:rPr>
        <w:t xml:space="preserve"> Jede Abweichung von der vorgegebenen Lösung ergibt 0%.</w:t>
      </w:r>
    </w:p>
    <w:p w14:paraId="0475BCCB" w14:textId="77777777" w:rsidR="00392F21" w:rsidRPr="000248FD" w:rsidRDefault="00392F21" w:rsidP="00392F21">
      <w:pPr>
        <w:pStyle w:val="Klausur"/>
        <w:spacing w:after="0"/>
        <w:rPr>
          <w:rFonts w:ascii="Arial" w:eastAsia="Arial" w:hAnsi="Arial" w:cs="Arial"/>
          <w:sz w:val="20"/>
          <w:szCs w:val="20"/>
        </w:rPr>
      </w:pPr>
    </w:p>
    <w:p w14:paraId="0A37501D" w14:textId="77777777" w:rsidR="00564056" w:rsidRPr="000248FD" w:rsidRDefault="00564056" w:rsidP="1137B75A">
      <w:pPr>
        <w:pStyle w:val="Klausur"/>
        <w:spacing w:after="0"/>
        <w:rPr>
          <w:rFonts w:ascii="Arial" w:eastAsia="Arial" w:hAnsi="Arial" w:cs="Arial"/>
          <w:sz w:val="20"/>
          <w:szCs w:val="20"/>
        </w:rPr>
      </w:pPr>
    </w:p>
    <w:p w14:paraId="08FB2E17" w14:textId="3A1C39F3" w:rsidR="00DC3431" w:rsidRPr="000248FD" w:rsidRDefault="00DC3431" w:rsidP="00DC3431">
      <w:pPr>
        <w:pStyle w:val="Klausur"/>
        <w:spacing w:after="0"/>
        <w:rPr>
          <w:rFonts w:ascii="Arial" w:eastAsia="Arial" w:hAnsi="Arial" w:cs="Arial"/>
          <w:sz w:val="20"/>
          <w:szCs w:val="20"/>
        </w:rPr>
      </w:pPr>
    </w:p>
    <w:p w14:paraId="6A8BE143" w14:textId="77777777" w:rsidR="00BB0261" w:rsidRPr="000248FD" w:rsidRDefault="292ECAA4" w:rsidP="75ABF24F">
      <w:pPr>
        <w:pStyle w:val="Klausur"/>
        <w:spacing w:after="0"/>
        <w:rPr>
          <w:rFonts w:ascii="Arial" w:eastAsia="Arial" w:hAnsi="Arial" w:cs="Arial"/>
          <w:b/>
          <w:bCs/>
          <w:sz w:val="20"/>
          <w:szCs w:val="20"/>
          <w:highlight w:val="green"/>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1</w:t>
      </w:r>
    </w:p>
    <w:p w14:paraId="134DC67F" w14:textId="12E88EE7" w:rsidR="00BB0261" w:rsidRPr="000248FD"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29C4B2FB" w14:textId="77777777" w:rsidR="00BB0261" w:rsidRPr="000248FD" w:rsidRDefault="00BB0261" w:rsidP="00BB0261">
      <w:pPr>
        <w:spacing w:after="0" w:line="240" w:lineRule="auto"/>
        <w:rPr>
          <w:rFonts w:ascii="Arial" w:eastAsia="Arial" w:hAnsi="Arial" w:cs="Arial"/>
          <w:sz w:val="20"/>
          <w:szCs w:val="20"/>
        </w:rPr>
      </w:pPr>
    </w:p>
    <w:p w14:paraId="7A130D8A" w14:textId="53943F4C" w:rsidR="00BB0261" w:rsidRDefault="3ADEAC36" w:rsidP="00BB0261">
      <w:pPr>
        <w:pStyle w:val="Klausur"/>
        <w:spacing w:after="0"/>
        <w:rPr>
          <w:rFonts w:ascii="Arial" w:eastAsia="Arial" w:hAnsi="Arial" w:cs="Arial"/>
          <w:sz w:val="20"/>
          <w:szCs w:val="20"/>
        </w:rPr>
      </w:pPr>
      <w:r w:rsidRPr="47054229">
        <w:rPr>
          <w:rFonts w:ascii="Arial" w:eastAsia="Arial" w:hAnsi="Arial" w:cs="Arial"/>
          <w:sz w:val="20"/>
          <w:szCs w:val="20"/>
        </w:rPr>
        <w:t>In der Tumororthopädie spielt neben der Anamnese und Bildgebung die Probeentnahme vor der endgültigen Tumorresektion eine entschei</w:t>
      </w:r>
      <w:r w:rsidR="1EDA762B" w:rsidRPr="47054229">
        <w:rPr>
          <w:rFonts w:ascii="Arial" w:eastAsia="Arial" w:hAnsi="Arial" w:cs="Arial"/>
          <w:sz w:val="20"/>
          <w:szCs w:val="20"/>
        </w:rPr>
        <w:t>dende Rolle für die weitere Therapie</w:t>
      </w:r>
      <w:r w:rsidR="292ECAA4" w:rsidRPr="47054229">
        <w:rPr>
          <w:rFonts w:ascii="Arial" w:eastAsia="Arial" w:hAnsi="Arial" w:cs="Arial"/>
          <w:sz w:val="20"/>
          <w:szCs w:val="20"/>
        </w:rPr>
        <w:t>.</w:t>
      </w:r>
    </w:p>
    <w:p w14:paraId="44D5B612" w14:textId="04F683EF" w:rsidR="00BB0261" w:rsidRDefault="00BB0261" w:rsidP="00BB0261">
      <w:pPr>
        <w:pStyle w:val="Klausur"/>
        <w:spacing w:after="0"/>
        <w:rPr>
          <w:rFonts w:ascii="Arial" w:eastAsia="Arial" w:hAnsi="Arial" w:cs="Arial"/>
          <w:sz w:val="20"/>
          <w:szCs w:val="20"/>
        </w:rPr>
      </w:pPr>
    </w:p>
    <w:p w14:paraId="55B6B2D8" w14:textId="77777777" w:rsidR="00BB0261" w:rsidRPr="000248FD" w:rsidRDefault="00BB0261" w:rsidP="00BB0261">
      <w:pPr>
        <w:pStyle w:val="Klausur"/>
        <w:spacing w:after="0"/>
        <w:rPr>
          <w:rFonts w:ascii="Arial" w:eastAsia="Arial" w:hAnsi="Arial" w:cs="Arial"/>
          <w:sz w:val="20"/>
          <w:szCs w:val="20"/>
        </w:rPr>
      </w:pPr>
      <w:r w:rsidRPr="2B4D4F56">
        <w:rPr>
          <w:rFonts w:ascii="Arial" w:eastAsia="Arial" w:hAnsi="Arial" w:cs="Arial"/>
          <w:sz w:val="20"/>
          <w:szCs w:val="20"/>
        </w:rPr>
        <w:t>--</w:t>
      </w:r>
    </w:p>
    <w:p w14:paraId="5CF7EE4B" w14:textId="5A31932A" w:rsidR="00BB0261" w:rsidRDefault="292ECAA4" w:rsidP="00BB0261">
      <w:pPr>
        <w:spacing w:after="0" w:line="240" w:lineRule="auto"/>
        <w:jc w:val="both"/>
        <w:rPr>
          <w:rFonts w:ascii="Arial" w:eastAsia="Arial" w:hAnsi="Arial" w:cs="Arial"/>
          <w:sz w:val="20"/>
          <w:szCs w:val="20"/>
        </w:rPr>
      </w:pPr>
      <w:r w:rsidRPr="47054229">
        <w:rPr>
          <w:rFonts w:ascii="Arial" w:eastAsia="Arial" w:hAnsi="Arial" w:cs="Arial"/>
          <w:sz w:val="20"/>
          <w:szCs w:val="20"/>
        </w:rPr>
        <w:t xml:space="preserve">1. </w:t>
      </w:r>
      <w:proofErr w:type="spellStart"/>
      <w:r w:rsidRPr="47054229">
        <w:rPr>
          <w:rFonts w:ascii="Arial" w:eastAsia="Arial" w:hAnsi="Arial" w:cs="Arial"/>
          <w:b/>
          <w:bCs/>
          <w:sz w:val="20"/>
          <w:szCs w:val="20"/>
          <w:lang w:eastAsia="de-DE"/>
        </w:rPr>
        <w:t>Kprim</w:t>
      </w:r>
      <w:proofErr w:type="spellEnd"/>
      <w:r w:rsidRPr="47054229">
        <w:rPr>
          <w:rFonts w:ascii="Arial" w:eastAsia="Arial" w:hAnsi="Arial" w:cs="Arial"/>
          <w:b/>
          <w:bCs/>
          <w:sz w:val="20"/>
          <w:szCs w:val="20"/>
          <w:lang w:eastAsia="de-DE"/>
        </w:rPr>
        <w:t>-Frage:</w:t>
      </w:r>
      <w:r w:rsidRPr="47054229">
        <w:rPr>
          <w:rFonts w:ascii="Arial" w:eastAsia="Arial" w:hAnsi="Arial" w:cs="Arial"/>
          <w:color w:val="000000" w:themeColor="text1"/>
          <w:sz w:val="20"/>
          <w:szCs w:val="20"/>
        </w:rPr>
        <w:t xml:space="preserve"> </w:t>
      </w:r>
      <w:r w:rsidRPr="47054229">
        <w:rPr>
          <w:rFonts w:ascii="Arial" w:eastAsia="Arial" w:hAnsi="Arial" w:cs="Arial"/>
          <w:sz w:val="20"/>
          <w:szCs w:val="20"/>
        </w:rPr>
        <w:t>W</w:t>
      </w:r>
      <w:r w:rsidR="64F3DF11" w:rsidRPr="47054229">
        <w:rPr>
          <w:rFonts w:ascii="Arial" w:eastAsia="Arial" w:hAnsi="Arial" w:cs="Arial"/>
          <w:sz w:val="20"/>
          <w:szCs w:val="20"/>
        </w:rPr>
        <w:t>arum ist die Entnahme einer histologischen Probe zur weiteren Therapieplanung erforderlich</w:t>
      </w:r>
      <w:r w:rsidRPr="47054229">
        <w:rPr>
          <w:rFonts w:ascii="Arial" w:eastAsia="Arial" w:hAnsi="Arial" w:cs="Arial"/>
          <w:sz w:val="20"/>
          <w:szCs w:val="20"/>
        </w:rPr>
        <w:t>?</w:t>
      </w:r>
    </w:p>
    <w:p w14:paraId="2E7DADAE" w14:textId="77777777" w:rsidR="00BB0261" w:rsidRPr="00A1437C" w:rsidRDefault="00BB0261" w:rsidP="00BB0261">
      <w:pPr>
        <w:pStyle w:val="Klausur"/>
        <w:spacing w:after="0"/>
        <w:rPr>
          <w:rFonts w:ascii="Arial" w:eastAsia="Arial" w:hAnsi="Arial" w:cs="Arial"/>
          <w:sz w:val="20"/>
          <w:szCs w:val="20"/>
        </w:rPr>
      </w:pPr>
      <w:proofErr w:type="spellStart"/>
      <w:proofErr w:type="gramStart"/>
      <w:r w:rsidRPr="00A1437C">
        <w:rPr>
          <w:rFonts w:ascii="Arial" w:eastAsia="Arial" w:hAnsi="Arial" w:cs="Arial"/>
          <w:sz w:val="20"/>
          <w:szCs w:val="20"/>
        </w:rPr>
        <w:t>Typ:Kprim</w:t>
      </w:r>
      <w:proofErr w:type="spellEnd"/>
      <w:proofErr w:type="gramEnd"/>
    </w:p>
    <w:p w14:paraId="267CBE69" w14:textId="77777777" w:rsidR="00BB0261" w:rsidRDefault="00BB0261" w:rsidP="00BB0261">
      <w:pPr>
        <w:pStyle w:val="Klausur"/>
        <w:spacing w:after="0"/>
        <w:rPr>
          <w:rFonts w:ascii="Arial" w:eastAsia="Arial" w:hAnsi="Arial" w:cs="Arial"/>
          <w:sz w:val="20"/>
          <w:szCs w:val="20"/>
        </w:rPr>
      </w:pPr>
      <w:r w:rsidRPr="00A1437C">
        <w:rPr>
          <w:rFonts w:ascii="Arial" w:eastAsia="Arial" w:hAnsi="Arial" w:cs="Arial"/>
          <w:sz w:val="20"/>
          <w:szCs w:val="20"/>
        </w:rPr>
        <w:t>Schema:PS50P</w:t>
      </w:r>
    </w:p>
    <w:p w14:paraId="1AA17F97" w14:textId="77777777" w:rsidR="00BB0261" w:rsidRDefault="00BB0261" w:rsidP="00BB0261">
      <w:pPr>
        <w:pStyle w:val="Klausur"/>
        <w:spacing w:after="0"/>
        <w:rPr>
          <w:rFonts w:ascii="Arial" w:eastAsia="Arial" w:hAnsi="Arial" w:cs="Arial"/>
          <w:sz w:val="20"/>
          <w:szCs w:val="20"/>
        </w:rPr>
      </w:pPr>
    </w:p>
    <w:p w14:paraId="363A35E3" w14:textId="2E5BD1B9" w:rsidR="129FD05C" w:rsidRDefault="521A9DEC" w:rsidP="47054229">
      <w:pPr>
        <w:pStyle w:val="Klausur"/>
        <w:numPr>
          <w:ilvl w:val="0"/>
          <w:numId w:val="33"/>
        </w:numPr>
        <w:spacing w:after="0"/>
        <w:rPr>
          <w:rFonts w:ascii="Arial" w:eastAsia="Arial" w:hAnsi="Arial" w:cs="Arial"/>
          <w:b/>
          <w:bCs/>
          <w:sz w:val="20"/>
          <w:szCs w:val="20"/>
        </w:rPr>
      </w:pPr>
      <w:r w:rsidRPr="0BBD74BD">
        <w:rPr>
          <w:rFonts w:ascii="Arial" w:eastAsia="Arial" w:hAnsi="Arial" w:cs="Arial"/>
          <w:b/>
          <w:bCs/>
          <w:sz w:val="20"/>
          <w:szCs w:val="20"/>
        </w:rPr>
        <w:t>Einordnung der Dignität des Tumors</w:t>
      </w:r>
      <w:r w:rsidR="484B5E86" w:rsidRPr="0BBD74BD">
        <w:rPr>
          <w:rFonts w:ascii="Arial" w:eastAsia="Arial" w:hAnsi="Arial" w:cs="Arial"/>
          <w:b/>
          <w:bCs/>
          <w:sz w:val="20"/>
          <w:szCs w:val="20"/>
        </w:rPr>
        <w:t>.</w:t>
      </w:r>
    </w:p>
    <w:p w14:paraId="59D79EC1" w14:textId="51FCD9E6" w:rsidR="1A5064C6" w:rsidRDefault="1492CAC5" w:rsidP="47054229">
      <w:pPr>
        <w:pStyle w:val="Klausur"/>
        <w:numPr>
          <w:ilvl w:val="0"/>
          <w:numId w:val="33"/>
        </w:numPr>
        <w:spacing w:after="0"/>
        <w:rPr>
          <w:rFonts w:ascii="Arial" w:eastAsia="Arial" w:hAnsi="Arial" w:cs="Arial"/>
          <w:sz w:val="20"/>
          <w:szCs w:val="20"/>
        </w:rPr>
      </w:pPr>
      <w:r w:rsidRPr="0BBD74BD">
        <w:rPr>
          <w:rFonts w:ascii="Arial" w:eastAsia="Arial" w:hAnsi="Arial" w:cs="Arial"/>
          <w:sz w:val="20"/>
          <w:szCs w:val="20"/>
        </w:rPr>
        <w:t xml:space="preserve">Der </w:t>
      </w:r>
      <w:r w:rsidR="312D9730" w:rsidRPr="0BBD74BD">
        <w:rPr>
          <w:rFonts w:ascii="Arial" w:eastAsia="Arial" w:hAnsi="Arial" w:cs="Arial"/>
          <w:sz w:val="20"/>
          <w:szCs w:val="20"/>
        </w:rPr>
        <w:t>operative Zugang zur Probeentnahme kann unabhängig von der späteren Resektion des Tumors gewählt werden.</w:t>
      </w:r>
    </w:p>
    <w:p w14:paraId="425422D8" w14:textId="0F95F17D" w:rsidR="1537357D" w:rsidRDefault="1537357D" w:rsidP="47054229">
      <w:pPr>
        <w:pStyle w:val="Klausur"/>
        <w:numPr>
          <w:ilvl w:val="0"/>
          <w:numId w:val="33"/>
        </w:numPr>
        <w:spacing w:after="0"/>
        <w:rPr>
          <w:rFonts w:ascii="Arial" w:eastAsia="Arial" w:hAnsi="Arial" w:cs="Arial"/>
          <w:b/>
          <w:bCs/>
          <w:sz w:val="20"/>
          <w:szCs w:val="20"/>
        </w:rPr>
      </w:pPr>
      <w:r w:rsidRPr="47054229">
        <w:rPr>
          <w:rFonts w:ascii="Arial" w:eastAsia="Arial" w:hAnsi="Arial" w:cs="Arial"/>
          <w:b/>
          <w:bCs/>
          <w:sz w:val="20"/>
          <w:szCs w:val="20"/>
        </w:rPr>
        <w:t>D</w:t>
      </w:r>
      <w:r w:rsidR="2E6EF0AC" w:rsidRPr="47054229">
        <w:rPr>
          <w:rFonts w:ascii="Arial" w:eastAsia="Arial" w:hAnsi="Arial" w:cs="Arial"/>
          <w:b/>
          <w:bCs/>
          <w:sz w:val="20"/>
          <w:szCs w:val="20"/>
        </w:rPr>
        <w:t>urch die Probeentnahme kann zeitnah bestimmt werden, ob eine adjuvante Therapie erforderlich ist.</w:t>
      </w:r>
    </w:p>
    <w:p w14:paraId="124C1B1A" w14:textId="506D06C0" w:rsidR="767796F4" w:rsidRDefault="2570450A" w:rsidP="75ABF24F">
      <w:pPr>
        <w:pStyle w:val="Klausur"/>
        <w:numPr>
          <w:ilvl w:val="0"/>
          <w:numId w:val="33"/>
        </w:numPr>
        <w:spacing w:after="0"/>
        <w:rPr>
          <w:rFonts w:ascii="Arial" w:eastAsia="Arial" w:hAnsi="Arial" w:cs="Arial"/>
          <w:b/>
          <w:bCs/>
          <w:sz w:val="20"/>
          <w:szCs w:val="20"/>
        </w:rPr>
      </w:pPr>
      <w:r w:rsidRPr="47054229">
        <w:rPr>
          <w:rFonts w:ascii="Arial" w:eastAsia="Arial" w:hAnsi="Arial" w:cs="Arial"/>
          <w:b/>
          <w:bCs/>
          <w:sz w:val="20"/>
          <w:szCs w:val="20"/>
        </w:rPr>
        <w:t>Durch die Probeentnahme kann der erforderliche Sicherheitsabstand bei der Tumorresektion bestimmt werden</w:t>
      </w:r>
      <w:r w:rsidR="533C714E" w:rsidRPr="47054229">
        <w:rPr>
          <w:rFonts w:ascii="Arial" w:eastAsia="Arial" w:hAnsi="Arial" w:cs="Arial"/>
          <w:b/>
          <w:bCs/>
          <w:sz w:val="20"/>
          <w:szCs w:val="20"/>
        </w:rPr>
        <w:t>.</w:t>
      </w:r>
    </w:p>
    <w:p w14:paraId="05695FC4" w14:textId="77777777" w:rsidR="00BB0261" w:rsidRDefault="00BB0261" w:rsidP="00BB0261">
      <w:pPr>
        <w:pStyle w:val="Klausur"/>
        <w:spacing w:after="0"/>
        <w:rPr>
          <w:rFonts w:ascii="Arial" w:eastAsia="Arial" w:hAnsi="Arial" w:cs="Arial"/>
          <w:sz w:val="20"/>
          <w:szCs w:val="20"/>
        </w:rPr>
      </w:pPr>
    </w:p>
    <w:p w14:paraId="368B8951" w14:textId="77777777"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2</w:t>
      </w:r>
    </w:p>
    <w:p w14:paraId="221FBB39" w14:textId="1315C33F"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365E4888" w14:textId="77777777" w:rsidR="00BB0261" w:rsidRDefault="00BB0261" w:rsidP="00BB0261">
      <w:pPr>
        <w:spacing w:after="0" w:line="240" w:lineRule="auto"/>
        <w:rPr>
          <w:rFonts w:ascii="Arial" w:eastAsia="Arial" w:hAnsi="Arial" w:cs="Arial"/>
          <w:sz w:val="20"/>
          <w:szCs w:val="20"/>
        </w:rPr>
      </w:pPr>
    </w:p>
    <w:p w14:paraId="6897B3DE" w14:textId="77777777" w:rsidR="00BB0261" w:rsidRDefault="00BB0261" w:rsidP="00BB0261">
      <w:pPr>
        <w:pStyle w:val="Klausur"/>
        <w:spacing w:after="0"/>
        <w:rPr>
          <w:rFonts w:ascii="Arial" w:eastAsia="Arial" w:hAnsi="Arial" w:cs="Arial"/>
          <w:sz w:val="20"/>
          <w:szCs w:val="20"/>
        </w:rPr>
      </w:pPr>
      <w:r w:rsidRPr="2B4D4F56">
        <w:rPr>
          <w:rFonts w:ascii="Arial" w:eastAsia="Arial" w:hAnsi="Arial" w:cs="Arial"/>
          <w:sz w:val="20"/>
          <w:szCs w:val="20"/>
        </w:rPr>
        <w:t>--</w:t>
      </w:r>
    </w:p>
    <w:p w14:paraId="1EDC2F88" w14:textId="2F442A0D" w:rsidR="00BB0261" w:rsidRDefault="292ECAA4" w:rsidP="00BB0261">
      <w:pPr>
        <w:spacing w:after="0" w:line="240" w:lineRule="auto"/>
        <w:jc w:val="both"/>
        <w:rPr>
          <w:rFonts w:ascii="Arial" w:eastAsia="Arial" w:hAnsi="Arial" w:cs="Arial"/>
          <w:sz w:val="20"/>
          <w:szCs w:val="20"/>
        </w:rPr>
      </w:pPr>
      <w:r w:rsidRPr="47054229">
        <w:rPr>
          <w:rFonts w:ascii="Arial" w:eastAsia="Arial" w:hAnsi="Arial" w:cs="Arial"/>
          <w:sz w:val="20"/>
          <w:szCs w:val="20"/>
        </w:rPr>
        <w:t xml:space="preserve">2. </w:t>
      </w:r>
      <w:proofErr w:type="spellStart"/>
      <w:r w:rsidR="0010584B" w:rsidRPr="47054229">
        <w:rPr>
          <w:rFonts w:ascii="Arial" w:eastAsia="Arial" w:hAnsi="Arial" w:cs="Arial"/>
          <w:b/>
          <w:bCs/>
          <w:sz w:val="20"/>
          <w:szCs w:val="20"/>
          <w:lang w:eastAsia="de-DE"/>
        </w:rPr>
        <w:t>Kprim</w:t>
      </w:r>
      <w:proofErr w:type="spellEnd"/>
      <w:r w:rsidR="0010584B" w:rsidRPr="47054229">
        <w:rPr>
          <w:rFonts w:ascii="Arial" w:eastAsia="Arial" w:hAnsi="Arial" w:cs="Arial"/>
          <w:b/>
          <w:bCs/>
          <w:sz w:val="20"/>
          <w:szCs w:val="20"/>
          <w:lang w:eastAsia="de-DE"/>
        </w:rPr>
        <w:t>-Frage:</w:t>
      </w:r>
      <w:r w:rsidR="0010584B" w:rsidRPr="47054229">
        <w:rPr>
          <w:rFonts w:ascii="Arial" w:eastAsia="Arial" w:hAnsi="Arial" w:cs="Arial"/>
          <w:color w:val="000000" w:themeColor="text1"/>
          <w:sz w:val="20"/>
          <w:szCs w:val="20"/>
        </w:rPr>
        <w:t xml:space="preserve"> </w:t>
      </w:r>
      <w:r w:rsidR="2AF07804" w:rsidRPr="47054229">
        <w:rPr>
          <w:rFonts w:ascii="Arial" w:eastAsia="Arial" w:hAnsi="Arial" w:cs="Arial"/>
          <w:sz w:val="20"/>
          <w:szCs w:val="20"/>
        </w:rPr>
        <w:t>W</w:t>
      </w:r>
      <w:r w:rsidR="0CCD99E3" w:rsidRPr="47054229">
        <w:rPr>
          <w:rFonts w:ascii="Arial" w:eastAsia="Arial" w:hAnsi="Arial" w:cs="Arial"/>
          <w:sz w:val="20"/>
          <w:szCs w:val="20"/>
        </w:rPr>
        <w:t xml:space="preserve">obei handelt es sich um einen </w:t>
      </w:r>
      <w:r w:rsidR="418456D3" w:rsidRPr="47054229">
        <w:rPr>
          <w:rFonts w:ascii="Arial" w:eastAsia="Arial" w:hAnsi="Arial" w:cs="Arial"/>
          <w:sz w:val="20"/>
          <w:szCs w:val="20"/>
        </w:rPr>
        <w:t>gutartigen</w:t>
      </w:r>
      <w:r w:rsidR="0CCD99E3" w:rsidRPr="47054229">
        <w:rPr>
          <w:rFonts w:ascii="Arial" w:eastAsia="Arial" w:hAnsi="Arial" w:cs="Arial"/>
          <w:sz w:val="20"/>
          <w:szCs w:val="20"/>
        </w:rPr>
        <w:t xml:space="preserve"> Knochentumor</w:t>
      </w:r>
      <w:r w:rsidRPr="47054229">
        <w:rPr>
          <w:rFonts w:ascii="Arial" w:eastAsia="Arial" w:hAnsi="Arial" w:cs="Arial"/>
          <w:sz w:val="20"/>
          <w:szCs w:val="20"/>
        </w:rPr>
        <w:t>?</w:t>
      </w:r>
    </w:p>
    <w:p w14:paraId="0D72FB0F" w14:textId="77777777" w:rsidR="751EBDFF" w:rsidRDefault="751EBDFF" w:rsidP="086FE5C8">
      <w:pPr>
        <w:pStyle w:val="Klausur"/>
        <w:spacing w:after="0"/>
        <w:rPr>
          <w:rFonts w:ascii="Arial" w:eastAsia="Arial" w:hAnsi="Arial" w:cs="Arial"/>
          <w:sz w:val="20"/>
          <w:szCs w:val="20"/>
        </w:rPr>
      </w:pPr>
      <w:proofErr w:type="spellStart"/>
      <w:proofErr w:type="gramStart"/>
      <w:r w:rsidRPr="086FE5C8">
        <w:rPr>
          <w:rFonts w:ascii="Arial" w:eastAsia="Arial" w:hAnsi="Arial" w:cs="Arial"/>
          <w:sz w:val="20"/>
          <w:szCs w:val="20"/>
        </w:rPr>
        <w:t>Typ:Kprim</w:t>
      </w:r>
      <w:proofErr w:type="spellEnd"/>
      <w:proofErr w:type="gramEnd"/>
    </w:p>
    <w:p w14:paraId="1D41F041" w14:textId="77777777" w:rsidR="751EBDFF" w:rsidRDefault="751EBDFF" w:rsidP="086FE5C8">
      <w:pPr>
        <w:pStyle w:val="Klausur"/>
        <w:spacing w:after="0"/>
        <w:rPr>
          <w:rFonts w:ascii="Arial" w:eastAsia="Arial" w:hAnsi="Arial" w:cs="Arial"/>
          <w:sz w:val="20"/>
          <w:szCs w:val="20"/>
        </w:rPr>
      </w:pPr>
      <w:r w:rsidRPr="086FE5C8">
        <w:rPr>
          <w:rFonts w:ascii="Arial" w:eastAsia="Arial" w:hAnsi="Arial" w:cs="Arial"/>
          <w:sz w:val="20"/>
          <w:szCs w:val="20"/>
        </w:rPr>
        <w:t>Schema:PS50P</w:t>
      </w:r>
    </w:p>
    <w:p w14:paraId="17368190" w14:textId="5B1CE1C8" w:rsidR="086FE5C8" w:rsidRDefault="086FE5C8" w:rsidP="086FE5C8">
      <w:pPr>
        <w:spacing w:line="240" w:lineRule="auto"/>
        <w:rPr>
          <w:rFonts w:ascii="Arial" w:eastAsia="Arial" w:hAnsi="Arial" w:cs="Arial"/>
          <w:sz w:val="20"/>
          <w:szCs w:val="20"/>
        </w:rPr>
      </w:pPr>
    </w:p>
    <w:p w14:paraId="40078C8C" w14:textId="10B8F877" w:rsidR="3800AFF9" w:rsidRDefault="5C7240A4" w:rsidP="75ABF24F">
      <w:pPr>
        <w:pStyle w:val="Listenabsatz"/>
        <w:numPr>
          <w:ilvl w:val="0"/>
          <w:numId w:val="32"/>
        </w:numPr>
        <w:rPr>
          <w:rFonts w:ascii="Arial" w:eastAsia="Arial" w:hAnsi="Arial" w:cs="Arial"/>
          <w:sz w:val="20"/>
          <w:szCs w:val="20"/>
        </w:rPr>
      </w:pPr>
      <w:proofErr w:type="spellStart"/>
      <w:r w:rsidRPr="47054229">
        <w:rPr>
          <w:rFonts w:ascii="Arial" w:eastAsia="Arial" w:hAnsi="Arial" w:cs="Arial"/>
          <w:sz w:val="20"/>
          <w:szCs w:val="20"/>
        </w:rPr>
        <w:lastRenderedPageBreak/>
        <w:t>Chondrosarkom</w:t>
      </w:r>
      <w:proofErr w:type="spellEnd"/>
    </w:p>
    <w:p w14:paraId="6F8494E3" w14:textId="1285D9F2" w:rsidR="3800AFF9" w:rsidRDefault="3EB8FCCB" w:rsidP="47054229">
      <w:pPr>
        <w:pStyle w:val="Listenabsatz"/>
        <w:numPr>
          <w:ilvl w:val="0"/>
          <w:numId w:val="32"/>
        </w:numPr>
        <w:rPr>
          <w:rFonts w:ascii="Arial" w:eastAsia="Arial" w:hAnsi="Arial" w:cs="Arial"/>
          <w:b/>
          <w:bCs/>
          <w:sz w:val="20"/>
          <w:szCs w:val="20"/>
        </w:rPr>
      </w:pPr>
      <w:r w:rsidRPr="47054229">
        <w:rPr>
          <w:rFonts w:ascii="Arial" w:eastAsia="Arial" w:hAnsi="Arial" w:cs="Arial"/>
          <w:b/>
          <w:bCs/>
          <w:sz w:val="20"/>
          <w:szCs w:val="20"/>
        </w:rPr>
        <w:t>Osteoblastom</w:t>
      </w:r>
    </w:p>
    <w:p w14:paraId="604CD740" w14:textId="0176A4D6" w:rsidR="3740C6BF" w:rsidRDefault="0318EDB3" w:rsidP="47054229">
      <w:pPr>
        <w:pStyle w:val="Listenabsatz"/>
        <w:numPr>
          <w:ilvl w:val="0"/>
          <w:numId w:val="32"/>
        </w:numPr>
        <w:rPr>
          <w:rFonts w:ascii="Arial" w:eastAsia="Arial" w:hAnsi="Arial" w:cs="Arial"/>
          <w:sz w:val="20"/>
          <w:szCs w:val="20"/>
        </w:rPr>
      </w:pPr>
      <w:r w:rsidRPr="47054229">
        <w:rPr>
          <w:rFonts w:ascii="Arial" w:eastAsia="Arial" w:hAnsi="Arial" w:cs="Arial"/>
          <w:sz w:val="20"/>
          <w:szCs w:val="20"/>
        </w:rPr>
        <w:t>Osteosarkom</w:t>
      </w:r>
    </w:p>
    <w:p w14:paraId="489986B9" w14:textId="1CBC7D4C" w:rsidR="3740C6BF" w:rsidRDefault="0318EDB3" w:rsidP="47054229">
      <w:pPr>
        <w:pStyle w:val="Listenabsatz"/>
        <w:numPr>
          <w:ilvl w:val="0"/>
          <w:numId w:val="32"/>
        </w:numPr>
        <w:rPr>
          <w:rFonts w:ascii="Arial" w:eastAsia="Arial" w:hAnsi="Arial" w:cs="Arial"/>
          <w:b/>
          <w:bCs/>
          <w:sz w:val="20"/>
          <w:szCs w:val="20"/>
        </w:rPr>
      </w:pPr>
      <w:proofErr w:type="spellStart"/>
      <w:r w:rsidRPr="47054229">
        <w:rPr>
          <w:rFonts w:ascii="Arial" w:eastAsia="Arial" w:hAnsi="Arial" w:cs="Arial"/>
          <w:b/>
          <w:bCs/>
          <w:sz w:val="20"/>
          <w:szCs w:val="20"/>
        </w:rPr>
        <w:t>Ost</w:t>
      </w:r>
      <w:r w:rsidR="55390D68" w:rsidRPr="47054229">
        <w:rPr>
          <w:rFonts w:ascii="Arial" w:eastAsia="Arial" w:hAnsi="Arial" w:cs="Arial"/>
          <w:b/>
          <w:bCs/>
          <w:sz w:val="20"/>
          <w:szCs w:val="20"/>
        </w:rPr>
        <w:t>eo</w:t>
      </w:r>
      <w:r w:rsidR="1D5CF71D" w:rsidRPr="47054229">
        <w:rPr>
          <w:rFonts w:ascii="Arial" w:eastAsia="Arial" w:hAnsi="Arial" w:cs="Arial"/>
          <w:b/>
          <w:bCs/>
          <w:sz w:val="20"/>
          <w:szCs w:val="20"/>
        </w:rPr>
        <w:t>idosteom</w:t>
      </w:r>
      <w:proofErr w:type="spellEnd"/>
    </w:p>
    <w:p w14:paraId="37865C43" w14:textId="77777777" w:rsidR="00BB0261" w:rsidRDefault="00BB0261" w:rsidP="00BB0261">
      <w:pPr>
        <w:spacing w:after="0" w:line="240" w:lineRule="auto"/>
        <w:rPr>
          <w:rFonts w:ascii="Arial" w:eastAsia="Arial" w:hAnsi="Arial" w:cs="Arial"/>
          <w:sz w:val="20"/>
          <w:szCs w:val="20"/>
        </w:rPr>
      </w:pPr>
    </w:p>
    <w:p w14:paraId="388E361B" w14:textId="77777777" w:rsidR="00BB0261" w:rsidRDefault="00BB0261" w:rsidP="00BB0261">
      <w:pPr>
        <w:pStyle w:val="Klausur"/>
        <w:spacing w:after="0"/>
        <w:rPr>
          <w:rFonts w:ascii="Arial" w:eastAsia="Arial" w:hAnsi="Arial" w:cs="Arial"/>
          <w:b/>
          <w:bCs/>
          <w:sz w:val="20"/>
          <w:szCs w:val="20"/>
        </w:rPr>
      </w:pPr>
    </w:p>
    <w:p w14:paraId="2F919D85" w14:textId="6F4D0C77" w:rsidR="74CD706A" w:rsidRDefault="74CD706A" w:rsidP="74CD706A">
      <w:pPr>
        <w:pStyle w:val="Klausur"/>
        <w:spacing w:after="0"/>
        <w:rPr>
          <w:rFonts w:ascii="Arial" w:eastAsia="Arial" w:hAnsi="Arial" w:cs="Arial"/>
          <w:b/>
          <w:bCs/>
          <w:sz w:val="20"/>
          <w:szCs w:val="20"/>
        </w:rPr>
      </w:pPr>
      <w:r w:rsidRPr="2B6AE2C2">
        <w:rPr>
          <w:rFonts w:ascii="Arial" w:eastAsia="Arial" w:hAnsi="Arial" w:cs="Arial"/>
          <w:b/>
          <w:bCs/>
          <w:sz w:val="20"/>
          <w:szCs w:val="20"/>
        </w:rPr>
        <w:t>-------------------------------------------------</w:t>
      </w:r>
      <w:r w:rsidRPr="2B6AE2C2">
        <w:rPr>
          <w:rFonts w:ascii="Arial" w:eastAsia="Arial" w:hAnsi="Arial" w:cs="Arial"/>
          <w:b/>
          <w:bCs/>
          <w:sz w:val="20"/>
          <w:szCs w:val="20"/>
          <w:highlight w:val="green"/>
        </w:rPr>
        <w:t>Abschnitt - Frage 3</w:t>
      </w:r>
      <w:r w:rsidRPr="2B6AE2C2">
        <w:rPr>
          <w:rFonts w:ascii="Arial" w:eastAsia="Arial" w:hAnsi="Arial" w:cs="Arial"/>
          <w:b/>
          <w:bCs/>
          <w:sz w:val="20"/>
          <w:szCs w:val="20"/>
        </w:rPr>
        <w:t xml:space="preserve"> </w:t>
      </w:r>
    </w:p>
    <w:p w14:paraId="4A1A921C" w14:textId="6600DC37" w:rsidR="74CD706A" w:rsidRDefault="74CD706A" w:rsidP="74CD706A">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6D5647FA" w14:textId="1FDB9D3C" w:rsidR="74CD706A" w:rsidRDefault="74CD706A" w:rsidP="74CD706A">
      <w:pPr>
        <w:pStyle w:val="Klausur"/>
        <w:spacing w:after="0"/>
        <w:rPr>
          <w:rFonts w:ascii="Arial" w:eastAsia="Arial" w:hAnsi="Arial" w:cs="Arial"/>
          <w:b/>
          <w:bCs/>
          <w:sz w:val="20"/>
          <w:szCs w:val="20"/>
        </w:rPr>
      </w:pPr>
    </w:p>
    <w:p w14:paraId="3EB1AC8C" w14:textId="121810A6" w:rsidR="00E7279D" w:rsidRDefault="6B864D18" w:rsidP="30490AC6">
      <w:pPr>
        <w:pStyle w:val="Klausur"/>
        <w:spacing w:after="0"/>
        <w:rPr>
          <w:rFonts w:ascii="Arial" w:eastAsia="Arial" w:hAnsi="Arial" w:cs="Arial"/>
          <w:color w:val="000000" w:themeColor="text1"/>
          <w:sz w:val="20"/>
          <w:szCs w:val="20"/>
        </w:rPr>
      </w:pPr>
      <w:r w:rsidRPr="30490AC6">
        <w:rPr>
          <w:rFonts w:ascii="Arial" w:eastAsia="Arial" w:hAnsi="Arial" w:cs="Arial"/>
          <w:color w:val="000000" w:themeColor="text1"/>
          <w:sz w:val="20"/>
          <w:szCs w:val="20"/>
        </w:rPr>
        <w:t xml:space="preserve">Eine 46-jährige Patientin stellt sich mit massiven Schmerzen der Schulter vor. Die Schmerzen seien ohne </w:t>
      </w:r>
      <w:proofErr w:type="spellStart"/>
      <w:r w:rsidRPr="30490AC6">
        <w:rPr>
          <w:rFonts w:ascii="Arial" w:eastAsia="Arial" w:hAnsi="Arial" w:cs="Arial"/>
          <w:color w:val="000000" w:themeColor="text1"/>
          <w:sz w:val="20"/>
          <w:szCs w:val="20"/>
        </w:rPr>
        <w:t>erinnerliches</w:t>
      </w:r>
      <w:proofErr w:type="spellEnd"/>
      <w:r w:rsidRPr="30490AC6">
        <w:rPr>
          <w:rFonts w:ascii="Arial" w:eastAsia="Arial" w:hAnsi="Arial" w:cs="Arial"/>
          <w:color w:val="000000" w:themeColor="text1"/>
          <w:sz w:val="20"/>
          <w:szCs w:val="20"/>
        </w:rPr>
        <w:t xml:space="preserve"> Trauma über Nacht aufgetreten. Sie machen eine konventionelle Röntgenaufnahme und sehen den abgebildeten Befund.</w:t>
      </w:r>
    </w:p>
    <w:p w14:paraId="05620B9C" w14:textId="6AC7558D" w:rsidR="00E7279D" w:rsidRDefault="00E7279D" w:rsidP="30490AC6">
      <w:pPr>
        <w:pStyle w:val="Klausur"/>
        <w:spacing w:after="0"/>
        <w:rPr>
          <w:rFonts w:ascii="Arial" w:eastAsia="Arial" w:hAnsi="Arial" w:cs="Arial"/>
          <w:color w:val="000000" w:themeColor="text1"/>
          <w:sz w:val="20"/>
          <w:szCs w:val="20"/>
        </w:rPr>
      </w:pPr>
    </w:p>
    <w:p w14:paraId="67B34EC9" w14:textId="146E1436" w:rsidR="00E7279D" w:rsidRDefault="6B864D18" w:rsidP="30490AC6">
      <w:pPr>
        <w:spacing w:after="0"/>
      </w:pPr>
      <w:r>
        <w:rPr>
          <w:noProof/>
        </w:rPr>
        <w:drawing>
          <wp:inline distT="0" distB="0" distL="0" distR="0" wp14:anchorId="09A2EDD2" wp14:editId="278E3B02">
            <wp:extent cx="3724275" cy="6343650"/>
            <wp:effectExtent l="0" t="0" r="0" b="0"/>
            <wp:docPr id="66314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4805" name="Picture 663144805"/>
                    <pic:cNvPicPr/>
                  </pic:nvPicPr>
                  <pic:blipFill>
                    <a:blip r:embed="rId6">
                      <a:extLst>
                        <a:ext uri="{28A0092B-C50C-407E-A947-70E740481C1C}">
                          <a14:useLocalDpi xmlns:a14="http://schemas.microsoft.com/office/drawing/2010/main"/>
                        </a:ext>
                      </a:extLst>
                    </a:blip>
                    <a:stretch>
                      <a:fillRect/>
                    </a:stretch>
                  </pic:blipFill>
                  <pic:spPr>
                    <a:xfrm>
                      <a:off x="0" y="0"/>
                      <a:ext cx="3724275" cy="6343650"/>
                    </a:xfrm>
                    <a:prstGeom prst="rect">
                      <a:avLst/>
                    </a:prstGeom>
                  </pic:spPr>
                </pic:pic>
              </a:graphicData>
            </a:graphic>
          </wp:inline>
        </w:drawing>
      </w:r>
    </w:p>
    <w:p w14:paraId="6A65F000" w14:textId="77777777" w:rsidR="00E7279D" w:rsidRDefault="00E7279D" w:rsidP="00E7279D">
      <w:pPr>
        <w:pStyle w:val="Klausur"/>
        <w:spacing w:after="0"/>
        <w:rPr>
          <w:rFonts w:ascii="Arial" w:eastAsia="Arial" w:hAnsi="Arial" w:cs="Arial"/>
          <w:sz w:val="20"/>
          <w:szCs w:val="20"/>
        </w:rPr>
      </w:pPr>
      <w:r w:rsidRPr="0AF666EB">
        <w:rPr>
          <w:rFonts w:ascii="Arial" w:eastAsia="Arial" w:hAnsi="Arial" w:cs="Arial"/>
          <w:sz w:val="20"/>
          <w:szCs w:val="20"/>
        </w:rPr>
        <w:t>{Copyright: Lehrstuhl für Orthopädie der Universität Würzburg}</w:t>
      </w:r>
    </w:p>
    <w:p w14:paraId="11C269EA" w14:textId="77777777" w:rsidR="00E7279D" w:rsidRDefault="00E7279D" w:rsidP="74CD706A">
      <w:pPr>
        <w:pStyle w:val="Klausur"/>
        <w:spacing w:after="0"/>
        <w:rPr>
          <w:rFonts w:ascii="Arial" w:eastAsia="Arial" w:hAnsi="Arial" w:cs="Arial"/>
          <w:color w:val="000000" w:themeColor="text1"/>
          <w:sz w:val="20"/>
          <w:szCs w:val="20"/>
        </w:rPr>
      </w:pPr>
    </w:p>
    <w:p w14:paraId="66F6BE08" w14:textId="7413BDA6" w:rsidR="74CD706A" w:rsidRDefault="74CD706A" w:rsidP="74CD706A">
      <w:pPr>
        <w:pStyle w:val="Klausur"/>
        <w:spacing w:after="0"/>
        <w:rPr>
          <w:rFonts w:ascii="Arial" w:eastAsia="Arial" w:hAnsi="Arial" w:cs="Arial"/>
          <w:sz w:val="20"/>
          <w:szCs w:val="20"/>
        </w:rPr>
      </w:pPr>
      <w:r w:rsidRPr="74CD706A">
        <w:rPr>
          <w:rFonts w:ascii="Arial" w:eastAsia="Arial" w:hAnsi="Arial" w:cs="Arial"/>
          <w:sz w:val="20"/>
          <w:szCs w:val="20"/>
        </w:rPr>
        <w:t>--</w:t>
      </w:r>
    </w:p>
    <w:p w14:paraId="0BBF33D1" w14:textId="1E5C22FB" w:rsidR="74CD706A" w:rsidRDefault="0AF666EB" w:rsidP="00E7279D">
      <w:pPr>
        <w:pStyle w:val="Klausur"/>
        <w:spacing w:after="0"/>
        <w:rPr>
          <w:rFonts w:ascii="Arial" w:eastAsia="Arial" w:hAnsi="Arial" w:cs="Arial"/>
          <w:color w:val="000000" w:themeColor="text1"/>
          <w:sz w:val="20"/>
          <w:szCs w:val="20"/>
        </w:rPr>
      </w:pPr>
      <w:r w:rsidRPr="30490AC6">
        <w:rPr>
          <w:rFonts w:ascii="Arial" w:eastAsia="Arial" w:hAnsi="Arial" w:cs="Arial"/>
          <w:color w:val="000000" w:themeColor="text1"/>
          <w:sz w:val="20"/>
          <w:szCs w:val="20"/>
        </w:rPr>
        <w:t>3</w:t>
      </w:r>
      <w:r w:rsidR="00E7279D" w:rsidRPr="30490AC6">
        <w:rPr>
          <w:rFonts w:ascii="Arial" w:eastAsia="Arial" w:hAnsi="Arial" w:cs="Arial"/>
          <w:color w:val="000000" w:themeColor="text1"/>
          <w:sz w:val="20"/>
          <w:szCs w:val="20"/>
        </w:rPr>
        <w:t xml:space="preserve">. </w:t>
      </w:r>
      <w:proofErr w:type="spellStart"/>
      <w:r w:rsidR="00E7279D" w:rsidRPr="30490AC6">
        <w:rPr>
          <w:rFonts w:ascii="Arial" w:eastAsia="Arial" w:hAnsi="Arial" w:cs="Arial"/>
          <w:b/>
          <w:bCs/>
          <w:sz w:val="20"/>
          <w:szCs w:val="20"/>
          <w:lang w:eastAsia="de-DE"/>
        </w:rPr>
        <w:t>Kprim</w:t>
      </w:r>
      <w:proofErr w:type="spellEnd"/>
      <w:r w:rsidR="00E7279D" w:rsidRPr="30490AC6">
        <w:rPr>
          <w:rFonts w:ascii="Arial" w:eastAsia="Arial" w:hAnsi="Arial" w:cs="Arial"/>
          <w:b/>
          <w:bCs/>
          <w:sz w:val="20"/>
          <w:szCs w:val="20"/>
          <w:lang w:eastAsia="de-DE"/>
        </w:rPr>
        <w:t>-Frage:</w:t>
      </w:r>
      <w:r w:rsidRPr="30490AC6">
        <w:rPr>
          <w:rFonts w:ascii="Arial" w:eastAsia="Arial" w:hAnsi="Arial" w:cs="Arial"/>
          <w:color w:val="000000" w:themeColor="text1"/>
          <w:sz w:val="20"/>
          <w:szCs w:val="20"/>
        </w:rPr>
        <w:t xml:space="preserve"> </w:t>
      </w:r>
      <w:r w:rsidR="309450CD" w:rsidRPr="30490AC6">
        <w:rPr>
          <w:rFonts w:ascii="Arial" w:eastAsia="Arial" w:hAnsi="Arial" w:cs="Arial"/>
          <w:sz w:val="20"/>
          <w:szCs w:val="20"/>
        </w:rPr>
        <w:t>Über welche Therapieoptionen sollten Sie mit der Patientin sprechen?</w:t>
      </w:r>
    </w:p>
    <w:p w14:paraId="298428CE" w14:textId="77777777" w:rsidR="00D54971" w:rsidRDefault="00D54971" w:rsidP="00D54971">
      <w:pPr>
        <w:spacing w:after="0" w:line="240" w:lineRule="auto"/>
        <w:rPr>
          <w:rFonts w:ascii="Arial" w:eastAsia="Arial" w:hAnsi="Arial" w:cs="Arial"/>
          <w:sz w:val="20"/>
          <w:szCs w:val="20"/>
        </w:rPr>
      </w:pPr>
      <w:proofErr w:type="spellStart"/>
      <w:proofErr w:type="gramStart"/>
      <w:r w:rsidRPr="74CD706A">
        <w:rPr>
          <w:rFonts w:ascii="Arial" w:eastAsia="Arial" w:hAnsi="Arial" w:cs="Arial"/>
          <w:sz w:val="20"/>
          <w:szCs w:val="20"/>
        </w:rPr>
        <w:t>Typ:Kprim</w:t>
      </w:r>
      <w:proofErr w:type="spellEnd"/>
      <w:proofErr w:type="gramEnd"/>
    </w:p>
    <w:p w14:paraId="15B3B06E" w14:textId="76B8A024" w:rsidR="00D54971" w:rsidRDefault="00D54971" w:rsidP="00D54971">
      <w:pPr>
        <w:spacing w:after="0" w:line="240" w:lineRule="auto"/>
        <w:rPr>
          <w:rFonts w:ascii="Arial" w:eastAsia="Arial" w:hAnsi="Arial" w:cs="Arial"/>
          <w:sz w:val="20"/>
          <w:szCs w:val="20"/>
        </w:rPr>
      </w:pPr>
      <w:r w:rsidRPr="0AF666EB">
        <w:rPr>
          <w:rFonts w:ascii="Arial" w:eastAsia="Arial" w:hAnsi="Arial" w:cs="Arial"/>
          <w:sz w:val="20"/>
          <w:szCs w:val="20"/>
        </w:rPr>
        <w:t>Schema:PS50P</w:t>
      </w:r>
    </w:p>
    <w:p w14:paraId="10613257" w14:textId="77777777" w:rsidR="00D54971" w:rsidRPr="00D54971" w:rsidRDefault="00D54971" w:rsidP="00D54971">
      <w:pPr>
        <w:spacing w:after="0" w:line="240" w:lineRule="auto"/>
        <w:rPr>
          <w:rFonts w:ascii="Arial" w:eastAsia="Arial" w:hAnsi="Arial" w:cs="Arial"/>
          <w:sz w:val="20"/>
          <w:szCs w:val="20"/>
        </w:rPr>
      </w:pPr>
    </w:p>
    <w:p w14:paraId="21FA2239" w14:textId="1D0AE122" w:rsidR="02FD4825" w:rsidRDefault="02FD4825" w:rsidP="30490AC6">
      <w:pPr>
        <w:numPr>
          <w:ilvl w:val="0"/>
          <w:numId w:val="39"/>
        </w:numPr>
        <w:spacing w:after="0" w:line="240" w:lineRule="auto"/>
        <w:rPr>
          <w:rFonts w:ascii="Arial" w:hAnsi="Arial" w:cs="Arial"/>
          <w:b/>
          <w:bCs/>
          <w:sz w:val="20"/>
          <w:szCs w:val="20"/>
        </w:rPr>
      </w:pPr>
      <w:r w:rsidRPr="30490AC6">
        <w:rPr>
          <w:rFonts w:ascii="Arial" w:hAnsi="Arial" w:cs="Arial"/>
          <w:b/>
          <w:bCs/>
          <w:sz w:val="20"/>
          <w:szCs w:val="20"/>
        </w:rPr>
        <w:lastRenderedPageBreak/>
        <w:t>Die extrakorporale Stoßwellentherapie ist eine therapeutische Option.</w:t>
      </w:r>
    </w:p>
    <w:p w14:paraId="464A03FB" w14:textId="1C055D81" w:rsidR="02FD4825" w:rsidRDefault="02FD4825" w:rsidP="30490AC6">
      <w:pPr>
        <w:numPr>
          <w:ilvl w:val="0"/>
          <w:numId w:val="39"/>
        </w:numPr>
        <w:spacing w:after="0" w:line="240" w:lineRule="auto"/>
        <w:rPr>
          <w:rFonts w:ascii="Arial" w:hAnsi="Arial" w:cs="Arial"/>
          <w:sz w:val="20"/>
          <w:szCs w:val="20"/>
        </w:rPr>
      </w:pPr>
      <w:r w:rsidRPr="30490AC6">
        <w:rPr>
          <w:rFonts w:ascii="Arial" w:hAnsi="Arial" w:cs="Arial"/>
          <w:sz w:val="20"/>
          <w:szCs w:val="20"/>
        </w:rPr>
        <w:t xml:space="preserve">Es sollte eine dauerhafte Ruhigstellung in Abduktion erfolgen. </w:t>
      </w:r>
    </w:p>
    <w:p w14:paraId="5838718C" w14:textId="6EBEC512" w:rsidR="00E7279D" w:rsidRPr="003E1F18" w:rsidRDefault="02FD4825" w:rsidP="3DDB5FF2">
      <w:pPr>
        <w:pStyle w:val="Listenabsatz"/>
        <w:numPr>
          <w:ilvl w:val="0"/>
          <w:numId w:val="39"/>
        </w:numPr>
        <w:rPr>
          <w:rFonts w:ascii="Arial" w:eastAsia="Arial" w:hAnsi="Arial" w:cs="Arial"/>
          <w:b/>
          <w:bCs/>
          <w:sz w:val="20"/>
          <w:szCs w:val="20"/>
        </w:rPr>
      </w:pPr>
      <w:r w:rsidRPr="30490AC6">
        <w:rPr>
          <w:rFonts w:ascii="Arial" w:eastAsia="Arial" w:hAnsi="Arial" w:cs="Arial"/>
          <w:b/>
          <w:bCs/>
          <w:sz w:val="20"/>
          <w:szCs w:val="20"/>
        </w:rPr>
        <w:t>Eine arthroskopische Therapie ist, insbesondere bei therapierefraktären Beschwerden, eine Möglichkeit.</w:t>
      </w:r>
    </w:p>
    <w:p w14:paraId="540977BA" w14:textId="4FEA0C26" w:rsidR="00E7279D" w:rsidRPr="003E1F18" w:rsidRDefault="02FD4825" w:rsidP="3DDB5FF2">
      <w:pPr>
        <w:pStyle w:val="Listenabsatz"/>
        <w:numPr>
          <w:ilvl w:val="0"/>
          <w:numId w:val="39"/>
        </w:numPr>
        <w:rPr>
          <w:rFonts w:ascii="Arial" w:eastAsia="Arial" w:hAnsi="Arial" w:cs="Arial"/>
          <w:b/>
          <w:bCs/>
          <w:sz w:val="20"/>
          <w:szCs w:val="20"/>
        </w:rPr>
      </w:pPr>
      <w:r w:rsidRPr="30490AC6">
        <w:rPr>
          <w:rFonts w:ascii="Arial" w:eastAsia="Arial" w:hAnsi="Arial" w:cs="Arial"/>
          <w:sz w:val="20"/>
          <w:szCs w:val="20"/>
        </w:rPr>
        <w:t xml:space="preserve">Die offene </w:t>
      </w:r>
      <w:proofErr w:type="spellStart"/>
      <w:r w:rsidRPr="30490AC6">
        <w:rPr>
          <w:rFonts w:ascii="Arial" w:eastAsia="Arial" w:hAnsi="Arial" w:cs="Arial"/>
          <w:sz w:val="20"/>
          <w:szCs w:val="20"/>
        </w:rPr>
        <w:t>Refixation</w:t>
      </w:r>
      <w:proofErr w:type="spellEnd"/>
      <w:r w:rsidRPr="30490AC6">
        <w:rPr>
          <w:rFonts w:ascii="Arial" w:eastAsia="Arial" w:hAnsi="Arial" w:cs="Arial"/>
          <w:sz w:val="20"/>
          <w:szCs w:val="20"/>
        </w:rPr>
        <w:t xml:space="preserve"> des Fragmentes ist indiziert.</w:t>
      </w:r>
      <w:r w:rsidR="00E7279D" w:rsidRPr="30490AC6">
        <w:rPr>
          <w:rFonts w:ascii="Arial" w:eastAsia="Arial" w:hAnsi="Arial" w:cs="Arial"/>
          <w:b/>
          <w:bCs/>
          <w:sz w:val="20"/>
          <w:szCs w:val="20"/>
        </w:rPr>
        <w:t xml:space="preserve"> </w:t>
      </w:r>
    </w:p>
    <w:p w14:paraId="259C77A3" w14:textId="383904F4" w:rsidR="74CD706A" w:rsidRDefault="74CD706A" w:rsidP="74CD706A">
      <w:pPr>
        <w:pStyle w:val="Klausur"/>
        <w:spacing w:after="0"/>
        <w:rPr>
          <w:rFonts w:ascii="Arial" w:eastAsia="Arial" w:hAnsi="Arial" w:cs="Arial"/>
          <w:b/>
          <w:bCs/>
          <w:sz w:val="20"/>
          <w:szCs w:val="20"/>
        </w:rPr>
      </w:pPr>
    </w:p>
    <w:p w14:paraId="73985B7B" w14:textId="5D284ABD" w:rsidR="74CD706A" w:rsidRDefault="74CD706A" w:rsidP="74CD706A">
      <w:pPr>
        <w:pStyle w:val="Klausur"/>
        <w:spacing w:after="0"/>
        <w:rPr>
          <w:rFonts w:ascii="Arial" w:eastAsia="Arial" w:hAnsi="Arial" w:cs="Arial"/>
          <w:b/>
          <w:bCs/>
          <w:sz w:val="20"/>
          <w:szCs w:val="20"/>
        </w:rPr>
      </w:pPr>
    </w:p>
    <w:p w14:paraId="1572C875" w14:textId="18F0F9DB" w:rsidR="74CD706A" w:rsidRDefault="74CD706A" w:rsidP="74CD706A">
      <w:pPr>
        <w:pStyle w:val="Klausur"/>
        <w:spacing w:after="0"/>
        <w:rPr>
          <w:rFonts w:ascii="Arial" w:eastAsia="Arial" w:hAnsi="Arial" w:cs="Arial"/>
          <w:b/>
          <w:bCs/>
          <w:sz w:val="20"/>
          <w:szCs w:val="20"/>
        </w:rPr>
      </w:pPr>
      <w:r w:rsidRPr="2B6AE2C2">
        <w:rPr>
          <w:rFonts w:ascii="Arial" w:eastAsia="Arial" w:hAnsi="Arial" w:cs="Arial"/>
          <w:b/>
          <w:bCs/>
          <w:sz w:val="20"/>
          <w:szCs w:val="20"/>
        </w:rPr>
        <w:t>-------------------------------------------------</w:t>
      </w:r>
      <w:r w:rsidRPr="2B6AE2C2">
        <w:rPr>
          <w:rFonts w:ascii="Arial" w:eastAsia="Arial" w:hAnsi="Arial" w:cs="Arial"/>
          <w:b/>
          <w:bCs/>
          <w:sz w:val="20"/>
          <w:szCs w:val="20"/>
          <w:highlight w:val="green"/>
        </w:rPr>
        <w:t>Abschnitt - Frage 4</w:t>
      </w:r>
      <w:r w:rsidRPr="2B6AE2C2">
        <w:rPr>
          <w:rFonts w:ascii="Arial" w:eastAsia="Arial" w:hAnsi="Arial" w:cs="Arial"/>
          <w:b/>
          <w:bCs/>
          <w:sz w:val="20"/>
          <w:szCs w:val="20"/>
        </w:rPr>
        <w:t xml:space="preserve"> </w:t>
      </w:r>
    </w:p>
    <w:p w14:paraId="7BB19AA8" w14:textId="23CDBB8D" w:rsidR="74CD706A" w:rsidRDefault="74CD706A" w:rsidP="74CD706A">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7622D50F" w14:textId="4F1F2A95" w:rsidR="74CD706A" w:rsidRDefault="74CD706A" w:rsidP="74CD706A">
      <w:pPr>
        <w:pStyle w:val="Klausur"/>
        <w:spacing w:after="0"/>
        <w:rPr>
          <w:rFonts w:ascii="Arial" w:eastAsia="Arial" w:hAnsi="Arial" w:cs="Arial"/>
          <w:b/>
          <w:bCs/>
          <w:sz w:val="20"/>
          <w:szCs w:val="20"/>
        </w:rPr>
      </w:pPr>
    </w:p>
    <w:p w14:paraId="51581742" w14:textId="6D5B6E9C" w:rsidR="40FDA6ED" w:rsidRDefault="40FDA6ED" w:rsidP="30490AC6">
      <w:pPr>
        <w:pStyle w:val="Klausur"/>
        <w:spacing w:after="0"/>
        <w:rPr>
          <w:rFonts w:ascii="Arial" w:eastAsia="Arial" w:hAnsi="Arial" w:cs="Arial"/>
          <w:sz w:val="20"/>
          <w:szCs w:val="20"/>
        </w:rPr>
      </w:pPr>
      <w:r w:rsidRPr="30490AC6">
        <w:rPr>
          <w:rFonts w:ascii="Arial" w:eastAsia="Arial" w:hAnsi="Arial" w:cs="Arial"/>
          <w:sz w:val="20"/>
          <w:szCs w:val="20"/>
        </w:rPr>
        <w:t xml:space="preserve">Ein Patient stellt sich in der Schultersprechstunde vor. Sie beginnen mit der Klinischen Untersuchung der Schulter und führen nach der Inspektion die Palpation </w:t>
      </w:r>
      <w:r w:rsidR="456F990A" w:rsidRPr="30490AC6">
        <w:rPr>
          <w:rFonts w:ascii="Arial" w:eastAsia="Arial" w:hAnsi="Arial" w:cs="Arial"/>
          <w:sz w:val="20"/>
          <w:szCs w:val="20"/>
        </w:rPr>
        <w:t xml:space="preserve">der </w:t>
      </w:r>
      <w:r w:rsidRPr="30490AC6">
        <w:rPr>
          <w:rFonts w:ascii="Arial" w:eastAsia="Arial" w:hAnsi="Arial" w:cs="Arial"/>
          <w:sz w:val="20"/>
          <w:szCs w:val="20"/>
        </w:rPr>
        <w:t>wi</w:t>
      </w:r>
      <w:r w:rsidR="3F8935C3" w:rsidRPr="30490AC6">
        <w:rPr>
          <w:rFonts w:ascii="Arial" w:eastAsia="Arial" w:hAnsi="Arial" w:cs="Arial"/>
          <w:sz w:val="20"/>
          <w:szCs w:val="20"/>
        </w:rPr>
        <w:t>chti</w:t>
      </w:r>
      <w:ins w:id="0" w:author="Entwistle, Andrew" w:date="2026-01-15T11:59:00Z">
        <w:r w:rsidR="0010584B">
          <w:rPr>
            <w:rFonts w:ascii="Arial" w:eastAsia="Arial" w:hAnsi="Arial" w:cs="Arial"/>
            <w:sz w:val="20"/>
            <w:szCs w:val="20"/>
          </w:rPr>
          <w:t>g</w:t>
        </w:r>
      </w:ins>
      <w:r w:rsidR="77A40E24" w:rsidRPr="30490AC6">
        <w:rPr>
          <w:rFonts w:ascii="Arial" w:eastAsia="Arial" w:hAnsi="Arial" w:cs="Arial"/>
          <w:sz w:val="20"/>
          <w:szCs w:val="20"/>
        </w:rPr>
        <w:t>sten</w:t>
      </w:r>
      <w:r w:rsidR="3F8935C3" w:rsidRPr="30490AC6">
        <w:rPr>
          <w:rFonts w:ascii="Arial" w:eastAsia="Arial" w:hAnsi="Arial" w:cs="Arial"/>
          <w:sz w:val="20"/>
          <w:szCs w:val="20"/>
        </w:rPr>
        <w:t xml:space="preserve"> anatomische</w:t>
      </w:r>
      <w:r w:rsidR="12727A3D" w:rsidRPr="30490AC6">
        <w:rPr>
          <w:rFonts w:ascii="Arial" w:eastAsia="Arial" w:hAnsi="Arial" w:cs="Arial"/>
          <w:sz w:val="20"/>
          <w:szCs w:val="20"/>
        </w:rPr>
        <w:t>n</w:t>
      </w:r>
      <w:r w:rsidR="3F8935C3" w:rsidRPr="30490AC6">
        <w:rPr>
          <w:rFonts w:ascii="Arial" w:eastAsia="Arial" w:hAnsi="Arial" w:cs="Arial"/>
          <w:sz w:val="20"/>
          <w:szCs w:val="20"/>
        </w:rPr>
        <w:t xml:space="preserve"> Strukturen</w:t>
      </w:r>
      <w:r w:rsidR="36090571" w:rsidRPr="30490AC6">
        <w:rPr>
          <w:rFonts w:ascii="Arial" w:eastAsia="Arial" w:hAnsi="Arial" w:cs="Arial"/>
          <w:sz w:val="20"/>
          <w:szCs w:val="20"/>
        </w:rPr>
        <w:t xml:space="preserve"> an der Schulter</w:t>
      </w:r>
      <w:r w:rsidR="3F8935C3" w:rsidRPr="30490AC6">
        <w:rPr>
          <w:rFonts w:ascii="Arial" w:eastAsia="Arial" w:hAnsi="Arial" w:cs="Arial"/>
          <w:sz w:val="20"/>
          <w:szCs w:val="20"/>
        </w:rPr>
        <w:t xml:space="preserve"> durch. </w:t>
      </w:r>
    </w:p>
    <w:p w14:paraId="0E465968" w14:textId="09612571" w:rsidR="30490AC6" w:rsidRDefault="30490AC6" w:rsidP="30490AC6">
      <w:pPr>
        <w:pStyle w:val="Klausur"/>
        <w:spacing w:after="0"/>
        <w:rPr>
          <w:rFonts w:ascii="Arial" w:eastAsia="Arial" w:hAnsi="Arial" w:cs="Arial"/>
          <w:sz w:val="20"/>
          <w:szCs w:val="20"/>
        </w:rPr>
      </w:pPr>
    </w:p>
    <w:p w14:paraId="7970BF56" w14:textId="2AA6EA7A" w:rsidR="40FDA6ED" w:rsidRDefault="40FDA6ED" w:rsidP="30490AC6">
      <w:pPr>
        <w:pStyle w:val="Klausur"/>
        <w:spacing w:after="0"/>
        <w:rPr>
          <w:rFonts w:ascii="Arial" w:eastAsia="Arial" w:hAnsi="Arial" w:cs="Arial"/>
          <w:sz w:val="20"/>
          <w:szCs w:val="20"/>
        </w:rPr>
      </w:pPr>
      <w:r>
        <w:rPr>
          <w:noProof/>
        </w:rPr>
        <w:drawing>
          <wp:inline distT="0" distB="0" distL="0" distR="0" wp14:anchorId="5EB8B081" wp14:editId="36CA97F0">
            <wp:extent cx="5762625" cy="4714875"/>
            <wp:effectExtent l="0" t="0" r="0" b="0"/>
            <wp:docPr id="761703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03594" name="Picture 761703594"/>
                    <pic:cNvPicPr/>
                  </pic:nvPicPr>
                  <pic:blipFill>
                    <a:blip r:embed="rId7">
                      <a:extLst>
                        <a:ext uri="{28A0092B-C50C-407E-A947-70E740481C1C}">
                          <a14:useLocalDpi xmlns:a14="http://schemas.microsoft.com/office/drawing/2010/main"/>
                        </a:ext>
                      </a:extLst>
                    </a:blip>
                    <a:stretch>
                      <a:fillRect/>
                    </a:stretch>
                  </pic:blipFill>
                  <pic:spPr>
                    <a:xfrm>
                      <a:off x="0" y="0"/>
                      <a:ext cx="5762625" cy="4714875"/>
                    </a:xfrm>
                    <a:prstGeom prst="rect">
                      <a:avLst/>
                    </a:prstGeom>
                  </pic:spPr>
                </pic:pic>
              </a:graphicData>
            </a:graphic>
          </wp:inline>
        </w:drawing>
      </w:r>
      <w:r w:rsidRPr="30490AC6">
        <w:rPr>
          <w:rFonts w:ascii="Arial" w:eastAsia="Arial" w:hAnsi="Arial" w:cs="Arial"/>
          <w:sz w:val="20"/>
          <w:szCs w:val="20"/>
        </w:rPr>
        <w:t>{Copyright: Lehrstuhl für Orthopädie der Universität Würzburg}</w:t>
      </w:r>
    </w:p>
    <w:p w14:paraId="5ABF979A" w14:textId="075B700E" w:rsidR="0AF666EB" w:rsidRPr="00782BB3" w:rsidRDefault="00782BB3" w:rsidP="0AF666EB">
      <w:pPr>
        <w:pStyle w:val="Klausur"/>
        <w:spacing w:after="0"/>
        <w:rPr>
          <w:rFonts w:ascii="Arial" w:eastAsia="Arial" w:hAnsi="Arial" w:cs="Arial"/>
          <w:bCs/>
          <w:sz w:val="20"/>
          <w:szCs w:val="20"/>
        </w:rPr>
      </w:pPr>
      <w:r w:rsidRPr="00782BB3">
        <w:rPr>
          <w:rFonts w:ascii="Arial" w:eastAsia="Arial" w:hAnsi="Arial" w:cs="Arial"/>
          <w:bCs/>
          <w:sz w:val="20"/>
          <w:szCs w:val="20"/>
        </w:rPr>
        <w:t>--</w:t>
      </w:r>
    </w:p>
    <w:p w14:paraId="510EF265" w14:textId="3D688A38" w:rsidR="74CD706A" w:rsidRDefault="74CD706A" w:rsidP="74CD706A">
      <w:pPr>
        <w:pStyle w:val="Klausur"/>
        <w:spacing w:after="0"/>
        <w:rPr>
          <w:rFonts w:ascii="Arial" w:eastAsia="Arial" w:hAnsi="Arial" w:cs="Arial"/>
          <w:sz w:val="20"/>
          <w:szCs w:val="20"/>
        </w:rPr>
      </w:pPr>
      <w:r w:rsidRPr="30490AC6">
        <w:rPr>
          <w:rFonts w:ascii="Arial" w:eastAsia="Arial" w:hAnsi="Arial" w:cs="Arial"/>
          <w:sz w:val="20"/>
          <w:szCs w:val="20"/>
        </w:rPr>
        <w:t xml:space="preserve">4. </w:t>
      </w:r>
      <w:r w:rsidR="6419CC2D" w:rsidRPr="30490AC6">
        <w:rPr>
          <w:rFonts w:ascii="Arial" w:eastAsia="Arial" w:hAnsi="Arial" w:cs="Arial"/>
          <w:sz w:val="20"/>
          <w:szCs w:val="20"/>
        </w:rPr>
        <w:t>Wel</w:t>
      </w:r>
      <w:r w:rsidR="440457C5" w:rsidRPr="30490AC6">
        <w:rPr>
          <w:rFonts w:ascii="Arial" w:eastAsia="Arial" w:hAnsi="Arial" w:cs="Arial"/>
          <w:sz w:val="20"/>
          <w:szCs w:val="20"/>
        </w:rPr>
        <w:t xml:space="preserve">che anatomische Struktur ist mit Punkt 5 gemeint? </w:t>
      </w:r>
    </w:p>
    <w:p w14:paraId="1803D4F5" w14:textId="108E037B" w:rsidR="74CD706A" w:rsidRPr="00E7279D" w:rsidRDefault="74CD706A" w:rsidP="74CD706A">
      <w:pPr>
        <w:pStyle w:val="Klausur"/>
        <w:spacing w:after="0"/>
        <w:rPr>
          <w:rFonts w:ascii="Arial" w:eastAsia="Arial" w:hAnsi="Arial" w:cs="Arial"/>
          <w:sz w:val="20"/>
          <w:szCs w:val="20"/>
          <w:lang w:val="en-US"/>
        </w:rPr>
      </w:pPr>
      <w:proofErr w:type="spellStart"/>
      <w:proofErr w:type="gramStart"/>
      <w:r w:rsidRPr="70C8F7B7">
        <w:rPr>
          <w:rFonts w:ascii="Arial" w:eastAsia="Arial" w:hAnsi="Arial" w:cs="Arial"/>
          <w:sz w:val="20"/>
          <w:szCs w:val="20"/>
          <w:lang w:val="en-US"/>
        </w:rPr>
        <w:t>Typ:TypA</w:t>
      </w:r>
      <w:proofErr w:type="spellEnd"/>
      <w:proofErr w:type="gramEnd"/>
    </w:p>
    <w:p w14:paraId="4FC65F93" w14:textId="4E6DD0E0" w:rsidR="7C994BE0" w:rsidRDefault="26F4AD92" w:rsidP="70C8F7B7">
      <w:pPr>
        <w:pStyle w:val="Klausur"/>
        <w:numPr>
          <w:ilvl w:val="0"/>
          <w:numId w:val="24"/>
        </w:numPr>
        <w:spacing w:after="0"/>
        <w:rPr>
          <w:rFonts w:ascii="Arial" w:eastAsia="Arial" w:hAnsi="Arial" w:cs="Arial"/>
          <w:sz w:val="20"/>
          <w:szCs w:val="20"/>
        </w:rPr>
      </w:pPr>
      <w:r w:rsidRPr="30490AC6">
        <w:rPr>
          <w:rFonts w:ascii="Arial" w:eastAsia="Arial" w:hAnsi="Arial" w:cs="Arial"/>
          <w:sz w:val="20"/>
          <w:szCs w:val="20"/>
        </w:rPr>
        <w:t xml:space="preserve">Tuberculum minus </w:t>
      </w:r>
    </w:p>
    <w:p w14:paraId="19FA09CD" w14:textId="3B3A6DF0" w:rsidR="26F4AD92" w:rsidRDefault="26F4AD92" w:rsidP="30490AC6">
      <w:pPr>
        <w:pStyle w:val="Klausur"/>
        <w:numPr>
          <w:ilvl w:val="0"/>
          <w:numId w:val="24"/>
        </w:numPr>
        <w:spacing w:after="0"/>
        <w:rPr>
          <w:rFonts w:ascii="Arial" w:eastAsia="Arial" w:hAnsi="Arial" w:cs="Arial"/>
          <w:sz w:val="20"/>
          <w:szCs w:val="20"/>
        </w:rPr>
      </w:pPr>
      <w:r w:rsidRPr="30490AC6">
        <w:rPr>
          <w:rFonts w:ascii="Arial" w:eastAsia="Arial" w:hAnsi="Arial" w:cs="Arial"/>
          <w:sz w:val="20"/>
          <w:szCs w:val="20"/>
        </w:rPr>
        <w:t xml:space="preserve">Processus </w:t>
      </w:r>
      <w:proofErr w:type="spellStart"/>
      <w:r w:rsidRPr="30490AC6">
        <w:rPr>
          <w:rFonts w:ascii="Arial" w:eastAsia="Arial" w:hAnsi="Arial" w:cs="Arial"/>
          <w:sz w:val="20"/>
          <w:szCs w:val="20"/>
        </w:rPr>
        <w:t>coracoideus</w:t>
      </w:r>
      <w:proofErr w:type="spellEnd"/>
      <w:r w:rsidRPr="30490AC6">
        <w:rPr>
          <w:rFonts w:ascii="Arial" w:eastAsia="Arial" w:hAnsi="Arial" w:cs="Arial"/>
          <w:sz w:val="20"/>
          <w:szCs w:val="20"/>
        </w:rPr>
        <w:t xml:space="preserve"> </w:t>
      </w:r>
    </w:p>
    <w:p w14:paraId="49018730" w14:textId="48FC3AB2" w:rsidR="7C994BE0" w:rsidRDefault="26F4AD92" w:rsidP="70C8F7B7">
      <w:pPr>
        <w:pStyle w:val="Klausur"/>
        <w:numPr>
          <w:ilvl w:val="0"/>
          <w:numId w:val="24"/>
        </w:numPr>
        <w:spacing w:after="0"/>
        <w:rPr>
          <w:rFonts w:ascii="Arial" w:eastAsia="Arial" w:hAnsi="Arial" w:cs="Arial"/>
          <w:sz w:val="20"/>
          <w:szCs w:val="20"/>
        </w:rPr>
      </w:pPr>
      <w:r w:rsidRPr="30490AC6">
        <w:rPr>
          <w:rFonts w:ascii="Arial" w:eastAsia="Arial" w:hAnsi="Arial" w:cs="Arial"/>
          <w:sz w:val="20"/>
          <w:szCs w:val="20"/>
        </w:rPr>
        <w:t xml:space="preserve">Caput longum des M. </w:t>
      </w:r>
      <w:proofErr w:type="spellStart"/>
      <w:r w:rsidRPr="30490AC6">
        <w:rPr>
          <w:rFonts w:ascii="Arial" w:eastAsia="Arial" w:hAnsi="Arial" w:cs="Arial"/>
          <w:sz w:val="20"/>
          <w:szCs w:val="20"/>
        </w:rPr>
        <w:t>biceps</w:t>
      </w:r>
      <w:proofErr w:type="spellEnd"/>
      <w:r w:rsidRPr="30490AC6">
        <w:rPr>
          <w:rFonts w:ascii="Arial" w:eastAsia="Arial" w:hAnsi="Arial" w:cs="Arial"/>
          <w:sz w:val="20"/>
          <w:szCs w:val="20"/>
        </w:rPr>
        <w:t xml:space="preserve"> brachii </w:t>
      </w:r>
    </w:p>
    <w:p w14:paraId="2234FA7C" w14:textId="4C153A15" w:rsidR="26F4AD92" w:rsidRDefault="26F4AD92" w:rsidP="30490AC6">
      <w:pPr>
        <w:pStyle w:val="Klausur"/>
        <w:numPr>
          <w:ilvl w:val="0"/>
          <w:numId w:val="24"/>
        </w:numPr>
        <w:spacing w:after="0"/>
        <w:rPr>
          <w:rFonts w:ascii="Arial" w:eastAsia="Arial" w:hAnsi="Arial" w:cs="Arial"/>
          <w:b/>
          <w:bCs/>
          <w:sz w:val="20"/>
          <w:szCs w:val="20"/>
        </w:rPr>
      </w:pPr>
      <w:r w:rsidRPr="30490AC6">
        <w:rPr>
          <w:rFonts w:ascii="Arial" w:eastAsia="Arial" w:hAnsi="Arial" w:cs="Arial"/>
          <w:b/>
          <w:bCs/>
          <w:sz w:val="20"/>
          <w:szCs w:val="20"/>
        </w:rPr>
        <w:t xml:space="preserve">Ligamentum </w:t>
      </w:r>
      <w:proofErr w:type="spellStart"/>
      <w:r w:rsidRPr="30490AC6">
        <w:rPr>
          <w:rFonts w:ascii="Arial" w:eastAsia="Arial" w:hAnsi="Arial" w:cs="Arial"/>
          <w:b/>
          <w:bCs/>
          <w:sz w:val="20"/>
          <w:szCs w:val="20"/>
        </w:rPr>
        <w:t>coracoacromiale</w:t>
      </w:r>
      <w:proofErr w:type="spellEnd"/>
      <w:r w:rsidRPr="30490AC6">
        <w:rPr>
          <w:rFonts w:ascii="Arial" w:eastAsia="Arial" w:hAnsi="Arial" w:cs="Arial"/>
          <w:b/>
          <w:bCs/>
          <w:sz w:val="20"/>
          <w:szCs w:val="20"/>
        </w:rPr>
        <w:t xml:space="preserve"> </w:t>
      </w:r>
    </w:p>
    <w:p w14:paraId="24E35C40" w14:textId="7CF26E37" w:rsidR="26F4AD92" w:rsidRDefault="26F4AD92" w:rsidP="30490AC6">
      <w:pPr>
        <w:pStyle w:val="Klausur"/>
        <w:numPr>
          <w:ilvl w:val="0"/>
          <w:numId w:val="24"/>
        </w:numPr>
        <w:spacing w:after="0"/>
        <w:rPr>
          <w:rFonts w:ascii="Arial" w:eastAsia="Arial" w:hAnsi="Arial" w:cs="Arial"/>
          <w:sz w:val="20"/>
          <w:szCs w:val="20"/>
        </w:rPr>
      </w:pPr>
      <w:r w:rsidRPr="30490AC6">
        <w:rPr>
          <w:rFonts w:ascii="Arial" w:eastAsia="Arial" w:hAnsi="Arial" w:cs="Arial"/>
          <w:sz w:val="20"/>
          <w:szCs w:val="20"/>
        </w:rPr>
        <w:t xml:space="preserve">Articulatio </w:t>
      </w:r>
      <w:proofErr w:type="spellStart"/>
      <w:r w:rsidRPr="30490AC6">
        <w:rPr>
          <w:rFonts w:ascii="Arial" w:eastAsia="Arial" w:hAnsi="Arial" w:cs="Arial"/>
          <w:sz w:val="20"/>
          <w:szCs w:val="20"/>
        </w:rPr>
        <w:t>acromioclavicularis</w:t>
      </w:r>
      <w:proofErr w:type="spellEnd"/>
      <w:r w:rsidRPr="30490AC6">
        <w:rPr>
          <w:rFonts w:ascii="Arial" w:eastAsia="Arial" w:hAnsi="Arial" w:cs="Arial"/>
          <w:sz w:val="20"/>
          <w:szCs w:val="20"/>
        </w:rPr>
        <w:t xml:space="preserve"> </w:t>
      </w:r>
    </w:p>
    <w:p w14:paraId="1E3B576E" w14:textId="1286F096" w:rsidR="74CD706A" w:rsidRPr="00E7279D" w:rsidRDefault="74CD706A" w:rsidP="74CD706A">
      <w:pPr>
        <w:pStyle w:val="Klausur"/>
        <w:spacing w:after="0"/>
        <w:rPr>
          <w:rFonts w:ascii="Arial" w:eastAsia="Arial" w:hAnsi="Arial" w:cs="Arial"/>
          <w:b/>
          <w:bCs/>
          <w:sz w:val="20"/>
          <w:szCs w:val="20"/>
          <w:lang w:val="en-US"/>
        </w:rPr>
      </w:pPr>
    </w:p>
    <w:p w14:paraId="09221A7B" w14:textId="5A65178E" w:rsidR="74CD706A" w:rsidRPr="00E7279D" w:rsidRDefault="74CD706A" w:rsidP="74CD706A">
      <w:pPr>
        <w:pStyle w:val="Klausur"/>
        <w:spacing w:after="0"/>
        <w:rPr>
          <w:rFonts w:ascii="Arial" w:eastAsia="Arial" w:hAnsi="Arial" w:cs="Arial"/>
          <w:b/>
          <w:bCs/>
          <w:sz w:val="20"/>
          <w:szCs w:val="20"/>
          <w:lang w:val="en-US"/>
        </w:rPr>
      </w:pPr>
    </w:p>
    <w:p w14:paraId="138A97D4" w14:textId="50B1E50F" w:rsidR="74CD706A" w:rsidRDefault="74CD706A" w:rsidP="74CD706A">
      <w:pPr>
        <w:pStyle w:val="Klausur"/>
        <w:spacing w:after="0"/>
        <w:rPr>
          <w:rFonts w:ascii="Arial" w:eastAsia="Arial" w:hAnsi="Arial" w:cs="Arial"/>
          <w:b/>
          <w:bCs/>
          <w:sz w:val="20"/>
          <w:szCs w:val="20"/>
        </w:rPr>
      </w:pPr>
      <w:r w:rsidRPr="2B6AE2C2">
        <w:rPr>
          <w:rFonts w:ascii="Arial" w:eastAsia="Arial" w:hAnsi="Arial" w:cs="Arial"/>
          <w:b/>
          <w:bCs/>
          <w:sz w:val="20"/>
          <w:szCs w:val="20"/>
        </w:rPr>
        <w:t>-------------------------------------------------</w:t>
      </w:r>
      <w:r w:rsidRPr="2B6AE2C2">
        <w:rPr>
          <w:rFonts w:ascii="Arial" w:eastAsia="Arial" w:hAnsi="Arial" w:cs="Arial"/>
          <w:b/>
          <w:bCs/>
          <w:sz w:val="20"/>
          <w:szCs w:val="20"/>
          <w:highlight w:val="green"/>
        </w:rPr>
        <w:t>Abschnitt - Frage 5</w:t>
      </w:r>
      <w:r w:rsidRPr="2B6AE2C2">
        <w:rPr>
          <w:rFonts w:ascii="Arial" w:eastAsia="Arial" w:hAnsi="Arial" w:cs="Arial"/>
          <w:b/>
          <w:bCs/>
          <w:sz w:val="20"/>
          <w:szCs w:val="20"/>
        </w:rPr>
        <w:t xml:space="preserve"> </w:t>
      </w:r>
    </w:p>
    <w:p w14:paraId="74EB7730" w14:textId="1C9DAC73" w:rsidR="74CD706A" w:rsidRDefault="74CD706A" w:rsidP="74CD706A">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17DBBF26" w14:textId="1A80464F" w:rsidR="74CD706A" w:rsidRDefault="74CD706A" w:rsidP="74CD706A">
      <w:pPr>
        <w:pStyle w:val="Klausur"/>
        <w:spacing w:after="0"/>
        <w:rPr>
          <w:rFonts w:ascii="Arial" w:eastAsia="Arial" w:hAnsi="Arial" w:cs="Arial"/>
          <w:b/>
          <w:bCs/>
          <w:sz w:val="20"/>
          <w:szCs w:val="20"/>
        </w:rPr>
      </w:pPr>
    </w:p>
    <w:p w14:paraId="7B816AA5" w14:textId="77777777" w:rsidR="74CD706A" w:rsidRDefault="74CD706A" w:rsidP="74CD706A">
      <w:pPr>
        <w:pStyle w:val="Klausur"/>
        <w:spacing w:after="0"/>
        <w:rPr>
          <w:rFonts w:ascii="Arial" w:eastAsia="Arial" w:hAnsi="Arial" w:cs="Arial"/>
          <w:sz w:val="20"/>
          <w:szCs w:val="20"/>
        </w:rPr>
      </w:pPr>
      <w:r w:rsidRPr="74CD706A">
        <w:rPr>
          <w:rFonts w:ascii="Arial" w:eastAsia="Arial" w:hAnsi="Arial" w:cs="Arial"/>
          <w:sz w:val="20"/>
          <w:szCs w:val="20"/>
        </w:rPr>
        <w:t>--</w:t>
      </w:r>
    </w:p>
    <w:p w14:paraId="4A17F625" w14:textId="69CD56C4" w:rsidR="74CD706A" w:rsidRDefault="7902237E" w:rsidP="30490AC6">
      <w:pPr>
        <w:spacing w:after="0" w:line="240" w:lineRule="auto"/>
        <w:rPr>
          <w:rFonts w:ascii="Arial" w:eastAsia="Arial" w:hAnsi="Arial" w:cs="Arial"/>
          <w:sz w:val="20"/>
          <w:szCs w:val="20"/>
        </w:rPr>
      </w:pPr>
      <w:r w:rsidRPr="47054229">
        <w:rPr>
          <w:rFonts w:ascii="Arial" w:eastAsia="Arial" w:hAnsi="Arial" w:cs="Arial"/>
          <w:sz w:val="20"/>
          <w:szCs w:val="20"/>
        </w:rPr>
        <w:t xml:space="preserve">5. </w:t>
      </w:r>
      <w:r w:rsidR="6214BB4E" w:rsidRPr="47054229">
        <w:rPr>
          <w:rFonts w:ascii="Arial" w:eastAsia="Arial" w:hAnsi="Arial" w:cs="Arial"/>
          <w:sz w:val="20"/>
          <w:szCs w:val="20"/>
        </w:rPr>
        <w:t>Welche der folgenden klinisch-radiologischen Faktoren ist eine entscheidende Voraussetzung für die Implantation einer anatomischen Schulterprothese im Vergleich zur inversen Schulterprothese?</w:t>
      </w:r>
    </w:p>
    <w:p w14:paraId="5027490C" w14:textId="5ECF40D6" w:rsidR="74CD706A" w:rsidRDefault="4935A9CD" w:rsidP="30490AC6">
      <w:pPr>
        <w:pStyle w:val="Klausur"/>
        <w:spacing w:after="0"/>
        <w:rPr>
          <w:rFonts w:ascii="Arial" w:eastAsia="Arial" w:hAnsi="Arial" w:cs="Arial"/>
          <w:sz w:val="20"/>
          <w:szCs w:val="20"/>
          <w:lang w:val="en-US"/>
        </w:rPr>
      </w:pPr>
      <w:proofErr w:type="spellStart"/>
      <w:proofErr w:type="gramStart"/>
      <w:r w:rsidRPr="30490AC6">
        <w:rPr>
          <w:rFonts w:ascii="Arial" w:eastAsia="Arial" w:hAnsi="Arial" w:cs="Arial"/>
          <w:sz w:val="20"/>
          <w:szCs w:val="20"/>
          <w:lang w:val="en-US"/>
        </w:rPr>
        <w:t>Typ:TypA</w:t>
      </w:r>
      <w:proofErr w:type="spellEnd"/>
      <w:proofErr w:type="gramEnd"/>
    </w:p>
    <w:p w14:paraId="762B8E4F" w14:textId="487B3064" w:rsidR="453862BE" w:rsidRDefault="453862BE" w:rsidP="30490AC6">
      <w:pPr>
        <w:pStyle w:val="Listenabsatz"/>
        <w:numPr>
          <w:ilvl w:val="0"/>
          <w:numId w:val="40"/>
        </w:numPr>
        <w:spacing w:after="160" w:line="259" w:lineRule="auto"/>
        <w:rPr>
          <w:rFonts w:ascii="Arial" w:hAnsi="Arial" w:cs="Arial"/>
          <w:sz w:val="20"/>
          <w:szCs w:val="20"/>
        </w:rPr>
      </w:pPr>
      <w:proofErr w:type="spellStart"/>
      <w:r w:rsidRPr="30490AC6">
        <w:rPr>
          <w:rFonts w:ascii="Arial" w:hAnsi="Arial" w:cs="Arial"/>
          <w:sz w:val="20"/>
          <w:szCs w:val="20"/>
        </w:rPr>
        <w:lastRenderedPageBreak/>
        <w:t>Glenoidretroversion</w:t>
      </w:r>
      <w:proofErr w:type="spellEnd"/>
      <w:r w:rsidRPr="30490AC6">
        <w:rPr>
          <w:rFonts w:ascii="Arial" w:hAnsi="Arial" w:cs="Arial"/>
          <w:sz w:val="20"/>
          <w:szCs w:val="20"/>
        </w:rPr>
        <w:t xml:space="preserve"> unter 10°</w:t>
      </w:r>
    </w:p>
    <w:p w14:paraId="0FDC2A00" w14:textId="78967B08" w:rsidR="453862BE" w:rsidRDefault="453862BE" w:rsidP="30490AC6">
      <w:pPr>
        <w:pStyle w:val="Listenabsatz"/>
        <w:numPr>
          <w:ilvl w:val="0"/>
          <w:numId w:val="40"/>
        </w:numPr>
        <w:spacing w:after="160" w:line="259" w:lineRule="auto"/>
        <w:rPr>
          <w:rFonts w:ascii="Arial" w:hAnsi="Arial" w:cs="Arial"/>
          <w:sz w:val="20"/>
          <w:szCs w:val="20"/>
        </w:rPr>
      </w:pPr>
      <w:r w:rsidRPr="30490AC6">
        <w:rPr>
          <w:rFonts w:ascii="Arial" w:hAnsi="Arial" w:cs="Arial"/>
          <w:sz w:val="20"/>
          <w:szCs w:val="20"/>
        </w:rPr>
        <w:t>Weibliches Geschlecht</w:t>
      </w:r>
    </w:p>
    <w:p w14:paraId="5D2C589F" w14:textId="04EC453D" w:rsidR="453862BE" w:rsidRDefault="453862BE" w:rsidP="30490AC6">
      <w:pPr>
        <w:pStyle w:val="Listenabsatz"/>
        <w:numPr>
          <w:ilvl w:val="0"/>
          <w:numId w:val="40"/>
        </w:numPr>
        <w:spacing w:after="160" w:line="259" w:lineRule="auto"/>
        <w:rPr>
          <w:rFonts w:ascii="Arial" w:hAnsi="Arial" w:cs="Arial"/>
          <w:b/>
          <w:bCs/>
          <w:sz w:val="20"/>
          <w:szCs w:val="20"/>
        </w:rPr>
      </w:pPr>
      <w:r w:rsidRPr="036E2CFE">
        <w:rPr>
          <w:rFonts w:ascii="Arial" w:hAnsi="Arial" w:cs="Arial"/>
          <w:b/>
          <w:bCs/>
          <w:sz w:val="20"/>
          <w:szCs w:val="20"/>
        </w:rPr>
        <w:t xml:space="preserve">Intakte </w:t>
      </w:r>
      <w:proofErr w:type="spellStart"/>
      <w:r w:rsidRPr="036E2CFE">
        <w:rPr>
          <w:rFonts w:ascii="Arial" w:hAnsi="Arial" w:cs="Arial"/>
          <w:b/>
          <w:bCs/>
          <w:sz w:val="20"/>
          <w:szCs w:val="20"/>
        </w:rPr>
        <w:t>Rotatorenmanschette</w:t>
      </w:r>
      <w:proofErr w:type="spellEnd"/>
      <w:r w:rsidRPr="036E2CFE">
        <w:rPr>
          <w:rFonts w:ascii="Arial" w:hAnsi="Arial" w:cs="Arial"/>
          <w:b/>
          <w:bCs/>
          <w:sz w:val="20"/>
          <w:szCs w:val="20"/>
        </w:rPr>
        <w:t xml:space="preserve"> </w:t>
      </w:r>
    </w:p>
    <w:p w14:paraId="4BF065CF" w14:textId="575511AD" w:rsidR="453862BE" w:rsidRDefault="453862BE" w:rsidP="30490AC6">
      <w:pPr>
        <w:pStyle w:val="Listenabsatz"/>
        <w:numPr>
          <w:ilvl w:val="0"/>
          <w:numId w:val="40"/>
        </w:numPr>
        <w:spacing w:after="160" w:line="259" w:lineRule="auto"/>
        <w:rPr>
          <w:rFonts w:ascii="Arial" w:hAnsi="Arial" w:cs="Arial"/>
          <w:sz w:val="20"/>
          <w:szCs w:val="20"/>
        </w:rPr>
      </w:pPr>
      <w:r w:rsidRPr="30490AC6">
        <w:rPr>
          <w:rFonts w:ascii="Arial" w:hAnsi="Arial" w:cs="Arial"/>
          <w:sz w:val="20"/>
          <w:szCs w:val="20"/>
        </w:rPr>
        <w:t>Geringer glenoidaler Knochenverlust &lt; 10 %</w:t>
      </w:r>
    </w:p>
    <w:p w14:paraId="0AD0ADD8" w14:textId="728B4CC8" w:rsidR="453862BE" w:rsidRDefault="453862BE" w:rsidP="30490AC6">
      <w:pPr>
        <w:pStyle w:val="Listenabsatz"/>
        <w:numPr>
          <w:ilvl w:val="0"/>
          <w:numId w:val="40"/>
        </w:numPr>
        <w:spacing w:after="160" w:line="259" w:lineRule="auto"/>
        <w:rPr>
          <w:rFonts w:ascii="Arial" w:hAnsi="Arial" w:cs="Arial"/>
          <w:sz w:val="20"/>
          <w:szCs w:val="20"/>
        </w:rPr>
      </w:pPr>
      <w:r w:rsidRPr="30490AC6">
        <w:rPr>
          <w:rFonts w:ascii="Arial" w:hAnsi="Arial" w:cs="Arial"/>
          <w:sz w:val="20"/>
          <w:szCs w:val="20"/>
        </w:rPr>
        <w:t>Alter unter 60 Jahren</w:t>
      </w:r>
    </w:p>
    <w:p w14:paraId="6C154656" w14:textId="234FC256" w:rsidR="74CD706A" w:rsidRDefault="74CD706A" w:rsidP="74CD706A">
      <w:pPr>
        <w:pStyle w:val="Klausur"/>
        <w:spacing w:after="0"/>
        <w:rPr>
          <w:rFonts w:ascii="Arial" w:eastAsia="Arial" w:hAnsi="Arial" w:cs="Arial"/>
          <w:b/>
          <w:bCs/>
          <w:sz w:val="20"/>
          <w:szCs w:val="20"/>
        </w:rPr>
      </w:pPr>
    </w:p>
    <w:p w14:paraId="4E967C56" w14:textId="272017B2" w:rsidR="74CD706A" w:rsidRDefault="74CD706A" w:rsidP="74CD706A">
      <w:pPr>
        <w:pStyle w:val="Klausur"/>
        <w:spacing w:after="0"/>
        <w:rPr>
          <w:rFonts w:ascii="Arial" w:eastAsia="Arial" w:hAnsi="Arial" w:cs="Arial"/>
          <w:b/>
          <w:bCs/>
          <w:sz w:val="20"/>
          <w:szCs w:val="20"/>
        </w:rPr>
      </w:pPr>
      <w:r w:rsidRPr="2B6AE2C2">
        <w:rPr>
          <w:rFonts w:ascii="Arial" w:eastAsia="Arial" w:hAnsi="Arial" w:cs="Arial"/>
          <w:b/>
          <w:bCs/>
          <w:sz w:val="20"/>
          <w:szCs w:val="20"/>
        </w:rPr>
        <w:t>-------------------------------------------------</w:t>
      </w:r>
      <w:r w:rsidRPr="2B6AE2C2">
        <w:rPr>
          <w:rFonts w:ascii="Arial" w:eastAsia="Arial" w:hAnsi="Arial" w:cs="Arial"/>
          <w:b/>
          <w:bCs/>
          <w:sz w:val="20"/>
          <w:szCs w:val="20"/>
          <w:highlight w:val="green"/>
        </w:rPr>
        <w:t>Abschnitt - Frage 6</w:t>
      </w:r>
      <w:r w:rsidRPr="2B6AE2C2">
        <w:rPr>
          <w:rFonts w:ascii="Arial" w:eastAsia="Arial" w:hAnsi="Arial" w:cs="Arial"/>
          <w:b/>
          <w:bCs/>
          <w:sz w:val="20"/>
          <w:szCs w:val="20"/>
        </w:rPr>
        <w:t xml:space="preserve"> </w:t>
      </w:r>
    </w:p>
    <w:p w14:paraId="63450482" w14:textId="2436893F" w:rsidR="74CD706A" w:rsidRDefault="74CD706A" w:rsidP="74CD706A">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0691F1EE" w14:textId="77777777" w:rsidR="0010584B" w:rsidRDefault="0010584B" w:rsidP="74CD706A">
      <w:pPr>
        <w:pStyle w:val="Klausur"/>
        <w:spacing w:after="0"/>
        <w:rPr>
          <w:ins w:id="1" w:author="Entwistle, Andrew" w:date="2026-01-15T12:01:00Z"/>
          <w:rFonts w:ascii="Arial" w:eastAsia="Arial" w:hAnsi="Arial" w:cs="Arial"/>
          <w:b/>
          <w:bCs/>
          <w:sz w:val="20"/>
          <w:szCs w:val="20"/>
        </w:rPr>
      </w:pPr>
    </w:p>
    <w:p w14:paraId="33015A46" w14:textId="64AEF526" w:rsidR="0010584B" w:rsidRDefault="0010584B" w:rsidP="74CD706A">
      <w:pPr>
        <w:pStyle w:val="Klausur"/>
        <w:spacing w:after="0"/>
        <w:rPr>
          <w:ins w:id="2" w:author="Entwistle, Andrew" w:date="2026-01-15T12:01:00Z"/>
          <w:rFonts w:ascii="Arial" w:eastAsia="Arial" w:hAnsi="Arial" w:cs="Arial"/>
          <w:b/>
          <w:bCs/>
          <w:sz w:val="20"/>
          <w:szCs w:val="20"/>
        </w:rPr>
      </w:pPr>
      <w:moveToRangeStart w:id="3" w:author="Entwistle, Andrew" w:date="2026-01-15T12:01:00Z" w:name="move219370913"/>
      <w:moveTo w:id="4" w:author="Entwistle, Andrew" w:date="2026-01-15T12:01:00Z">
        <w:r w:rsidRPr="30490AC6">
          <w:rPr>
            <w:rFonts w:ascii="Arial" w:eastAsia="Arial" w:hAnsi="Arial" w:cs="Arial"/>
            <w:sz w:val="20"/>
            <w:szCs w:val="20"/>
          </w:rPr>
          <w:t>Das Schultergelenk ist eines der beweglichsten Gelenke des Körpers. Verschiedene Muskeln tragen zur Zentrierung des Humeruskopf</w:t>
        </w:r>
      </w:moveTo>
      <w:ins w:id="5" w:author="Entwistle, Andrew" w:date="2026-01-15T12:02:00Z">
        <w:r>
          <w:rPr>
            <w:rFonts w:ascii="Arial" w:eastAsia="Arial" w:hAnsi="Arial" w:cs="Arial"/>
            <w:sz w:val="20"/>
            <w:szCs w:val="20"/>
          </w:rPr>
          <w:t>es</w:t>
        </w:r>
      </w:ins>
      <w:moveTo w:id="6" w:author="Entwistle, Andrew" w:date="2026-01-15T12:01:00Z">
        <w:r w:rsidRPr="30490AC6">
          <w:rPr>
            <w:rFonts w:ascii="Arial" w:eastAsia="Arial" w:hAnsi="Arial" w:cs="Arial"/>
            <w:sz w:val="20"/>
            <w:szCs w:val="20"/>
          </w:rPr>
          <w:t xml:space="preserve"> in die Gelenkpfanne bei. In der klinischen Untersuchung der Schulter gibt es zahlreiche spezifische Tests.</w:t>
        </w:r>
      </w:moveTo>
      <w:moveToRangeEnd w:id="3"/>
    </w:p>
    <w:p w14:paraId="46321E38" w14:textId="7098DA73" w:rsidR="74CD706A" w:rsidRDefault="74CD706A" w:rsidP="74CD706A">
      <w:pPr>
        <w:pStyle w:val="Klausur"/>
        <w:spacing w:after="0"/>
        <w:rPr>
          <w:rFonts w:ascii="Arial" w:eastAsia="Arial" w:hAnsi="Arial" w:cs="Arial"/>
          <w:b/>
          <w:bCs/>
          <w:sz w:val="20"/>
          <w:szCs w:val="20"/>
        </w:rPr>
      </w:pPr>
      <w:r w:rsidRPr="74CD706A">
        <w:rPr>
          <w:rFonts w:ascii="Arial" w:eastAsia="Arial" w:hAnsi="Arial" w:cs="Arial"/>
          <w:b/>
          <w:bCs/>
          <w:sz w:val="20"/>
          <w:szCs w:val="20"/>
        </w:rPr>
        <w:t>--</w:t>
      </w:r>
    </w:p>
    <w:p w14:paraId="0FF8F642" w14:textId="2AEFA9E1" w:rsidR="74CD706A" w:rsidRDefault="0AF666EB" w:rsidP="74CD706A">
      <w:pPr>
        <w:pStyle w:val="Klausur"/>
        <w:spacing w:after="0"/>
        <w:rPr>
          <w:rFonts w:ascii="Arial" w:eastAsia="Arial" w:hAnsi="Arial" w:cs="Arial"/>
          <w:sz w:val="20"/>
          <w:szCs w:val="20"/>
        </w:rPr>
      </w:pPr>
      <w:r w:rsidRPr="30490AC6">
        <w:rPr>
          <w:rFonts w:ascii="Arial" w:eastAsia="Arial" w:hAnsi="Arial" w:cs="Arial"/>
          <w:sz w:val="20"/>
          <w:szCs w:val="20"/>
        </w:rPr>
        <w:t xml:space="preserve">6. </w:t>
      </w:r>
      <w:moveFromRangeStart w:id="7" w:author="Entwistle, Andrew" w:date="2026-01-15T12:01:00Z" w:name="move219370913"/>
      <w:moveFrom w:id="8" w:author="Entwistle, Andrew" w:date="2026-01-15T12:01:00Z">
        <w:r w:rsidR="07F4A652" w:rsidRPr="30490AC6" w:rsidDel="0010584B">
          <w:rPr>
            <w:rFonts w:ascii="Arial" w:eastAsia="Arial" w:hAnsi="Arial" w:cs="Arial"/>
            <w:sz w:val="20"/>
            <w:szCs w:val="20"/>
          </w:rPr>
          <w:t xml:space="preserve">Das Schultergelenk ist eines der beweglichsten Gelenke des Körpers. Verschiedene Muskeln tragen zur Zentrierung des Humeruskopf in die Gelenkpfanne bei. In der klinischen Untersuchung der Schulter gibt es zahlreiche spezifische Tests. </w:t>
        </w:r>
      </w:moveFrom>
      <w:moveFromRangeEnd w:id="7"/>
      <w:r w:rsidR="07F4A652" w:rsidRPr="30490AC6">
        <w:rPr>
          <w:rFonts w:ascii="Arial" w:eastAsia="Arial" w:hAnsi="Arial" w:cs="Arial"/>
          <w:sz w:val="20"/>
          <w:szCs w:val="20"/>
        </w:rPr>
        <w:t>Welcher Test eignet sich zur Überprüfung des M. subscapularis?</w:t>
      </w:r>
    </w:p>
    <w:p w14:paraId="560E2764" w14:textId="5C8A65DF" w:rsidR="07F4A652" w:rsidRPr="0010584B" w:rsidRDefault="07F4A652" w:rsidP="30490AC6">
      <w:pPr>
        <w:pStyle w:val="Klausur"/>
        <w:spacing w:after="0"/>
        <w:rPr>
          <w:rFonts w:ascii="Arial" w:eastAsia="Arial" w:hAnsi="Arial" w:cs="Arial"/>
          <w:sz w:val="20"/>
          <w:szCs w:val="20"/>
        </w:rPr>
      </w:pPr>
      <w:proofErr w:type="spellStart"/>
      <w:proofErr w:type="gramStart"/>
      <w:r w:rsidRPr="0010584B">
        <w:rPr>
          <w:rFonts w:ascii="Arial" w:eastAsia="Arial" w:hAnsi="Arial" w:cs="Arial"/>
          <w:sz w:val="20"/>
          <w:szCs w:val="20"/>
        </w:rPr>
        <w:t>Typ:TypA</w:t>
      </w:r>
      <w:proofErr w:type="spellEnd"/>
      <w:proofErr w:type="gramEnd"/>
    </w:p>
    <w:p w14:paraId="2F20DF6B" w14:textId="3F8975B3" w:rsidR="00D54971" w:rsidRPr="003E1F18" w:rsidRDefault="07F4A652" w:rsidP="30490AC6">
      <w:pPr>
        <w:numPr>
          <w:ilvl w:val="0"/>
          <w:numId w:val="41"/>
        </w:numPr>
        <w:spacing w:after="0" w:line="240" w:lineRule="auto"/>
        <w:rPr>
          <w:rFonts w:ascii="Arial" w:hAnsi="Arial" w:cs="Arial"/>
          <w:b/>
          <w:bCs/>
          <w:sz w:val="20"/>
          <w:szCs w:val="20"/>
        </w:rPr>
      </w:pPr>
      <w:r w:rsidRPr="30490AC6">
        <w:rPr>
          <w:rFonts w:ascii="Arial" w:hAnsi="Arial" w:cs="Arial"/>
          <w:b/>
          <w:bCs/>
          <w:sz w:val="20"/>
          <w:szCs w:val="20"/>
        </w:rPr>
        <w:t xml:space="preserve">Belly Press-Test </w:t>
      </w:r>
    </w:p>
    <w:p w14:paraId="2B607AF4" w14:textId="71AC0D96" w:rsidR="07F4A652" w:rsidRDefault="07F4A652" w:rsidP="30490AC6">
      <w:pPr>
        <w:numPr>
          <w:ilvl w:val="0"/>
          <w:numId w:val="41"/>
        </w:numPr>
        <w:spacing w:after="0" w:line="240" w:lineRule="auto"/>
        <w:rPr>
          <w:rFonts w:ascii="Arial" w:hAnsi="Arial" w:cs="Arial"/>
          <w:sz w:val="20"/>
          <w:szCs w:val="20"/>
        </w:rPr>
      </w:pPr>
      <w:proofErr w:type="spellStart"/>
      <w:r w:rsidRPr="30490AC6">
        <w:rPr>
          <w:rFonts w:ascii="Arial" w:hAnsi="Arial" w:cs="Arial"/>
          <w:sz w:val="20"/>
          <w:szCs w:val="20"/>
        </w:rPr>
        <w:t>Jobe</w:t>
      </w:r>
      <w:proofErr w:type="spellEnd"/>
      <w:r w:rsidRPr="30490AC6">
        <w:rPr>
          <w:rFonts w:ascii="Arial" w:hAnsi="Arial" w:cs="Arial"/>
          <w:sz w:val="20"/>
          <w:szCs w:val="20"/>
        </w:rPr>
        <w:t>-Test</w:t>
      </w:r>
    </w:p>
    <w:p w14:paraId="3BC898A8" w14:textId="0E42AE5B" w:rsidR="07F4A652" w:rsidRDefault="07F4A652" w:rsidP="30490AC6">
      <w:pPr>
        <w:numPr>
          <w:ilvl w:val="0"/>
          <w:numId w:val="41"/>
        </w:numPr>
        <w:spacing w:after="0" w:line="240" w:lineRule="auto"/>
        <w:rPr>
          <w:rFonts w:ascii="Arial" w:hAnsi="Arial" w:cs="Arial"/>
          <w:sz w:val="20"/>
          <w:szCs w:val="20"/>
        </w:rPr>
      </w:pPr>
      <w:r w:rsidRPr="30490AC6">
        <w:rPr>
          <w:rFonts w:ascii="Arial" w:hAnsi="Arial" w:cs="Arial"/>
          <w:sz w:val="20"/>
          <w:szCs w:val="20"/>
        </w:rPr>
        <w:t xml:space="preserve">Palm Up Test </w:t>
      </w:r>
    </w:p>
    <w:p w14:paraId="1ECC23EC" w14:textId="06434E34" w:rsidR="07F4A652" w:rsidRDefault="07F4A652" w:rsidP="30490AC6">
      <w:pPr>
        <w:numPr>
          <w:ilvl w:val="0"/>
          <w:numId w:val="41"/>
        </w:numPr>
        <w:spacing w:after="0" w:line="240" w:lineRule="auto"/>
        <w:rPr>
          <w:rFonts w:ascii="Arial" w:hAnsi="Arial" w:cs="Arial"/>
          <w:sz w:val="20"/>
          <w:szCs w:val="20"/>
        </w:rPr>
      </w:pPr>
      <w:r w:rsidRPr="30490AC6">
        <w:rPr>
          <w:rFonts w:ascii="Arial" w:hAnsi="Arial" w:cs="Arial"/>
          <w:sz w:val="20"/>
          <w:szCs w:val="20"/>
        </w:rPr>
        <w:t xml:space="preserve">Apprehension Test </w:t>
      </w:r>
    </w:p>
    <w:p w14:paraId="5E235434" w14:textId="3CE891C2" w:rsidR="07F4A652" w:rsidRDefault="07F4A652" w:rsidP="30490AC6">
      <w:pPr>
        <w:numPr>
          <w:ilvl w:val="0"/>
          <w:numId w:val="41"/>
        </w:numPr>
        <w:spacing w:after="0" w:line="240" w:lineRule="auto"/>
        <w:rPr>
          <w:rFonts w:ascii="Arial" w:hAnsi="Arial" w:cs="Arial"/>
          <w:sz w:val="20"/>
          <w:szCs w:val="20"/>
        </w:rPr>
      </w:pPr>
      <w:r w:rsidRPr="30490AC6">
        <w:rPr>
          <w:rFonts w:ascii="Arial" w:hAnsi="Arial" w:cs="Arial"/>
          <w:sz w:val="20"/>
          <w:szCs w:val="20"/>
        </w:rPr>
        <w:t xml:space="preserve">Hornblower </w:t>
      </w:r>
      <w:proofErr w:type="spellStart"/>
      <w:r w:rsidRPr="30490AC6">
        <w:rPr>
          <w:rFonts w:ascii="Arial" w:hAnsi="Arial" w:cs="Arial"/>
          <w:sz w:val="20"/>
          <w:szCs w:val="20"/>
        </w:rPr>
        <w:t>Sign</w:t>
      </w:r>
      <w:proofErr w:type="spellEnd"/>
      <w:r w:rsidRPr="30490AC6">
        <w:rPr>
          <w:rFonts w:ascii="Arial" w:hAnsi="Arial" w:cs="Arial"/>
          <w:sz w:val="20"/>
          <w:szCs w:val="20"/>
        </w:rPr>
        <w:t xml:space="preserve"> </w:t>
      </w:r>
    </w:p>
    <w:p w14:paraId="360FC89A" w14:textId="48BA7230" w:rsidR="74CD706A" w:rsidRDefault="74CD706A" w:rsidP="74CD706A">
      <w:pPr>
        <w:pStyle w:val="Klausur"/>
        <w:spacing w:after="0"/>
        <w:rPr>
          <w:rFonts w:ascii="Arial" w:eastAsia="Arial" w:hAnsi="Arial" w:cs="Arial"/>
          <w:b/>
          <w:bCs/>
          <w:sz w:val="20"/>
          <w:szCs w:val="20"/>
        </w:rPr>
      </w:pPr>
    </w:p>
    <w:p w14:paraId="66CD6E76" w14:textId="63BA8A33" w:rsidR="74CD706A" w:rsidRDefault="74CD706A" w:rsidP="74CD706A">
      <w:pPr>
        <w:pStyle w:val="Klausur"/>
        <w:spacing w:after="0"/>
        <w:rPr>
          <w:rFonts w:ascii="Arial" w:eastAsia="Arial" w:hAnsi="Arial" w:cs="Arial"/>
          <w:b/>
          <w:bCs/>
          <w:sz w:val="20"/>
          <w:szCs w:val="20"/>
        </w:rPr>
      </w:pPr>
    </w:p>
    <w:p w14:paraId="1693CAC2" w14:textId="77777777"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7</w:t>
      </w:r>
      <w:r w:rsidRPr="47054229">
        <w:rPr>
          <w:rFonts w:ascii="Arial" w:eastAsia="Arial" w:hAnsi="Arial" w:cs="Arial"/>
          <w:b/>
          <w:bCs/>
          <w:sz w:val="20"/>
          <w:szCs w:val="20"/>
        </w:rPr>
        <w:t xml:space="preserve"> </w:t>
      </w:r>
    </w:p>
    <w:p w14:paraId="3ED64028" w14:textId="58184C9B"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t xml:space="preserve">Titel: Klausur Orthopädie </w:t>
      </w:r>
      <w:r w:rsidR="016BCD0F" w:rsidRPr="47054229">
        <w:rPr>
          <w:rFonts w:ascii="Arial" w:eastAsia="Arial" w:hAnsi="Arial" w:cs="Arial"/>
          <w:b/>
          <w:bCs/>
          <w:sz w:val="20"/>
          <w:szCs w:val="20"/>
        </w:rPr>
        <w:t>Wintersemester 2026</w:t>
      </w:r>
    </w:p>
    <w:p w14:paraId="6629F629" w14:textId="48D8D071" w:rsidR="72D78B47" w:rsidRDefault="72D78B47" w:rsidP="72D78B47">
      <w:pPr>
        <w:pStyle w:val="Klausur"/>
        <w:spacing w:after="0"/>
        <w:rPr>
          <w:rFonts w:ascii="Arial" w:eastAsia="Arial" w:hAnsi="Arial" w:cs="Arial"/>
          <w:sz w:val="20"/>
          <w:szCs w:val="20"/>
        </w:rPr>
      </w:pPr>
    </w:p>
    <w:p w14:paraId="66F7D4DB" w14:textId="77777777" w:rsidR="00BB0261" w:rsidRDefault="00BB0261" w:rsidP="00BB0261">
      <w:pPr>
        <w:pStyle w:val="Klausur"/>
        <w:spacing w:after="0"/>
        <w:rPr>
          <w:rFonts w:ascii="Arial" w:eastAsia="Arial" w:hAnsi="Arial" w:cs="Arial"/>
          <w:b/>
          <w:bCs/>
          <w:sz w:val="20"/>
          <w:szCs w:val="20"/>
        </w:rPr>
      </w:pPr>
      <w:r w:rsidRPr="74CD706A">
        <w:rPr>
          <w:rFonts w:ascii="Arial" w:eastAsia="Arial" w:hAnsi="Arial" w:cs="Arial"/>
          <w:b/>
          <w:bCs/>
          <w:sz w:val="20"/>
          <w:szCs w:val="20"/>
        </w:rPr>
        <w:t>--</w:t>
      </w:r>
    </w:p>
    <w:p w14:paraId="4CADD529" w14:textId="51624520" w:rsidR="00BB0261" w:rsidRDefault="292ECAA4" w:rsidP="47054229">
      <w:pPr>
        <w:pStyle w:val="Klausur"/>
        <w:spacing w:after="0"/>
        <w:rPr>
          <w:rFonts w:ascii="Arial" w:eastAsia="Arial" w:hAnsi="Arial" w:cs="Arial"/>
          <w:sz w:val="20"/>
          <w:szCs w:val="20"/>
        </w:rPr>
      </w:pPr>
      <w:r w:rsidRPr="47054229">
        <w:rPr>
          <w:rFonts w:ascii="Arial" w:eastAsia="Arial" w:hAnsi="Arial" w:cs="Arial"/>
          <w:sz w:val="20"/>
          <w:szCs w:val="20"/>
        </w:rPr>
        <w:t xml:space="preserve">7. </w:t>
      </w:r>
      <w:r w:rsidR="5D4A5E1F" w:rsidRPr="47054229">
        <w:rPr>
          <w:rFonts w:ascii="Arial" w:eastAsia="Arial" w:hAnsi="Arial" w:cs="Arial"/>
          <w:sz w:val="20"/>
          <w:szCs w:val="20"/>
        </w:rPr>
        <w:t xml:space="preserve">Welcher der unten genannten Pathologien </w:t>
      </w:r>
      <w:r w:rsidR="67401C59" w:rsidRPr="47054229">
        <w:rPr>
          <w:rFonts w:ascii="Arial" w:eastAsia="Arial" w:hAnsi="Arial" w:cs="Arial"/>
          <w:sz w:val="20"/>
          <w:szCs w:val="20"/>
        </w:rPr>
        <w:t xml:space="preserve">am Kniegelenk </w:t>
      </w:r>
      <w:r w:rsidR="5D4A5E1F" w:rsidRPr="47054229">
        <w:rPr>
          <w:rFonts w:ascii="Arial" w:eastAsia="Arial" w:hAnsi="Arial" w:cs="Arial"/>
          <w:sz w:val="20"/>
          <w:szCs w:val="20"/>
        </w:rPr>
        <w:t>steht häufig in direktem Zusammenhang mit einer Patellaluxation</w:t>
      </w:r>
      <w:r w:rsidRPr="47054229">
        <w:rPr>
          <w:rFonts w:ascii="Arial" w:eastAsia="Arial" w:hAnsi="Arial" w:cs="Arial"/>
          <w:sz w:val="20"/>
          <w:szCs w:val="20"/>
        </w:rPr>
        <w:t>?</w:t>
      </w:r>
    </w:p>
    <w:p w14:paraId="43D76C8C" w14:textId="77777777" w:rsidR="00BB0261" w:rsidRDefault="00BB0261" w:rsidP="00BB0261">
      <w:pPr>
        <w:pStyle w:val="Klausur"/>
        <w:spacing w:after="0"/>
        <w:rPr>
          <w:rFonts w:ascii="Arial" w:eastAsia="Arial" w:hAnsi="Arial" w:cs="Arial"/>
          <w:sz w:val="20"/>
          <w:szCs w:val="20"/>
        </w:rPr>
      </w:pPr>
      <w:proofErr w:type="spellStart"/>
      <w:proofErr w:type="gramStart"/>
      <w:r w:rsidRPr="72D78B47">
        <w:rPr>
          <w:rFonts w:ascii="Arial" w:eastAsia="Arial" w:hAnsi="Arial" w:cs="Arial"/>
          <w:sz w:val="20"/>
          <w:szCs w:val="20"/>
        </w:rPr>
        <w:t>Typ:TypA</w:t>
      </w:r>
      <w:proofErr w:type="spellEnd"/>
      <w:proofErr w:type="gramEnd"/>
    </w:p>
    <w:p w14:paraId="53344EAC" w14:textId="6C77B316" w:rsidR="5543E162" w:rsidRDefault="44CB50F4" w:rsidP="47054229">
      <w:pPr>
        <w:pStyle w:val="Klausur"/>
        <w:numPr>
          <w:ilvl w:val="0"/>
          <w:numId w:val="38"/>
        </w:numPr>
        <w:spacing w:after="0"/>
        <w:rPr>
          <w:rFonts w:ascii="Arial" w:eastAsia="Arial" w:hAnsi="Arial" w:cs="Arial"/>
          <w:sz w:val="20"/>
          <w:szCs w:val="20"/>
        </w:rPr>
      </w:pPr>
      <w:r w:rsidRPr="0BBD74BD">
        <w:rPr>
          <w:rFonts w:ascii="Arial" w:eastAsia="Arial" w:hAnsi="Arial" w:cs="Arial"/>
          <w:sz w:val="20"/>
          <w:szCs w:val="20"/>
        </w:rPr>
        <w:t xml:space="preserve">Knorpelschaden am medialen </w:t>
      </w:r>
      <w:proofErr w:type="spellStart"/>
      <w:r w:rsidRPr="0BBD74BD">
        <w:rPr>
          <w:rFonts w:ascii="Arial" w:eastAsia="Arial" w:hAnsi="Arial" w:cs="Arial"/>
          <w:sz w:val="20"/>
          <w:szCs w:val="20"/>
        </w:rPr>
        <w:t>Femu</w:t>
      </w:r>
      <w:r w:rsidR="4C5FEE13" w:rsidRPr="0BBD74BD">
        <w:rPr>
          <w:rFonts w:ascii="Arial" w:eastAsia="Arial" w:hAnsi="Arial" w:cs="Arial"/>
          <w:sz w:val="20"/>
          <w:szCs w:val="20"/>
        </w:rPr>
        <w:t>r</w:t>
      </w:r>
      <w:r w:rsidRPr="0BBD74BD">
        <w:rPr>
          <w:rFonts w:ascii="Arial" w:eastAsia="Arial" w:hAnsi="Arial" w:cs="Arial"/>
          <w:sz w:val="20"/>
          <w:szCs w:val="20"/>
        </w:rPr>
        <w:t>kondylus</w:t>
      </w:r>
      <w:proofErr w:type="spellEnd"/>
    </w:p>
    <w:p w14:paraId="66CA6BEF" w14:textId="7495FA15" w:rsidR="5543E162" w:rsidRDefault="44CB50F4" w:rsidP="47054229">
      <w:pPr>
        <w:pStyle w:val="Klausur"/>
        <w:numPr>
          <w:ilvl w:val="0"/>
          <w:numId w:val="38"/>
        </w:numPr>
        <w:spacing w:after="0"/>
        <w:rPr>
          <w:rFonts w:ascii="Arial" w:eastAsia="Arial" w:hAnsi="Arial" w:cs="Arial"/>
          <w:sz w:val="20"/>
          <w:szCs w:val="20"/>
        </w:rPr>
      </w:pPr>
      <w:r w:rsidRPr="0BBD74BD">
        <w:rPr>
          <w:rFonts w:ascii="Arial" w:eastAsia="Arial" w:hAnsi="Arial" w:cs="Arial"/>
          <w:sz w:val="20"/>
          <w:szCs w:val="20"/>
        </w:rPr>
        <w:t>Ruptur de</w:t>
      </w:r>
      <w:r w:rsidR="5C7DB159" w:rsidRPr="0BBD74BD">
        <w:rPr>
          <w:rFonts w:ascii="Arial" w:eastAsia="Arial" w:hAnsi="Arial" w:cs="Arial"/>
          <w:sz w:val="20"/>
          <w:szCs w:val="20"/>
        </w:rPr>
        <w:t>r Patellarsehne</w:t>
      </w:r>
    </w:p>
    <w:p w14:paraId="24261548" w14:textId="5D9E76F0" w:rsidR="5543E162" w:rsidRDefault="44CB50F4" w:rsidP="47054229">
      <w:pPr>
        <w:pStyle w:val="Klausur"/>
        <w:numPr>
          <w:ilvl w:val="0"/>
          <w:numId w:val="38"/>
        </w:numPr>
        <w:spacing w:after="0"/>
        <w:rPr>
          <w:rFonts w:ascii="Arial" w:eastAsia="Arial" w:hAnsi="Arial" w:cs="Arial"/>
          <w:sz w:val="20"/>
          <w:szCs w:val="20"/>
        </w:rPr>
      </w:pPr>
      <w:r w:rsidRPr="47054229">
        <w:rPr>
          <w:rFonts w:ascii="Arial" w:eastAsia="Arial" w:hAnsi="Arial" w:cs="Arial"/>
          <w:sz w:val="20"/>
          <w:szCs w:val="20"/>
        </w:rPr>
        <w:t>Ruptur des medialen Kollateralbandes</w:t>
      </w:r>
    </w:p>
    <w:p w14:paraId="2FECFAC6" w14:textId="23342A72" w:rsidR="33AD4270" w:rsidRDefault="7AAC7762" w:rsidP="47054229">
      <w:pPr>
        <w:pStyle w:val="Klausur"/>
        <w:numPr>
          <w:ilvl w:val="0"/>
          <w:numId w:val="38"/>
        </w:numPr>
        <w:spacing w:after="0"/>
        <w:rPr>
          <w:rFonts w:ascii="Arial" w:eastAsia="Arial" w:hAnsi="Arial" w:cs="Arial"/>
          <w:b/>
          <w:bCs/>
          <w:sz w:val="20"/>
          <w:szCs w:val="20"/>
        </w:rPr>
      </w:pPr>
      <w:r w:rsidRPr="47054229">
        <w:rPr>
          <w:rFonts w:ascii="Arial" w:eastAsia="Arial" w:hAnsi="Arial" w:cs="Arial"/>
          <w:b/>
          <w:bCs/>
          <w:sz w:val="20"/>
          <w:szCs w:val="20"/>
        </w:rPr>
        <w:t>R</w:t>
      </w:r>
      <w:r w:rsidR="3232E033" w:rsidRPr="47054229">
        <w:rPr>
          <w:rFonts w:ascii="Arial" w:eastAsia="Arial" w:hAnsi="Arial" w:cs="Arial"/>
          <w:b/>
          <w:bCs/>
          <w:sz w:val="20"/>
          <w:szCs w:val="20"/>
        </w:rPr>
        <w:t>uptur des medialen patellofemoralen Ligaments</w:t>
      </w:r>
    </w:p>
    <w:p w14:paraId="04A58214" w14:textId="63F00709" w:rsidR="33AD4270" w:rsidRDefault="7AAC7762" w:rsidP="47054229">
      <w:pPr>
        <w:pStyle w:val="Klausur"/>
        <w:numPr>
          <w:ilvl w:val="0"/>
          <w:numId w:val="38"/>
        </w:numPr>
        <w:spacing w:after="0"/>
        <w:rPr>
          <w:rFonts w:ascii="Arial" w:eastAsia="Arial" w:hAnsi="Arial" w:cs="Arial"/>
          <w:sz w:val="20"/>
          <w:szCs w:val="20"/>
        </w:rPr>
      </w:pPr>
      <w:r w:rsidRPr="47054229">
        <w:rPr>
          <w:rFonts w:ascii="Arial" w:eastAsia="Arial" w:hAnsi="Arial" w:cs="Arial"/>
          <w:sz w:val="20"/>
          <w:szCs w:val="20"/>
        </w:rPr>
        <w:t>R</w:t>
      </w:r>
      <w:r w:rsidR="128C9EDB" w:rsidRPr="47054229">
        <w:rPr>
          <w:rFonts w:ascii="Arial" w:eastAsia="Arial" w:hAnsi="Arial" w:cs="Arial"/>
          <w:sz w:val="20"/>
          <w:szCs w:val="20"/>
        </w:rPr>
        <w:t>uptur des vorderen Kreuzbandes</w:t>
      </w:r>
    </w:p>
    <w:p w14:paraId="0D2C7C05" w14:textId="77777777" w:rsidR="00BB0261" w:rsidRDefault="00BB0261" w:rsidP="00BB0261">
      <w:pPr>
        <w:pStyle w:val="Klausur"/>
        <w:spacing w:after="0"/>
        <w:rPr>
          <w:rFonts w:ascii="Arial" w:eastAsia="Arial" w:hAnsi="Arial" w:cs="Arial"/>
          <w:sz w:val="20"/>
          <w:szCs w:val="20"/>
        </w:rPr>
      </w:pPr>
    </w:p>
    <w:p w14:paraId="7E9E8DAD" w14:textId="77777777" w:rsidR="00BB0261" w:rsidRDefault="00BB0261" w:rsidP="00BB0261">
      <w:pPr>
        <w:pStyle w:val="Klausur"/>
        <w:spacing w:after="0"/>
        <w:rPr>
          <w:rFonts w:ascii="Arial" w:eastAsia="Arial" w:hAnsi="Arial" w:cs="Arial"/>
          <w:b/>
          <w:bCs/>
          <w:sz w:val="20"/>
          <w:szCs w:val="20"/>
        </w:rPr>
      </w:pPr>
    </w:p>
    <w:p w14:paraId="23AE2777" w14:textId="73E82FEE" w:rsidR="00BB0261" w:rsidRDefault="292ECAA4" w:rsidP="510BD6AC">
      <w:pPr>
        <w:pStyle w:val="Klausur"/>
        <w:spacing w:after="0"/>
        <w:rPr>
          <w:rFonts w:ascii="Arial" w:eastAsia="Arial" w:hAnsi="Arial" w:cs="Arial"/>
          <w:b/>
          <w:bCs/>
          <w:sz w:val="20"/>
          <w:szCs w:val="20"/>
          <w:highlight w:val="green"/>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8</w:t>
      </w:r>
    </w:p>
    <w:p w14:paraId="6B2CD413" w14:textId="14FD6D9C"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0A38BD30" w14:textId="573A3975" w:rsidR="510BD6AC" w:rsidRDefault="510BD6AC" w:rsidP="510BD6AC">
      <w:pPr>
        <w:pStyle w:val="Klausur"/>
        <w:spacing w:after="0"/>
        <w:rPr>
          <w:rFonts w:ascii="Arial" w:eastAsia="Arial" w:hAnsi="Arial" w:cs="Arial"/>
          <w:b/>
          <w:bCs/>
          <w:sz w:val="20"/>
          <w:szCs w:val="20"/>
        </w:rPr>
      </w:pPr>
    </w:p>
    <w:p w14:paraId="44A7EC8B" w14:textId="2253E6CC" w:rsidR="2A0B9708" w:rsidRDefault="2A0B9708" w:rsidP="510BD6AC">
      <w:pPr>
        <w:pStyle w:val="Klausur"/>
        <w:spacing w:after="0"/>
        <w:rPr>
          <w:rFonts w:ascii="Arial" w:eastAsia="Arial" w:hAnsi="Arial" w:cs="Arial"/>
          <w:sz w:val="20"/>
          <w:szCs w:val="20"/>
        </w:rPr>
      </w:pPr>
      <w:r w:rsidRPr="510BD6AC">
        <w:rPr>
          <w:rFonts w:ascii="Arial" w:eastAsia="Arial" w:hAnsi="Arial" w:cs="Arial"/>
          <w:sz w:val="20"/>
          <w:szCs w:val="20"/>
        </w:rPr>
        <w:t>Ein 13-</w:t>
      </w:r>
      <w:del w:id="9" w:author="Entwistle, Andrew" w:date="2026-01-15T12:03:00Z">
        <w:r w:rsidRPr="510BD6AC" w:rsidDel="0010584B">
          <w:rPr>
            <w:rFonts w:ascii="Arial" w:eastAsia="Arial" w:hAnsi="Arial" w:cs="Arial"/>
            <w:sz w:val="20"/>
            <w:szCs w:val="20"/>
          </w:rPr>
          <w:delText xml:space="preserve">Jähriger </w:delText>
        </w:r>
      </w:del>
      <w:ins w:id="10" w:author="Entwistle, Andrew" w:date="2026-01-15T12:03:00Z">
        <w:r w:rsidR="0010584B">
          <w:rPr>
            <w:rFonts w:ascii="Arial" w:eastAsia="Arial" w:hAnsi="Arial" w:cs="Arial"/>
            <w:sz w:val="20"/>
            <w:szCs w:val="20"/>
          </w:rPr>
          <w:t>j</w:t>
        </w:r>
        <w:r w:rsidR="0010584B" w:rsidRPr="510BD6AC">
          <w:rPr>
            <w:rFonts w:ascii="Arial" w:eastAsia="Arial" w:hAnsi="Arial" w:cs="Arial"/>
            <w:sz w:val="20"/>
            <w:szCs w:val="20"/>
          </w:rPr>
          <w:t xml:space="preserve">ähriger </w:t>
        </w:r>
      </w:ins>
      <w:r w:rsidRPr="510BD6AC">
        <w:rPr>
          <w:rFonts w:ascii="Arial" w:eastAsia="Arial" w:hAnsi="Arial" w:cs="Arial"/>
          <w:sz w:val="20"/>
          <w:szCs w:val="20"/>
        </w:rPr>
        <w:t xml:space="preserve">Patient stellt sich gemeinsam mit seinen Eltern in Ihrer Sprechstunde vor. Der Junge ist sportlich sehr aktiv, spielt </w:t>
      </w:r>
      <w:proofErr w:type="gramStart"/>
      <w:r w:rsidRPr="510BD6AC">
        <w:rPr>
          <w:rFonts w:ascii="Arial" w:eastAsia="Arial" w:hAnsi="Arial" w:cs="Arial"/>
          <w:sz w:val="20"/>
          <w:szCs w:val="20"/>
        </w:rPr>
        <w:t>1-2 mal</w:t>
      </w:r>
      <w:proofErr w:type="gramEnd"/>
      <w:r w:rsidRPr="510BD6AC">
        <w:rPr>
          <w:rFonts w:ascii="Arial" w:eastAsia="Arial" w:hAnsi="Arial" w:cs="Arial"/>
          <w:sz w:val="20"/>
          <w:szCs w:val="20"/>
        </w:rPr>
        <w:t xml:space="preserve"> in der Woche Fußball und fährt regelmäßig mit seinem Vater Mountainbike</w:t>
      </w:r>
      <w:r w:rsidR="41C64974" w:rsidRPr="510BD6AC">
        <w:rPr>
          <w:rFonts w:ascii="Arial" w:eastAsia="Arial" w:hAnsi="Arial" w:cs="Arial"/>
          <w:sz w:val="20"/>
          <w:szCs w:val="20"/>
        </w:rPr>
        <w:t xml:space="preserve">. Er berichtet vor allem nach dem intensiven Fußballtraining über Schmerzen am linken Knie infrapatellar. Rechts habe er </w:t>
      </w:r>
      <w:r w:rsidR="695F5140" w:rsidRPr="510BD6AC">
        <w:rPr>
          <w:rFonts w:ascii="Arial" w:eastAsia="Arial" w:hAnsi="Arial" w:cs="Arial"/>
          <w:sz w:val="20"/>
          <w:szCs w:val="20"/>
        </w:rPr>
        <w:t>keine Beschwerden.</w:t>
      </w:r>
    </w:p>
    <w:p w14:paraId="70C82782" w14:textId="3DFE6383" w:rsidR="38946F5D" w:rsidRDefault="38946F5D" w:rsidP="510BD6AC">
      <w:pPr>
        <w:pStyle w:val="Klausur"/>
        <w:spacing w:after="0"/>
        <w:rPr>
          <w:rFonts w:ascii="Arial" w:eastAsia="Arial" w:hAnsi="Arial" w:cs="Arial"/>
          <w:sz w:val="20"/>
          <w:szCs w:val="20"/>
        </w:rPr>
      </w:pPr>
      <w:r w:rsidRPr="510BD6AC">
        <w:rPr>
          <w:rFonts w:ascii="Arial" w:eastAsia="Arial" w:hAnsi="Arial" w:cs="Arial"/>
          <w:sz w:val="20"/>
          <w:szCs w:val="20"/>
        </w:rPr>
        <w:t xml:space="preserve">Sie fertigen eine </w:t>
      </w:r>
      <w:del w:id="11" w:author="Entwistle, Andrew" w:date="2026-01-15T12:03:00Z">
        <w:r w:rsidRPr="510BD6AC" w:rsidDel="0010584B">
          <w:rPr>
            <w:rFonts w:ascii="Arial" w:eastAsia="Arial" w:hAnsi="Arial" w:cs="Arial"/>
            <w:sz w:val="20"/>
            <w:szCs w:val="20"/>
          </w:rPr>
          <w:delText xml:space="preserve">Röntgenausnahme </w:delText>
        </w:r>
      </w:del>
      <w:ins w:id="12" w:author="Entwistle, Andrew" w:date="2026-01-15T12:03:00Z">
        <w:r w:rsidR="0010584B" w:rsidRPr="510BD6AC">
          <w:rPr>
            <w:rFonts w:ascii="Arial" w:eastAsia="Arial" w:hAnsi="Arial" w:cs="Arial"/>
            <w:sz w:val="20"/>
            <w:szCs w:val="20"/>
          </w:rPr>
          <w:t>Röntgenau</w:t>
        </w:r>
        <w:r w:rsidR="0010584B">
          <w:rPr>
            <w:rFonts w:ascii="Arial" w:eastAsia="Arial" w:hAnsi="Arial" w:cs="Arial"/>
            <w:sz w:val="20"/>
            <w:szCs w:val="20"/>
          </w:rPr>
          <w:t>f</w:t>
        </w:r>
        <w:r w:rsidR="0010584B" w:rsidRPr="510BD6AC">
          <w:rPr>
            <w:rFonts w:ascii="Arial" w:eastAsia="Arial" w:hAnsi="Arial" w:cs="Arial"/>
            <w:sz w:val="20"/>
            <w:szCs w:val="20"/>
          </w:rPr>
          <w:t xml:space="preserve">nahme </w:t>
        </w:r>
      </w:ins>
      <w:r w:rsidRPr="510BD6AC">
        <w:rPr>
          <w:rFonts w:ascii="Arial" w:eastAsia="Arial" w:hAnsi="Arial" w:cs="Arial"/>
          <w:sz w:val="20"/>
          <w:szCs w:val="20"/>
        </w:rPr>
        <w:t>des linken Kniegelenks an.</w:t>
      </w:r>
    </w:p>
    <w:p w14:paraId="584709D4" w14:textId="00E12AE1" w:rsidR="510BD6AC" w:rsidRDefault="510BD6AC" w:rsidP="510BD6AC">
      <w:pPr>
        <w:pStyle w:val="Klausur"/>
        <w:spacing w:after="0"/>
        <w:rPr>
          <w:rFonts w:ascii="Arial" w:eastAsia="Arial" w:hAnsi="Arial" w:cs="Arial"/>
          <w:sz w:val="20"/>
          <w:szCs w:val="20"/>
        </w:rPr>
      </w:pPr>
    </w:p>
    <w:p w14:paraId="7AA5119F" w14:textId="754E7BE2" w:rsidR="38946F5D" w:rsidRDefault="38946F5D" w:rsidP="510BD6AC">
      <w:pPr>
        <w:spacing w:after="0"/>
      </w:pPr>
      <w:r>
        <w:rPr>
          <w:noProof/>
        </w:rPr>
        <w:lastRenderedPageBreak/>
        <w:drawing>
          <wp:inline distT="0" distB="0" distL="0" distR="0" wp14:anchorId="3EBD978F" wp14:editId="64FD4087">
            <wp:extent cx="4064973" cy="4671653"/>
            <wp:effectExtent l="0" t="0" r="0" b="0"/>
            <wp:docPr id="416496470" name="Grafik 416496470" descr="Osgood-Schlatter disease | Radiology Reference Arti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l="7027" r="16216" b="12655"/>
                    <a:stretch>
                      <a:fillRect/>
                    </a:stretch>
                  </pic:blipFill>
                  <pic:spPr>
                    <a:xfrm>
                      <a:off x="0" y="0"/>
                      <a:ext cx="4064973" cy="4671653"/>
                    </a:xfrm>
                    <a:prstGeom prst="rect">
                      <a:avLst/>
                    </a:prstGeom>
                  </pic:spPr>
                </pic:pic>
              </a:graphicData>
            </a:graphic>
          </wp:inline>
        </w:drawing>
      </w:r>
    </w:p>
    <w:p w14:paraId="6CEE0B88" w14:textId="77777777" w:rsidR="38946F5D" w:rsidRDefault="38946F5D" w:rsidP="510BD6AC">
      <w:pPr>
        <w:pStyle w:val="Klausur"/>
        <w:spacing w:after="0"/>
        <w:rPr>
          <w:rFonts w:ascii="Arial" w:eastAsia="Arial" w:hAnsi="Arial" w:cs="Arial"/>
          <w:sz w:val="20"/>
          <w:szCs w:val="20"/>
        </w:rPr>
      </w:pPr>
      <w:r w:rsidRPr="510BD6AC">
        <w:rPr>
          <w:rFonts w:ascii="Arial" w:eastAsia="Arial" w:hAnsi="Arial" w:cs="Arial"/>
          <w:sz w:val="20"/>
          <w:szCs w:val="20"/>
        </w:rPr>
        <w:t>{Copyright: Lehrstuhl für Orthopädie der Universität Würzburg}</w:t>
      </w:r>
    </w:p>
    <w:p w14:paraId="7B3CE46A" w14:textId="5A3F452C" w:rsidR="510BD6AC" w:rsidRDefault="510BD6AC" w:rsidP="510BD6AC">
      <w:pPr>
        <w:spacing w:after="0"/>
      </w:pPr>
    </w:p>
    <w:p w14:paraId="31D0C08F" w14:textId="77777777" w:rsidR="00BB0261" w:rsidRDefault="00BB0261" w:rsidP="00BB0261">
      <w:pPr>
        <w:pStyle w:val="Klausur"/>
        <w:spacing w:after="0"/>
      </w:pPr>
      <w:r w:rsidRPr="74CD706A">
        <w:rPr>
          <w:rFonts w:ascii="Arial" w:eastAsia="Arial" w:hAnsi="Arial" w:cs="Arial"/>
          <w:b/>
          <w:bCs/>
          <w:sz w:val="20"/>
          <w:szCs w:val="20"/>
        </w:rPr>
        <w:t xml:space="preserve">-- </w:t>
      </w:r>
    </w:p>
    <w:p w14:paraId="3077F7E8" w14:textId="7A6D15F0" w:rsidR="00BB0261" w:rsidRDefault="00BB0261" w:rsidP="00BB0261">
      <w:pPr>
        <w:pStyle w:val="Klausur"/>
        <w:spacing w:after="0"/>
        <w:rPr>
          <w:rFonts w:ascii="Arial" w:eastAsia="Arial" w:hAnsi="Arial" w:cs="Arial"/>
          <w:sz w:val="20"/>
          <w:szCs w:val="20"/>
        </w:rPr>
      </w:pPr>
      <w:r w:rsidRPr="510BD6AC">
        <w:rPr>
          <w:rFonts w:ascii="Arial" w:eastAsia="Arial" w:hAnsi="Arial" w:cs="Arial"/>
          <w:sz w:val="20"/>
          <w:szCs w:val="20"/>
        </w:rPr>
        <w:t xml:space="preserve">8. </w:t>
      </w:r>
      <w:r w:rsidR="56C76135" w:rsidRPr="510BD6AC">
        <w:rPr>
          <w:rFonts w:ascii="Arial" w:eastAsia="Arial" w:hAnsi="Arial" w:cs="Arial"/>
          <w:sz w:val="20"/>
          <w:szCs w:val="20"/>
        </w:rPr>
        <w:t>Was ist in Zusammenschau der Anamnese und des angefertigten Röntgenbildes die wahrscheinlichste Diagnose bei dem Patienten</w:t>
      </w:r>
      <w:r w:rsidRPr="510BD6AC">
        <w:rPr>
          <w:rFonts w:ascii="Arial" w:eastAsia="Arial" w:hAnsi="Arial" w:cs="Arial"/>
          <w:sz w:val="20"/>
          <w:szCs w:val="20"/>
        </w:rPr>
        <w:t xml:space="preserve">? </w:t>
      </w:r>
    </w:p>
    <w:p w14:paraId="056E3D7A" w14:textId="77777777" w:rsidR="00BB0261" w:rsidRDefault="00BB0261" w:rsidP="00BB0261">
      <w:pPr>
        <w:pStyle w:val="Klausur"/>
        <w:spacing w:after="0"/>
        <w:rPr>
          <w:rFonts w:ascii="Arial" w:eastAsia="Arial" w:hAnsi="Arial" w:cs="Arial"/>
          <w:sz w:val="20"/>
          <w:szCs w:val="20"/>
        </w:rPr>
      </w:pPr>
      <w:proofErr w:type="spellStart"/>
      <w:proofErr w:type="gramStart"/>
      <w:r w:rsidRPr="510BD6AC">
        <w:rPr>
          <w:rFonts w:ascii="Arial" w:eastAsia="Arial" w:hAnsi="Arial" w:cs="Arial"/>
          <w:sz w:val="20"/>
          <w:szCs w:val="20"/>
        </w:rPr>
        <w:t>Typ:TypA</w:t>
      </w:r>
      <w:proofErr w:type="spellEnd"/>
      <w:proofErr w:type="gramEnd"/>
      <w:r w:rsidRPr="510BD6AC">
        <w:rPr>
          <w:rFonts w:ascii="Arial" w:eastAsia="Arial" w:hAnsi="Arial" w:cs="Arial"/>
          <w:sz w:val="20"/>
          <w:szCs w:val="20"/>
        </w:rPr>
        <w:t xml:space="preserve"> </w:t>
      </w:r>
    </w:p>
    <w:p w14:paraId="04A2CA3B" w14:textId="22646F51" w:rsidR="00BB0261" w:rsidRDefault="31F768D8" w:rsidP="00BB0261">
      <w:pPr>
        <w:pStyle w:val="Klausur"/>
        <w:numPr>
          <w:ilvl w:val="0"/>
          <w:numId w:val="25"/>
        </w:numPr>
        <w:spacing w:after="0"/>
        <w:rPr>
          <w:rFonts w:ascii="Arial" w:eastAsia="Arial" w:hAnsi="Arial" w:cs="Arial"/>
          <w:sz w:val="20"/>
          <w:szCs w:val="20"/>
        </w:rPr>
      </w:pPr>
      <w:r w:rsidRPr="086FE5C8">
        <w:rPr>
          <w:rFonts w:ascii="Arial" w:eastAsia="Arial" w:hAnsi="Arial" w:cs="Arial"/>
          <w:sz w:val="20"/>
          <w:szCs w:val="20"/>
        </w:rPr>
        <w:t xml:space="preserve">Ruptur der </w:t>
      </w:r>
      <w:r w:rsidR="7050B01E" w:rsidRPr="086FE5C8">
        <w:rPr>
          <w:rFonts w:ascii="Arial" w:eastAsia="Arial" w:hAnsi="Arial" w:cs="Arial"/>
          <w:sz w:val="20"/>
          <w:szCs w:val="20"/>
        </w:rPr>
        <w:t>Pa</w:t>
      </w:r>
      <w:r w:rsidRPr="086FE5C8">
        <w:rPr>
          <w:rFonts w:ascii="Arial" w:eastAsia="Arial" w:hAnsi="Arial" w:cs="Arial"/>
          <w:sz w:val="20"/>
          <w:szCs w:val="20"/>
        </w:rPr>
        <w:t>tellarsehne</w:t>
      </w:r>
    </w:p>
    <w:p w14:paraId="0E0FB18A" w14:textId="57AB09B6" w:rsidR="31F768D8" w:rsidRDefault="31F768D8" w:rsidP="510BD6AC">
      <w:pPr>
        <w:pStyle w:val="Klausur"/>
        <w:numPr>
          <w:ilvl w:val="0"/>
          <w:numId w:val="25"/>
        </w:numPr>
        <w:spacing w:after="0"/>
        <w:rPr>
          <w:rFonts w:ascii="Arial" w:eastAsia="Arial" w:hAnsi="Arial" w:cs="Arial"/>
          <w:sz w:val="20"/>
          <w:szCs w:val="20"/>
        </w:rPr>
      </w:pPr>
      <w:r w:rsidRPr="510BD6AC">
        <w:rPr>
          <w:rFonts w:ascii="Arial" w:eastAsia="Arial" w:hAnsi="Arial" w:cs="Arial"/>
          <w:sz w:val="20"/>
          <w:szCs w:val="20"/>
        </w:rPr>
        <w:t xml:space="preserve">Fraktur der proximalen Tibia bzw. des </w:t>
      </w:r>
      <w:proofErr w:type="spellStart"/>
      <w:r w:rsidRPr="510BD6AC">
        <w:rPr>
          <w:rFonts w:ascii="Arial" w:eastAsia="Arial" w:hAnsi="Arial" w:cs="Arial"/>
          <w:sz w:val="20"/>
          <w:szCs w:val="20"/>
        </w:rPr>
        <w:t>Tibiaplateaus</w:t>
      </w:r>
      <w:proofErr w:type="spellEnd"/>
    </w:p>
    <w:p w14:paraId="57F34512" w14:textId="1DED5A33" w:rsidR="22961859" w:rsidRDefault="31F768D8" w:rsidP="510BD6AC">
      <w:pPr>
        <w:pStyle w:val="Klausur"/>
        <w:numPr>
          <w:ilvl w:val="0"/>
          <w:numId w:val="25"/>
        </w:numPr>
        <w:spacing w:after="0"/>
        <w:rPr>
          <w:rFonts w:ascii="Arial" w:eastAsia="Arial" w:hAnsi="Arial" w:cs="Arial"/>
          <w:b/>
          <w:bCs/>
          <w:sz w:val="20"/>
          <w:szCs w:val="20"/>
        </w:rPr>
      </w:pPr>
      <w:r w:rsidRPr="086FE5C8">
        <w:rPr>
          <w:rFonts w:ascii="Arial" w:eastAsia="Arial" w:hAnsi="Arial" w:cs="Arial"/>
          <w:b/>
          <w:bCs/>
          <w:sz w:val="20"/>
          <w:szCs w:val="20"/>
        </w:rPr>
        <w:t>Morbus Osgood-Schlatter</w:t>
      </w:r>
    </w:p>
    <w:p w14:paraId="00E68719" w14:textId="4E52B3D1" w:rsidR="31F768D8" w:rsidRDefault="31F768D8" w:rsidP="510BD6AC">
      <w:pPr>
        <w:pStyle w:val="Klausur"/>
        <w:numPr>
          <w:ilvl w:val="0"/>
          <w:numId w:val="25"/>
        </w:numPr>
        <w:spacing w:after="0"/>
        <w:rPr>
          <w:rFonts w:ascii="Arial" w:eastAsia="Arial" w:hAnsi="Arial" w:cs="Arial"/>
          <w:sz w:val="20"/>
          <w:szCs w:val="20"/>
        </w:rPr>
      </w:pPr>
      <w:r w:rsidRPr="510BD6AC">
        <w:rPr>
          <w:rFonts w:ascii="Arial" w:eastAsia="Arial" w:hAnsi="Arial" w:cs="Arial"/>
          <w:sz w:val="20"/>
          <w:szCs w:val="20"/>
        </w:rPr>
        <w:t>Habituelle Patellaluxation</w:t>
      </w:r>
    </w:p>
    <w:p w14:paraId="325AE132" w14:textId="206ED053" w:rsidR="31F768D8" w:rsidRDefault="31F768D8" w:rsidP="510BD6AC">
      <w:pPr>
        <w:pStyle w:val="Klausur"/>
        <w:numPr>
          <w:ilvl w:val="0"/>
          <w:numId w:val="25"/>
        </w:numPr>
        <w:spacing w:after="0"/>
        <w:rPr>
          <w:rFonts w:ascii="Arial" w:eastAsia="Arial" w:hAnsi="Arial" w:cs="Arial"/>
          <w:sz w:val="20"/>
          <w:szCs w:val="20"/>
        </w:rPr>
      </w:pPr>
      <w:r w:rsidRPr="086FE5C8">
        <w:rPr>
          <w:rFonts w:ascii="Arial" w:eastAsia="Arial" w:hAnsi="Arial" w:cs="Arial"/>
          <w:sz w:val="20"/>
          <w:szCs w:val="20"/>
        </w:rPr>
        <w:t>Innenmeniskus</w:t>
      </w:r>
      <w:r w:rsidR="53E32299" w:rsidRPr="086FE5C8">
        <w:rPr>
          <w:rFonts w:ascii="Arial" w:eastAsia="Arial" w:hAnsi="Arial" w:cs="Arial"/>
          <w:sz w:val="20"/>
          <w:szCs w:val="20"/>
        </w:rPr>
        <w:t>ruptur</w:t>
      </w:r>
    </w:p>
    <w:p w14:paraId="6FBDA05A" w14:textId="5D53C8EA" w:rsidR="207B9940" w:rsidRDefault="207B9940" w:rsidP="207B9940">
      <w:pPr>
        <w:pStyle w:val="Klausur"/>
        <w:spacing w:after="0"/>
        <w:rPr>
          <w:rFonts w:ascii="Arial" w:eastAsia="Arial" w:hAnsi="Arial" w:cs="Arial"/>
          <w:b/>
          <w:bCs/>
          <w:sz w:val="20"/>
          <w:szCs w:val="20"/>
        </w:rPr>
      </w:pPr>
    </w:p>
    <w:p w14:paraId="1405EE49" w14:textId="407ED0E7" w:rsidR="207B9940" w:rsidRDefault="207B9940" w:rsidP="207B9940">
      <w:pPr>
        <w:pStyle w:val="Klausur"/>
        <w:spacing w:after="0"/>
        <w:rPr>
          <w:rFonts w:ascii="Arial" w:eastAsia="Arial" w:hAnsi="Arial" w:cs="Arial"/>
          <w:b/>
          <w:bCs/>
          <w:sz w:val="20"/>
          <w:szCs w:val="20"/>
        </w:rPr>
      </w:pPr>
    </w:p>
    <w:p w14:paraId="2E65E452" w14:textId="77777777"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9</w:t>
      </w:r>
      <w:r w:rsidRPr="47054229">
        <w:rPr>
          <w:rFonts w:ascii="Arial" w:eastAsia="Arial" w:hAnsi="Arial" w:cs="Arial"/>
          <w:b/>
          <w:bCs/>
          <w:sz w:val="20"/>
          <w:szCs w:val="20"/>
        </w:rPr>
        <w:t xml:space="preserve"> </w:t>
      </w:r>
    </w:p>
    <w:p w14:paraId="15F4D9F6" w14:textId="62E3C5DF"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6D5A605F" w14:textId="11753E74" w:rsidR="00BB0261" w:rsidRDefault="292ECAA4" w:rsidP="00BB0261">
      <w:pPr>
        <w:pStyle w:val="Klausur"/>
        <w:spacing w:after="0"/>
        <w:rPr>
          <w:rFonts w:ascii="Arial" w:eastAsia="Arial" w:hAnsi="Arial" w:cs="Arial"/>
          <w:sz w:val="20"/>
          <w:szCs w:val="20"/>
        </w:rPr>
      </w:pPr>
      <w:r w:rsidRPr="0BBD74BD">
        <w:rPr>
          <w:rFonts w:ascii="Arial" w:eastAsia="Arial" w:hAnsi="Arial" w:cs="Arial"/>
          <w:sz w:val="20"/>
          <w:szCs w:val="20"/>
        </w:rPr>
        <w:t>E</w:t>
      </w:r>
      <w:r w:rsidR="29BD95F3" w:rsidRPr="0BBD74BD">
        <w:rPr>
          <w:rFonts w:ascii="Arial" w:eastAsia="Arial" w:hAnsi="Arial" w:cs="Arial"/>
          <w:sz w:val="20"/>
          <w:szCs w:val="20"/>
        </w:rPr>
        <w:t>ine 40-</w:t>
      </w:r>
      <w:r w:rsidR="127ADBB4" w:rsidRPr="0BBD74BD">
        <w:rPr>
          <w:rFonts w:ascii="Arial" w:eastAsia="Arial" w:hAnsi="Arial" w:cs="Arial"/>
          <w:sz w:val="20"/>
          <w:szCs w:val="20"/>
        </w:rPr>
        <w:t>j</w:t>
      </w:r>
      <w:r w:rsidR="29BD95F3" w:rsidRPr="0BBD74BD">
        <w:rPr>
          <w:rFonts w:ascii="Arial" w:eastAsia="Arial" w:hAnsi="Arial" w:cs="Arial"/>
          <w:sz w:val="20"/>
          <w:szCs w:val="20"/>
        </w:rPr>
        <w:t>ährige Patientin stellt sich drei Monate nach Distorsion des rechten Kniegelenks erstmalig bei Ihnen vor</w:t>
      </w:r>
      <w:r w:rsidRPr="0BBD74BD">
        <w:rPr>
          <w:rFonts w:ascii="Arial" w:eastAsia="Arial" w:hAnsi="Arial" w:cs="Arial"/>
          <w:sz w:val="20"/>
          <w:szCs w:val="20"/>
        </w:rPr>
        <w:t>.</w:t>
      </w:r>
      <w:r w:rsidR="03B229BB" w:rsidRPr="0BBD74BD">
        <w:rPr>
          <w:rFonts w:ascii="Arial" w:eastAsia="Arial" w:hAnsi="Arial" w:cs="Arial"/>
          <w:sz w:val="20"/>
          <w:szCs w:val="20"/>
        </w:rPr>
        <w:t xml:space="preserve"> Sie berichtet von einer schmerzhaften Schwellung des Kniegelenks direkt nach dem Trauma. Ein Arztkontakt sei bisher noch nicht erfolgt und die Schwellung sei nach einigen Tagen </w:t>
      </w:r>
      <w:r w:rsidR="5E21A46B" w:rsidRPr="0BBD74BD">
        <w:rPr>
          <w:rFonts w:ascii="Arial" w:eastAsia="Arial" w:hAnsi="Arial" w:cs="Arial"/>
          <w:sz w:val="20"/>
          <w:szCs w:val="20"/>
        </w:rPr>
        <w:t xml:space="preserve">unter begleitender Schmerzmedikation </w:t>
      </w:r>
      <w:r w:rsidR="4F21521D" w:rsidRPr="0BBD74BD">
        <w:rPr>
          <w:rFonts w:ascii="Arial" w:eastAsia="Arial" w:hAnsi="Arial" w:cs="Arial"/>
          <w:sz w:val="20"/>
          <w:szCs w:val="20"/>
        </w:rPr>
        <w:t>r</w:t>
      </w:r>
      <w:r w:rsidR="5E21A46B" w:rsidRPr="0BBD74BD">
        <w:rPr>
          <w:rFonts w:ascii="Arial" w:eastAsia="Arial" w:hAnsi="Arial" w:cs="Arial"/>
          <w:sz w:val="20"/>
          <w:szCs w:val="20"/>
        </w:rPr>
        <w:t>ückläufig gewesen.</w:t>
      </w:r>
    </w:p>
    <w:p w14:paraId="20821738" w14:textId="7FD984B1" w:rsidR="5E21A46B" w:rsidRDefault="5E21A46B" w:rsidP="47054229">
      <w:pPr>
        <w:pStyle w:val="Klausur"/>
        <w:spacing w:after="0"/>
        <w:rPr>
          <w:rFonts w:ascii="Arial" w:eastAsia="Arial" w:hAnsi="Arial" w:cs="Arial"/>
          <w:sz w:val="20"/>
          <w:szCs w:val="20"/>
        </w:rPr>
      </w:pPr>
      <w:r w:rsidRPr="0BBD74BD">
        <w:rPr>
          <w:rFonts w:ascii="Arial" w:eastAsia="Arial" w:hAnsi="Arial" w:cs="Arial"/>
          <w:sz w:val="20"/>
          <w:szCs w:val="20"/>
        </w:rPr>
        <w:t xml:space="preserve">In der </w:t>
      </w:r>
      <w:r w:rsidR="205814BB" w:rsidRPr="0BBD74BD">
        <w:rPr>
          <w:rFonts w:ascii="Arial" w:eastAsia="Arial" w:hAnsi="Arial" w:cs="Arial"/>
          <w:sz w:val="20"/>
          <w:szCs w:val="20"/>
        </w:rPr>
        <w:t xml:space="preserve">aktuellen </w:t>
      </w:r>
      <w:r w:rsidRPr="0BBD74BD">
        <w:rPr>
          <w:rFonts w:ascii="Arial" w:eastAsia="Arial" w:hAnsi="Arial" w:cs="Arial"/>
          <w:sz w:val="20"/>
          <w:szCs w:val="20"/>
        </w:rPr>
        <w:t xml:space="preserve">klinischen Untersuchung zeigt die Patientin eine vermehrte tibiale Translation nach ventral (positiver </w:t>
      </w:r>
      <w:proofErr w:type="spellStart"/>
      <w:r w:rsidRPr="0BBD74BD">
        <w:rPr>
          <w:rFonts w:ascii="Arial" w:eastAsia="Arial" w:hAnsi="Arial" w:cs="Arial"/>
          <w:sz w:val="20"/>
          <w:szCs w:val="20"/>
        </w:rPr>
        <w:t>Lachman</w:t>
      </w:r>
      <w:proofErr w:type="spellEnd"/>
      <w:r w:rsidRPr="0BBD74BD">
        <w:rPr>
          <w:rFonts w:ascii="Arial" w:eastAsia="Arial" w:hAnsi="Arial" w:cs="Arial"/>
          <w:sz w:val="20"/>
          <w:szCs w:val="20"/>
        </w:rPr>
        <w:t>-Test), sowie einen Druckschmerz über dem medialen Gelenks</w:t>
      </w:r>
      <w:r w:rsidR="358B5967" w:rsidRPr="0BBD74BD">
        <w:rPr>
          <w:rFonts w:ascii="Arial" w:eastAsia="Arial" w:hAnsi="Arial" w:cs="Arial"/>
          <w:sz w:val="20"/>
          <w:szCs w:val="20"/>
        </w:rPr>
        <w:t>palt, welcher sich durch Flexion noch verstärken lässt</w:t>
      </w:r>
      <w:r w:rsidR="33BD2284" w:rsidRPr="0BBD74BD">
        <w:rPr>
          <w:rFonts w:ascii="Arial" w:eastAsia="Arial" w:hAnsi="Arial" w:cs="Arial"/>
          <w:sz w:val="20"/>
          <w:szCs w:val="20"/>
        </w:rPr>
        <w:t>.</w:t>
      </w:r>
    </w:p>
    <w:p w14:paraId="6BCA1A01" w14:textId="2477BC2B" w:rsidR="00BB0261" w:rsidRDefault="00BB0261" w:rsidP="00BB0261">
      <w:pPr>
        <w:pStyle w:val="Klausur"/>
        <w:spacing w:after="0"/>
        <w:rPr>
          <w:rFonts w:ascii="Arial" w:eastAsia="Arial" w:hAnsi="Arial" w:cs="Arial"/>
          <w:sz w:val="20"/>
          <w:szCs w:val="20"/>
        </w:rPr>
      </w:pPr>
    </w:p>
    <w:p w14:paraId="12852A0E" w14:textId="77777777" w:rsidR="00BB0261" w:rsidRDefault="00BB0261" w:rsidP="00BB0261">
      <w:pPr>
        <w:pStyle w:val="Klausur"/>
        <w:spacing w:after="0"/>
        <w:rPr>
          <w:rFonts w:ascii="Arial" w:eastAsia="Arial" w:hAnsi="Arial" w:cs="Arial"/>
          <w:b/>
          <w:bCs/>
          <w:sz w:val="20"/>
          <w:szCs w:val="20"/>
        </w:rPr>
      </w:pPr>
      <w:r w:rsidRPr="530C4C9F">
        <w:rPr>
          <w:rFonts w:ascii="Arial" w:eastAsia="Arial" w:hAnsi="Arial" w:cs="Arial"/>
          <w:b/>
          <w:bCs/>
          <w:sz w:val="20"/>
          <w:szCs w:val="20"/>
        </w:rPr>
        <w:t>--</w:t>
      </w:r>
    </w:p>
    <w:p w14:paraId="695F97B0" w14:textId="55B4423B" w:rsidR="68399EF1" w:rsidRDefault="079C2B65" w:rsidP="530C4C9F">
      <w:pPr>
        <w:pStyle w:val="Klausur"/>
        <w:spacing w:after="0"/>
        <w:rPr>
          <w:rFonts w:ascii="Arial" w:eastAsia="Arial" w:hAnsi="Arial" w:cs="Arial"/>
          <w:sz w:val="20"/>
          <w:szCs w:val="20"/>
        </w:rPr>
      </w:pPr>
      <w:r w:rsidRPr="47054229">
        <w:rPr>
          <w:rFonts w:ascii="Arial" w:eastAsia="Arial" w:hAnsi="Arial" w:cs="Arial"/>
          <w:sz w:val="20"/>
          <w:szCs w:val="20"/>
        </w:rPr>
        <w:t xml:space="preserve">9. </w:t>
      </w:r>
      <w:proofErr w:type="spellStart"/>
      <w:r w:rsidRPr="47054229">
        <w:rPr>
          <w:rFonts w:ascii="Arial" w:eastAsia="Arial" w:hAnsi="Arial" w:cs="Arial"/>
          <w:b/>
          <w:bCs/>
          <w:sz w:val="20"/>
          <w:szCs w:val="20"/>
          <w:lang w:eastAsia="de-DE"/>
        </w:rPr>
        <w:t>Kprim</w:t>
      </w:r>
      <w:proofErr w:type="spellEnd"/>
      <w:r w:rsidRPr="47054229">
        <w:rPr>
          <w:rFonts w:ascii="Arial" w:eastAsia="Arial" w:hAnsi="Arial" w:cs="Arial"/>
          <w:b/>
          <w:bCs/>
          <w:sz w:val="20"/>
          <w:szCs w:val="20"/>
          <w:lang w:eastAsia="de-DE"/>
        </w:rPr>
        <w:t>-Frage:</w:t>
      </w:r>
      <w:r w:rsidRPr="47054229">
        <w:rPr>
          <w:rFonts w:ascii="Arial" w:eastAsia="Arial" w:hAnsi="Arial" w:cs="Arial"/>
          <w:sz w:val="20"/>
          <w:szCs w:val="20"/>
        </w:rPr>
        <w:t xml:space="preserve"> </w:t>
      </w:r>
      <w:r w:rsidR="45DA7847" w:rsidRPr="47054229">
        <w:rPr>
          <w:rFonts w:ascii="Arial" w:eastAsia="Arial" w:hAnsi="Arial" w:cs="Arial"/>
          <w:sz w:val="20"/>
          <w:szCs w:val="20"/>
        </w:rPr>
        <w:t>Was sind unter Berücksichtigung der Anamnese und der klinischen Untersuchung wahrscheinlich die beschwerdeauslösende</w:t>
      </w:r>
      <w:r w:rsidR="2E1F6053" w:rsidRPr="47054229">
        <w:rPr>
          <w:rFonts w:ascii="Arial" w:eastAsia="Arial" w:hAnsi="Arial" w:cs="Arial"/>
          <w:sz w:val="20"/>
          <w:szCs w:val="20"/>
        </w:rPr>
        <w:t>n</w:t>
      </w:r>
      <w:r w:rsidR="45DA7847" w:rsidRPr="47054229">
        <w:rPr>
          <w:rFonts w:ascii="Arial" w:eastAsia="Arial" w:hAnsi="Arial" w:cs="Arial"/>
          <w:sz w:val="20"/>
          <w:szCs w:val="20"/>
        </w:rPr>
        <w:t xml:space="preserve"> Pathologien der Patientin</w:t>
      </w:r>
      <w:r w:rsidRPr="47054229">
        <w:rPr>
          <w:rFonts w:ascii="Arial" w:eastAsia="Arial" w:hAnsi="Arial" w:cs="Arial"/>
          <w:sz w:val="20"/>
          <w:szCs w:val="20"/>
        </w:rPr>
        <w:t>?</w:t>
      </w:r>
    </w:p>
    <w:p w14:paraId="3D7A5154" w14:textId="7ABA6F8F" w:rsidR="68399EF1" w:rsidRDefault="68399EF1" w:rsidP="530C4C9F">
      <w:pPr>
        <w:pStyle w:val="Klausur"/>
        <w:spacing w:after="0"/>
        <w:rPr>
          <w:rFonts w:ascii="Arial" w:eastAsia="Arial" w:hAnsi="Arial" w:cs="Arial"/>
          <w:sz w:val="20"/>
          <w:szCs w:val="20"/>
          <w:lang w:eastAsia="de-DE"/>
        </w:rPr>
      </w:pPr>
      <w:proofErr w:type="spellStart"/>
      <w:proofErr w:type="gramStart"/>
      <w:r w:rsidRPr="530C4C9F">
        <w:rPr>
          <w:rFonts w:ascii="Arial" w:eastAsia="Arial" w:hAnsi="Arial" w:cs="Arial"/>
          <w:sz w:val="20"/>
          <w:szCs w:val="20"/>
          <w:lang w:eastAsia="de-DE"/>
        </w:rPr>
        <w:t>Typ:Kprim</w:t>
      </w:r>
      <w:proofErr w:type="spellEnd"/>
      <w:proofErr w:type="gramEnd"/>
    </w:p>
    <w:p w14:paraId="30A06DFF" w14:textId="49A72873" w:rsidR="68399EF1" w:rsidRDefault="079C2B65" w:rsidP="530C4C9F">
      <w:pPr>
        <w:pStyle w:val="Klausur"/>
        <w:spacing w:after="0"/>
        <w:rPr>
          <w:rFonts w:ascii="Arial" w:eastAsia="Arial" w:hAnsi="Arial" w:cs="Arial"/>
          <w:sz w:val="20"/>
          <w:szCs w:val="20"/>
          <w:lang w:eastAsia="de-DE"/>
        </w:rPr>
      </w:pPr>
      <w:r w:rsidRPr="47054229">
        <w:rPr>
          <w:rFonts w:ascii="Arial" w:eastAsia="Arial" w:hAnsi="Arial" w:cs="Arial"/>
          <w:sz w:val="20"/>
          <w:szCs w:val="20"/>
          <w:lang w:eastAsia="de-DE"/>
        </w:rPr>
        <w:t>Schema:PS50P</w:t>
      </w:r>
    </w:p>
    <w:p w14:paraId="310C6425" w14:textId="4EFD2625" w:rsidR="0274DFB1" w:rsidRDefault="0274DFB1" w:rsidP="47054229">
      <w:pPr>
        <w:pStyle w:val="Klausur"/>
        <w:numPr>
          <w:ilvl w:val="0"/>
          <w:numId w:val="34"/>
        </w:numPr>
        <w:spacing w:after="0"/>
        <w:rPr>
          <w:rFonts w:ascii="Arial" w:eastAsia="Arial" w:hAnsi="Arial" w:cs="Arial"/>
          <w:sz w:val="20"/>
          <w:szCs w:val="20"/>
        </w:rPr>
      </w:pPr>
      <w:r w:rsidRPr="47054229">
        <w:rPr>
          <w:rFonts w:ascii="Arial" w:eastAsia="Arial" w:hAnsi="Arial" w:cs="Arial"/>
          <w:sz w:val="20"/>
          <w:szCs w:val="20"/>
        </w:rPr>
        <w:t>Außenmeniskusschaden</w:t>
      </w:r>
    </w:p>
    <w:p w14:paraId="26B7014F" w14:textId="2EA4E066" w:rsidR="0274DFB1" w:rsidRDefault="0274DFB1" w:rsidP="47054229">
      <w:pPr>
        <w:pStyle w:val="Klausur"/>
        <w:numPr>
          <w:ilvl w:val="0"/>
          <w:numId w:val="34"/>
        </w:numPr>
        <w:spacing w:after="0"/>
        <w:rPr>
          <w:rFonts w:ascii="Arial" w:eastAsia="Arial" w:hAnsi="Arial" w:cs="Arial"/>
          <w:b/>
          <w:bCs/>
          <w:sz w:val="20"/>
          <w:szCs w:val="20"/>
        </w:rPr>
      </w:pPr>
      <w:r w:rsidRPr="47054229">
        <w:rPr>
          <w:rFonts w:ascii="Arial" w:eastAsia="Arial" w:hAnsi="Arial" w:cs="Arial"/>
          <w:b/>
          <w:bCs/>
          <w:sz w:val="20"/>
          <w:szCs w:val="20"/>
        </w:rPr>
        <w:t>Ruptur des vorderen Kreuzbandes</w:t>
      </w:r>
    </w:p>
    <w:p w14:paraId="765104BF" w14:textId="5B55D23E" w:rsidR="0274DFB1" w:rsidRDefault="0274DFB1" w:rsidP="47054229">
      <w:pPr>
        <w:pStyle w:val="Klausur"/>
        <w:numPr>
          <w:ilvl w:val="0"/>
          <w:numId w:val="34"/>
        </w:numPr>
        <w:spacing w:after="0"/>
        <w:rPr>
          <w:rFonts w:ascii="Arial" w:eastAsia="Arial" w:hAnsi="Arial" w:cs="Arial"/>
          <w:b/>
          <w:bCs/>
          <w:sz w:val="20"/>
          <w:szCs w:val="20"/>
        </w:rPr>
      </w:pPr>
      <w:r w:rsidRPr="47054229">
        <w:rPr>
          <w:rFonts w:ascii="Arial" w:eastAsia="Arial" w:hAnsi="Arial" w:cs="Arial"/>
          <w:b/>
          <w:bCs/>
          <w:sz w:val="20"/>
          <w:szCs w:val="20"/>
        </w:rPr>
        <w:t>Innenmeniskusschaden</w:t>
      </w:r>
    </w:p>
    <w:p w14:paraId="2B56C246" w14:textId="70E15D32" w:rsidR="0274DFB1" w:rsidRDefault="0274DFB1" w:rsidP="47054229">
      <w:pPr>
        <w:pStyle w:val="Klausur"/>
        <w:numPr>
          <w:ilvl w:val="0"/>
          <w:numId w:val="34"/>
        </w:numPr>
        <w:spacing w:after="0"/>
        <w:rPr>
          <w:rFonts w:ascii="Arial" w:eastAsia="Arial" w:hAnsi="Arial" w:cs="Arial"/>
          <w:sz w:val="20"/>
          <w:szCs w:val="20"/>
        </w:rPr>
      </w:pPr>
      <w:r w:rsidRPr="47054229">
        <w:rPr>
          <w:rFonts w:ascii="Arial" w:eastAsia="Arial" w:hAnsi="Arial" w:cs="Arial"/>
          <w:sz w:val="20"/>
          <w:szCs w:val="20"/>
        </w:rPr>
        <w:t>Retropatellarer Knorpelschaden</w:t>
      </w:r>
    </w:p>
    <w:p w14:paraId="53B9B361" w14:textId="77777777" w:rsidR="00BB0261" w:rsidRDefault="00BB0261" w:rsidP="530C4C9F">
      <w:pPr>
        <w:pStyle w:val="Klausur"/>
        <w:spacing w:after="0"/>
        <w:rPr>
          <w:rFonts w:ascii="Arial" w:eastAsia="Arial" w:hAnsi="Arial" w:cs="Arial"/>
          <w:sz w:val="20"/>
          <w:szCs w:val="20"/>
        </w:rPr>
      </w:pPr>
    </w:p>
    <w:p w14:paraId="16238534" w14:textId="77777777" w:rsidR="00BB0261" w:rsidRDefault="292ECAA4" w:rsidP="47054229">
      <w:pPr>
        <w:pStyle w:val="Klausur"/>
        <w:spacing w:after="0"/>
        <w:rPr>
          <w:rFonts w:ascii="Arial" w:eastAsia="Arial" w:hAnsi="Arial" w:cs="Arial"/>
          <w:b/>
          <w:bCs/>
          <w:sz w:val="20"/>
          <w:szCs w:val="20"/>
          <w:highlight w:val="green"/>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10</w:t>
      </w:r>
      <w:r w:rsidRPr="47054229">
        <w:rPr>
          <w:rFonts w:ascii="Arial" w:eastAsia="Arial" w:hAnsi="Arial" w:cs="Arial"/>
          <w:b/>
          <w:bCs/>
          <w:sz w:val="20"/>
          <w:szCs w:val="20"/>
        </w:rPr>
        <w:t xml:space="preserve"> </w:t>
      </w:r>
    </w:p>
    <w:p w14:paraId="6BB9E41F" w14:textId="5F3CF6BD" w:rsidR="00BB0261" w:rsidRDefault="00BB0261" w:rsidP="00BB0261">
      <w:pPr>
        <w:pStyle w:val="Klausur"/>
        <w:spacing w:after="0"/>
        <w:rPr>
          <w:rFonts w:ascii="Arial" w:eastAsia="Arial" w:hAnsi="Arial" w:cs="Arial"/>
          <w:b/>
          <w:bCs/>
          <w:sz w:val="20"/>
          <w:szCs w:val="20"/>
        </w:rPr>
      </w:pPr>
      <w:r w:rsidRPr="0BBD74BD">
        <w:rPr>
          <w:rFonts w:ascii="Arial" w:eastAsia="Arial" w:hAnsi="Arial" w:cs="Arial"/>
          <w:b/>
          <w:bCs/>
          <w:sz w:val="20"/>
          <w:szCs w:val="20"/>
        </w:rPr>
        <w:t xml:space="preserve">Titel: Klausur Orthopädie </w:t>
      </w:r>
      <w:r w:rsidR="03934A38" w:rsidRPr="0BBD74BD">
        <w:rPr>
          <w:rFonts w:ascii="Arial" w:eastAsia="Arial" w:hAnsi="Arial" w:cs="Arial"/>
          <w:b/>
          <w:bCs/>
          <w:sz w:val="20"/>
          <w:szCs w:val="20"/>
        </w:rPr>
        <w:t>Wintersemester 2026</w:t>
      </w:r>
    </w:p>
    <w:p w14:paraId="4C570FE5" w14:textId="575A1815" w:rsidR="0BBD74BD" w:rsidRDefault="0BBD74BD" w:rsidP="0BBD74BD">
      <w:pPr>
        <w:pStyle w:val="Klausur"/>
        <w:spacing w:after="0"/>
        <w:rPr>
          <w:rFonts w:ascii="Arial" w:eastAsia="Arial" w:hAnsi="Arial" w:cs="Arial"/>
          <w:b/>
          <w:bCs/>
          <w:sz w:val="20"/>
          <w:szCs w:val="20"/>
        </w:rPr>
      </w:pPr>
    </w:p>
    <w:p w14:paraId="5A84DFB1" w14:textId="77777777" w:rsidR="00BB0261" w:rsidRDefault="00BB0261" w:rsidP="00BB0261">
      <w:pPr>
        <w:pStyle w:val="Klausur"/>
        <w:spacing w:after="0"/>
        <w:rPr>
          <w:rFonts w:ascii="Arial" w:eastAsia="Arial" w:hAnsi="Arial" w:cs="Arial"/>
          <w:b/>
          <w:bCs/>
          <w:sz w:val="20"/>
          <w:szCs w:val="20"/>
        </w:rPr>
      </w:pPr>
      <w:r w:rsidRPr="74CD706A">
        <w:rPr>
          <w:rFonts w:ascii="Arial" w:eastAsia="Arial" w:hAnsi="Arial" w:cs="Arial"/>
          <w:b/>
          <w:bCs/>
          <w:sz w:val="20"/>
          <w:szCs w:val="20"/>
        </w:rPr>
        <w:t>--</w:t>
      </w:r>
    </w:p>
    <w:p w14:paraId="3F235B53" w14:textId="767FA0F2" w:rsidR="00BB0261" w:rsidRDefault="292ECAA4" w:rsidP="72D78B47">
      <w:pPr>
        <w:spacing w:after="0"/>
        <w:rPr>
          <w:rFonts w:ascii="Arial" w:eastAsia="Arial" w:hAnsi="Arial" w:cs="Arial"/>
          <w:sz w:val="20"/>
          <w:szCs w:val="20"/>
        </w:rPr>
      </w:pPr>
      <w:r w:rsidRPr="47054229">
        <w:rPr>
          <w:rFonts w:ascii="Arial" w:eastAsia="Arial" w:hAnsi="Arial" w:cs="Arial"/>
          <w:sz w:val="20"/>
          <w:szCs w:val="20"/>
        </w:rPr>
        <w:t xml:space="preserve">10. </w:t>
      </w:r>
      <w:proofErr w:type="spellStart"/>
      <w:r w:rsidR="4E5D83C2" w:rsidRPr="47054229">
        <w:rPr>
          <w:rFonts w:ascii="Arial" w:eastAsia="Arial" w:hAnsi="Arial" w:cs="Arial"/>
          <w:b/>
          <w:bCs/>
          <w:sz w:val="20"/>
          <w:szCs w:val="20"/>
          <w:lang w:eastAsia="de-DE"/>
        </w:rPr>
        <w:t>Kprim</w:t>
      </w:r>
      <w:proofErr w:type="spellEnd"/>
      <w:r w:rsidR="4E5D83C2" w:rsidRPr="47054229">
        <w:rPr>
          <w:rFonts w:ascii="Arial" w:eastAsia="Arial" w:hAnsi="Arial" w:cs="Arial"/>
          <w:b/>
          <w:bCs/>
          <w:sz w:val="20"/>
          <w:szCs w:val="20"/>
          <w:lang w:eastAsia="de-DE"/>
        </w:rPr>
        <w:t>-Frage:</w:t>
      </w:r>
      <w:r w:rsidR="4E5D83C2" w:rsidRPr="47054229">
        <w:rPr>
          <w:rFonts w:ascii="Arial" w:eastAsia="Arial" w:hAnsi="Arial" w:cs="Arial"/>
          <w:sz w:val="20"/>
          <w:szCs w:val="20"/>
        </w:rPr>
        <w:t xml:space="preserve"> </w:t>
      </w:r>
      <w:r w:rsidR="564ADF1E" w:rsidRPr="47054229">
        <w:rPr>
          <w:rFonts w:ascii="Arial" w:eastAsia="Arial" w:hAnsi="Arial" w:cs="Arial"/>
          <w:sz w:val="20"/>
          <w:szCs w:val="20"/>
        </w:rPr>
        <w:t xml:space="preserve">Welche der folgenden Aussagen stellen </w:t>
      </w:r>
      <w:proofErr w:type="spellStart"/>
      <w:r w:rsidR="564ADF1E" w:rsidRPr="47054229">
        <w:rPr>
          <w:rFonts w:ascii="Arial" w:eastAsia="Arial" w:hAnsi="Arial" w:cs="Arial"/>
          <w:sz w:val="20"/>
          <w:szCs w:val="20"/>
        </w:rPr>
        <w:t>Riskofaktoren</w:t>
      </w:r>
      <w:proofErr w:type="spellEnd"/>
      <w:r w:rsidR="564ADF1E" w:rsidRPr="47054229">
        <w:rPr>
          <w:rFonts w:ascii="Arial" w:eastAsia="Arial" w:hAnsi="Arial" w:cs="Arial"/>
          <w:sz w:val="20"/>
          <w:szCs w:val="20"/>
        </w:rPr>
        <w:t xml:space="preserve"> für die </w:t>
      </w:r>
      <w:r w:rsidR="01CC55CF" w:rsidRPr="47054229">
        <w:rPr>
          <w:rFonts w:ascii="Arial" w:eastAsia="Arial" w:hAnsi="Arial" w:cs="Arial"/>
          <w:sz w:val="20"/>
          <w:szCs w:val="20"/>
        </w:rPr>
        <w:t xml:space="preserve">Entwicklung bzw. </w:t>
      </w:r>
      <w:r w:rsidR="62766616" w:rsidRPr="47054229">
        <w:rPr>
          <w:rFonts w:ascii="Arial" w:eastAsia="Arial" w:hAnsi="Arial" w:cs="Arial"/>
          <w:sz w:val="20"/>
          <w:szCs w:val="20"/>
        </w:rPr>
        <w:t>d</w:t>
      </w:r>
      <w:r w:rsidR="01CC55CF" w:rsidRPr="47054229">
        <w:rPr>
          <w:rFonts w:ascii="Arial" w:eastAsia="Arial" w:hAnsi="Arial" w:cs="Arial"/>
          <w:sz w:val="20"/>
          <w:szCs w:val="20"/>
        </w:rPr>
        <w:t>as Fortschreiten einer Gonarthrose dar?</w:t>
      </w:r>
    </w:p>
    <w:p w14:paraId="123A6CAD" w14:textId="7ABA6F8F" w:rsidR="3F3F9E67" w:rsidRDefault="3F3F9E67" w:rsidP="72D78B47">
      <w:pPr>
        <w:pStyle w:val="Klausur"/>
        <w:spacing w:after="0"/>
        <w:rPr>
          <w:rFonts w:ascii="Arial" w:eastAsia="Arial" w:hAnsi="Arial" w:cs="Arial"/>
          <w:sz w:val="20"/>
          <w:szCs w:val="20"/>
          <w:lang w:eastAsia="de-DE"/>
        </w:rPr>
      </w:pPr>
      <w:proofErr w:type="spellStart"/>
      <w:proofErr w:type="gramStart"/>
      <w:r w:rsidRPr="72D78B47">
        <w:rPr>
          <w:rFonts w:ascii="Arial" w:eastAsia="Arial" w:hAnsi="Arial" w:cs="Arial"/>
          <w:sz w:val="20"/>
          <w:szCs w:val="20"/>
          <w:lang w:eastAsia="de-DE"/>
        </w:rPr>
        <w:t>Typ:Kprim</w:t>
      </w:r>
      <w:proofErr w:type="spellEnd"/>
      <w:proofErr w:type="gramEnd"/>
    </w:p>
    <w:p w14:paraId="097945AB" w14:textId="49A72873" w:rsidR="3F3F9E67" w:rsidRDefault="3F3F9E67" w:rsidP="72D78B47">
      <w:pPr>
        <w:pStyle w:val="Klausur"/>
        <w:spacing w:after="0"/>
        <w:rPr>
          <w:rFonts w:ascii="Arial" w:eastAsia="Arial" w:hAnsi="Arial" w:cs="Arial"/>
          <w:sz w:val="20"/>
          <w:szCs w:val="20"/>
          <w:lang w:eastAsia="de-DE"/>
        </w:rPr>
      </w:pPr>
      <w:r w:rsidRPr="72D78B47">
        <w:rPr>
          <w:rFonts w:ascii="Arial" w:eastAsia="Arial" w:hAnsi="Arial" w:cs="Arial"/>
          <w:sz w:val="20"/>
          <w:szCs w:val="20"/>
          <w:lang w:eastAsia="de-DE"/>
        </w:rPr>
        <w:t>Schema:PS50P</w:t>
      </w:r>
    </w:p>
    <w:p w14:paraId="39679B05" w14:textId="033AD47F" w:rsidR="00BB0261" w:rsidRDefault="4C1892F2" w:rsidP="47054229">
      <w:pPr>
        <w:pStyle w:val="Klausur"/>
        <w:numPr>
          <w:ilvl w:val="0"/>
          <w:numId w:val="23"/>
        </w:numPr>
        <w:spacing w:after="0"/>
        <w:rPr>
          <w:rFonts w:ascii="Arial" w:eastAsia="Arial" w:hAnsi="Arial" w:cs="Arial"/>
          <w:b/>
          <w:bCs/>
          <w:sz w:val="20"/>
          <w:szCs w:val="20"/>
        </w:rPr>
      </w:pPr>
      <w:r w:rsidRPr="0BBD74BD">
        <w:rPr>
          <w:rFonts w:ascii="Arial" w:eastAsia="Arial" w:hAnsi="Arial" w:cs="Arial"/>
          <w:b/>
          <w:bCs/>
          <w:sz w:val="20"/>
          <w:szCs w:val="20"/>
        </w:rPr>
        <w:t xml:space="preserve">Ausgeheilte </w:t>
      </w:r>
      <w:proofErr w:type="spellStart"/>
      <w:r w:rsidRPr="0BBD74BD">
        <w:rPr>
          <w:rFonts w:ascii="Arial" w:eastAsia="Arial" w:hAnsi="Arial" w:cs="Arial"/>
          <w:b/>
          <w:bCs/>
          <w:sz w:val="20"/>
          <w:szCs w:val="20"/>
        </w:rPr>
        <w:t>Tibiakopffraktur</w:t>
      </w:r>
      <w:proofErr w:type="spellEnd"/>
      <w:r w:rsidRPr="0BBD74BD">
        <w:rPr>
          <w:rFonts w:ascii="Arial" w:eastAsia="Arial" w:hAnsi="Arial" w:cs="Arial"/>
          <w:b/>
          <w:bCs/>
          <w:sz w:val="20"/>
          <w:szCs w:val="20"/>
        </w:rPr>
        <w:t xml:space="preserve"> mit initialer </w:t>
      </w:r>
      <w:proofErr w:type="spellStart"/>
      <w:r w:rsidRPr="0BBD74BD">
        <w:rPr>
          <w:rFonts w:ascii="Arial" w:eastAsia="Arial" w:hAnsi="Arial" w:cs="Arial"/>
          <w:b/>
          <w:bCs/>
          <w:sz w:val="20"/>
          <w:szCs w:val="20"/>
        </w:rPr>
        <w:t>Gelenkbetei</w:t>
      </w:r>
      <w:r w:rsidR="447B00FB" w:rsidRPr="0BBD74BD">
        <w:rPr>
          <w:rFonts w:ascii="Arial" w:eastAsia="Arial" w:hAnsi="Arial" w:cs="Arial"/>
          <w:b/>
          <w:bCs/>
          <w:sz w:val="20"/>
          <w:szCs w:val="20"/>
        </w:rPr>
        <w:t>lung</w:t>
      </w:r>
      <w:proofErr w:type="spellEnd"/>
    </w:p>
    <w:p w14:paraId="6EC43F99" w14:textId="58C3983F" w:rsidR="0FB7363D" w:rsidRDefault="2BE81E53" w:rsidP="47054229">
      <w:pPr>
        <w:pStyle w:val="Klausur"/>
        <w:numPr>
          <w:ilvl w:val="0"/>
          <w:numId w:val="23"/>
        </w:numPr>
        <w:spacing w:after="0"/>
        <w:rPr>
          <w:rFonts w:ascii="Arial" w:eastAsia="Arial" w:hAnsi="Arial" w:cs="Arial"/>
          <w:sz w:val="20"/>
          <w:szCs w:val="20"/>
        </w:rPr>
      </w:pPr>
      <w:proofErr w:type="spellStart"/>
      <w:r w:rsidRPr="47054229">
        <w:rPr>
          <w:rFonts w:ascii="Arial" w:eastAsia="Arial" w:hAnsi="Arial" w:cs="Arial"/>
          <w:sz w:val="20"/>
          <w:szCs w:val="20"/>
        </w:rPr>
        <w:t>Valgische</w:t>
      </w:r>
      <w:proofErr w:type="spellEnd"/>
      <w:r w:rsidRPr="47054229">
        <w:rPr>
          <w:rFonts w:ascii="Arial" w:eastAsia="Arial" w:hAnsi="Arial" w:cs="Arial"/>
          <w:sz w:val="20"/>
          <w:szCs w:val="20"/>
        </w:rPr>
        <w:t xml:space="preserve"> Beinachse im Kindesalter</w:t>
      </w:r>
    </w:p>
    <w:p w14:paraId="6529D67E" w14:textId="152C18A4" w:rsidR="0FB7363D" w:rsidRDefault="2BE81E53" w:rsidP="72D78B47">
      <w:pPr>
        <w:pStyle w:val="Klausur"/>
        <w:numPr>
          <w:ilvl w:val="0"/>
          <w:numId w:val="23"/>
        </w:numPr>
        <w:spacing w:after="0"/>
        <w:rPr>
          <w:rFonts w:ascii="Arial" w:eastAsia="Arial" w:hAnsi="Arial" w:cs="Arial"/>
          <w:b/>
          <w:bCs/>
          <w:sz w:val="20"/>
          <w:szCs w:val="20"/>
        </w:rPr>
      </w:pPr>
      <w:r w:rsidRPr="47054229">
        <w:rPr>
          <w:rFonts w:ascii="Arial" w:eastAsia="Arial" w:hAnsi="Arial" w:cs="Arial"/>
          <w:b/>
          <w:bCs/>
          <w:sz w:val="20"/>
          <w:szCs w:val="20"/>
        </w:rPr>
        <w:t>Degenerativer Meniskusschaden</w:t>
      </w:r>
    </w:p>
    <w:p w14:paraId="7EFB8A1A" w14:textId="611AA60F" w:rsidR="00BB0261" w:rsidRDefault="2BE81E53" w:rsidP="00BB0261">
      <w:pPr>
        <w:pStyle w:val="Klausur"/>
        <w:numPr>
          <w:ilvl w:val="0"/>
          <w:numId w:val="23"/>
        </w:numPr>
        <w:spacing w:after="0"/>
        <w:rPr>
          <w:rFonts w:ascii="Arial" w:eastAsia="Arial" w:hAnsi="Arial" w:cs="Arial"/>
          <w:sz w:val="20"/>
          <w:szCs w:val="20"/>
        </w:rPr>
      </w:pPr>
      <w:r w:rsidRPr="47054229">
        <w:rPr>
          <w:rFonts w:ascii="Arial" w:eastAsia="Arial" w:hAnsi="Arial" w:cs="Arial"/>
          <w:sz w:val="20"/>
          <w:szCs w:val="20"/>
        </w:rPr>
        <w:t>Morbus Osgood-Schlatter</w:t>
      </w:r>
    </w:p>
    <w:p w14:paraId="5B4815AC" w14:textId="0FCD7845" w:rsidR="00BB0261" w:rsidRDefault="00BB0261" w:rsidP="00BB0261">
      <w:pPr>
        <w:pStyle w:val="Klausur"/>
        <w:spacing w:after="0"/>
        <w:rPr>
          <w:rFonts w:ascii="Arial" w:eastAsia="Arial" w:hAnsi="Arial" w:cs="Arial"/>
          <w:b/>
          <w:bCs/>
          <w:sz w:val="20"/>
          <w:szCs w:val="20"/>
        </w:rPr>
      </w:pPr>
    </w:p>
    <w:p w14:paraId="15A68131" w14:textId="01212650" w:rsidR="0AF666EB" w:rsidRDefault="0AF666EB" w:rsidP="0AF666EB">
      <w:pPr>
        <w:pStyle w:val="Klausur"/>
        <w:spacing w:after="0"/>
        <w:rPr>
          <w:rFonts w:ascii="Arial" w:eastAsia="Arial" w:hAnsi="Arial" w:cs="Arial"/>
          <w:b/>
          <w:bCs/>
          <w:sz w:val="20"/>
          <w:szCs w:val="20"/>
        </w:rPr>
      </w:pPr>
    </w:p>
    <w:p w14:paraId="1B9E68E8" w14:textId="573D8953" w:rsidR="0AF666EB" w:rsidRDefault="0AF666EB" w:rsidP="530C4C9F">
      <w:pPr>
        <w:pStyle w:val="Klausur"/>
        <w:spacing w:after="0"/>
        <w:rPr>
          <w:rFonts w:ascii="Arial" w:eastAsia="Arial" w:hAnsi="Arial" w:cs="Arial"/>
          <w:b/>
          <w:bCs/>
          <w:sz w:val="20"/>
          <w:szCs w:val="20"/>
          <w:highlight w:val="green"/>
        </w:rPr>
      </w:pPr>
      <w:r w:rsidRPr="3DDB5FF2">
        <w:rPr>
          <w:rFonts w:ascii="Arial" w:eastAsia="Arial" w:hAnsi="Arial" w:cs="Arial"/>
          <w:b/>
          <w:bCs/>
          <w:sz w:val="20"/>
          <w:szCs w:val="20"/>
        </w:rPr>
        <w:t>-------------------------------------------------Abschnitt - Frage 11</w:t>
      </w:r>
    </w:p>
    <w:p w14:paraId="511E66BA" w14:textId="6A0AE2EE"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1FD5A00E" w14:textId="5F1DD349" w:rsidR="0AF666EB" w:rsidRDefault="0AF666EB" w:rsidP="0AF666EB">
      <w:pPr>
        <w:pStyle w:val="Klausur"/>
        <w:spacing w:after="0"/>
        <w:rPr>
          <w:ins w:id="13" w:author="Entwistle, Andrew" w:date="2026-01-15T12:05:00Z"/>
          <w:rFonts w:ascii="Arial" w:eastAsia="Arial" w:hAnsi="Arial" w:cs="Arial"/>
          <w:b/>
          <w:bCs/>
          <w:sz w:val="20"/>
          <w:szCs w:val="20"/>
        </w:rPr>
      </w:pPr>
    </w:p>
    <w:p w14:paraId="51B9419F" w14:textId="107F1A43" w:rsidR="0010584B" w:rsidRDefault="0010584B" w:rsidP="0AF666EB">
      <w:pPr>
        <w:pStyle w:val="Klausur"/>
        <w:spacing w:after="0"/>
        <w:rPr>
          <w:rFonts w:ascii="Arial" w:eastAsia="Arial" w:hAnsi="Arial" w:cs="Arial"/>
          <w:b/>
          <w:bCs/>
          <w:sz w:val="20"/>
          <w:szCs w:val="20"/>
        </w:rPr>
      </w:pPr>
      <w:moveToRangeStart w:id="14" w:author="Entwistle, Andrew" w:date="2026-01-15T12:05:00Z" w:name="move219371116"/>
      <w:moveTo w:id="15" w:author="Entwistle, Andrew" w:date="2026-01-15T12:05:00Z">
        <w:r w:rsidRPr="4135A207">
          <w:rPr>
            <w:rFonts w:ascii="Arial" w:eastAsia="Arial" w:hAnsi="Arial" w:cs="Arial"/>
            <w:sz w:val="20"/>
            <w:szCs w:val="20"/>
          </w:rPr>
          <w:t>Im Rahmen der klinischen Untersuchung des Sprunggelenkes gibt es mehrere Funktionstests.</w:t>
        </w:r>
      </w:moveTo>
      <w:moveToRangeEnd w:id="14"/>
    </w:p>
    <w:p w14:paraId="04225846" w14:textId="2566B2AE" w:rsidR="0AF666EB" w:rsidRDefault="0AF666EB" w:rsidP="0AF666EB">
      <w:pPr>
        <w:pStyle w:val="Klausur"/>
        <w:spacing w:after="0"/>
        <w:rPr>
          <w:rFonts w:ascii="Arial" w:eastAsia="Arial" w:hAnsi="Arial" w:cs="Arial"/>
          <w:sz w:val="20"/>
          <w:szCs w:val="20"/>
        </w:rPr>
      </w:pPr>
      <w:r w:rsidRPr="0AF666EB">
        <w:rPr>
          <w:rFonts w:ascii="Arial" w:eastAsia="Arial" w:hAnsi="Arial" w:cs="Arial"/>
          <w:sz w:val="20"/>
          <w:szCs w:val="20"/>
        </w:rPr>
        <w:t>--</w:t>
      </w:r>
    </w:p>
    <w:p w14:paraId="2D364A1D" w14:textId="7DF55564" w:rsidR="00BB197E" w:rsidRDefault="7F00D2E8" w:rsidP="0AF666EB">
      <w:pPr>
        <w:pStyle w:val="Klausur"/>
        <w:spacing w:after="0"/>
        <w:rPr>
          <w:rFonts w:ascii="Arial" w:eastAsia="Arial" w:hAnsi="Arial" w:cs="Arial"/>
          <w:sz w:val="20"/>
          <w:szCs w:val="20"/>
        </w:rPr>
      </w:pPr>
      <w:r w:rsidRPr="4135A207">
        <w:rPr>
          <w:rFonts w:ascii="Arial" w:eastAsia="Arial" w:hAnsi="Arial" w:cs="Arial"/>
          <w:sz w:val="20"/>
          <w:szCs w:val="20"/>
        </w:rPr>
        <w:t xml:space="preserve">11. </w:t>
      </w:r>
      <w:moveFromRangeStart w:id="16" w:author="Entwistle, Andrew" w:date="2026-01-15T12:05:00Z" w:name="move219371116"/>
      <w:moveFrom w:id="17" w:author="Entwistle, Andrew" w:date="2026-01-15T12:05:00Z">
        <w:r w:rsidR="612815B7" w:rsidRPr="4135A207" w:rsidDel="0010584B">
          <w:rPr>
            <w:rFonts w:ascii="Arial" w:eastAsia="Arial" w:hAnsi="Arial" w:cs="Arial"/>
            <w:sz w:val="20"/>
            <w:szCs w:val="20"/>
          </w:rPr>
          <w:t xml:space="preserve">Im Rahmen der klinischen Untersuchung des Sprunggelenkes gibt es mehrere Funktionstests. </w:t>
        </w:r>
      </w:moveFrom>
      <w:moveFromRangeEnd w:id="16"/>
      <w:r w:rsidR="612815B7" w:rsidRPr="4135A207">
        <w:rPr>
          <w:rFonts w:ascii="Arial" w:eastAsia="Arial" w:hAnsi="Arial" w:cs="Arial"/>
          <w:sz w:val="20"/>
          <w:szCs w:val="20"/>
        </w:rPr>
        <w:t xml:space="preserve">Ein </w:t>
      </w:r>
      <w:r w:rsidR="6D7422E5" w:rsidRPr="4135A207">
        <w:rPr>
          <w:rFonts w:ascii="Arial" w:eastAsia="Arial" w:hAnsi="Arial" w:cs="Arial"/>
          <w:sz w:val="20"/>
          <w:szCs w:val="20"/>
        </w:rPr>
        <w:t>positiver Außenrotations-Stresstest (Frick-Test)</w:t>
      </w:r>
      <w:r w:rsidR="612815B7" w:rsidRPr="4135A207">
        <w:rPr>
          <w:rFonts w:ascii="Arial" w:eastAsia="Arial" w:hAnsi="Arial" w:cs="Arial"/>
          <w:sz w:val="20"/>
          <w:szCs w:val="20"/>
        </w:rPr>
        <w:t xml:space="preserve"> gibt am ehesten Hinweis auf eine </w:t>
      </w:r>
      <w:r w:rsidR="1D8D4BE8" w:rsidRPr="4135A207">
        <w:rPr>
          <w:rFonts w:ascii="Arial" w:eastAsia="Arial" w:hAnsi="Arial" w:cs="Arial"/>
          <w:sz w:val="20"/>
          <w:szCs w:val="20"/>
        </w:rPr>
        <w:t xml:space="preserve">Verletzung </w:t>
      </w:r>
      <w:r w:rsidR="612815B7" w:rsidRPr="4135A207">
        <w:rPr>
          <w:rFonts w:ascii="Arial" w:eastAsia="Arial" w:hAnsi="Arial" w:cs="Arial"/>
          <w:sz w:val="20"/>
          <w:szCs w:val="20"/>
        </w:rPr>
        <w:t>welcher anatomischen Struktur?</w:t>
      </w:r>
    </w:p>
    <w:p w14:paraId="386FE4DC" w14:textId="77777777" w:rsidR="00D54971" w:rsidRDefault="00D54971" w:rsidP="0AF666EB">
      <w:pPr>
        <w:pStyle w:val="Klausur"/>
        <w:spacing w:after="0"/>
        <w:rPr>
          <w:rFonts w:ascii="Arial" w:eastAsia="Arial" w:hAnsi="Arial" w:cs="Arial"/>
          <w:sz w:val="20"/>
          <w:szCs w:val="20"/>
        </w:rPr>
      </w:pPr>
    </w:p>
    <w:p w14:paraId="25DFB319" w14:textId="47A6BCF2" w:rsidR="00BB197E" w:rsidRDefault="00BB197E" w:rsidP="0AF666EB">
      <w:pPr>
        <w:pStyle w:val="Klausur"/>
        <w:spacing w:after="0"/>
        <w:rPr>
          <w:rFonts w:ascii="Arial" w:eastAsia="Arial" w:hAnsi="Arial" w:cs="Arial"/>
          <w:sz w:val="20"/>
          <w:szCs w:val="20"/>
        </w:rPr>
      </w:pPr>
      <w:proofErr w:type="spellStart"/>
      <w:proofErr w:type="gramStart"/>
      <w:r w:rsidRPr="74CD706A">
        <w:rPr>
          <w:rFonts w:ascii="Arial" w:eastAsia="Arial" w:hAnsi="Arial" w:cs="Arial"/>
          <w:sz w:val="20"/>
          <w:szCs w:val="20"/>
        </w:rPr>
        <w:t>Typ:TypA</w:t>
      </w:r>
      <w:proofErr w:type="spellEnd"/>
      <w:proofErr w:type="gramEnd"/>
    </w:p>
    <w:p w14:paraId="728412C9" w14:textId="77777777" w:rsidR="00D54971" w:rsidRPr="003E1F18" w:rsidRDefault="00D54971" w:rsidP="4135A207">
      <w:pPr>
        <w:pStyle w:val="Listenabsatz"/>
        <w:numPr>
          <w:ilvl w:val="0"/>
          <w:numId w:val="42"/>
        </w:numPr>
        <w:rPr>
          <w:rFonts w:ascii="Arial" w:hAnsi="Arial" w:cs="Arial"/>
          <w:b/>
          <w:bCs/>
          <w:sz w:val="20"/>
          <w:szCs w:val="20"/>
        </w:rPr>
      </w:pPr>
      <w:proofErr w:type="spellStart"/>
      <w:r w:rsidRPr="4135A207">
        <w:rPr>
          <w:rFonts w:ascii="Arial" w:hAnsi="Arial" w:cs="Arial"/>
          <w:b/>
          <w:bCs/>
          <w:sz w:val="20"/>
          <w:szCs w:val="20"/>
        </w:rPr>
        <w:t>Syndesmosis</w:t>
      </w:r>
      <w:proofErr w:type="spellEnd"/>
      <w:r w:rsidRPr="4135A207">
        <w:rPr>
          <w:rFonts w:ascii="Arial" w:hAnsi="Arial" w:cs="Arial"/>
          <w:b/>
          <w:bCs/>
          <w:sz w:val="20"/>
          <w:szCs w:val="20"/>
        </w:rPr>
        <w:t xml:space="preserve"> </w:t>
      </w:r>
      <w:proofErr w:type="spellStart"/>
      <w:r w:rsidRPr="4135A207">
        <w:rPr>
          <w:rFonts w:ascii="Arial" w:hAnsi="Arial" w:cs="Arial"/>
          <w:b/>
          <w:bCs/>
          <w:sz w:val="20"/>
          <w:szCs w:val="20"/>
        </w:rPr>
        <w:t>tibiofibularis</w:t>
      </w:r>
      <w:proofErr w:type="spellEnd"/>
      <w:r w:rsidRPr="4135A207">
        <w:rPr>
          <w:rFonts w:ascii="Arial" w:hAnsi="Arial" w:cs="Arial"/>
          <w:b/>
          <w:bCs/>
          <w:sz w:val="20"/>
          <w:szCs w:val="20"/>
        </w:rPr>
        <w:t xml:space="preserve"> anterius</w:t>
      </w:r>
    </w:p>
    <w:p w14:paraId="4FD1AE77" w14:textId="77777777" w:rsidR="00D54971" w:rsidRPr="003E1F18" w:rsidRDefault="00D54971" w:rsidP="00D54971">
      <w:pPr>
        <w:pStyle w:val="Listenabsatz"/>
        <w:numPr>
          <w:ilvl w:val="0"/>
          <w:numId w:val="42"/>
        </w:numPr>
        <w:rPr>
          <w:rFonts w:ascii="Arial" w:hAnsi="Arial" w:cs="Arial"/>
          <w:sz w:val="20"/>
          <w:szCs w:val="20"/>
        </w:rPr>
      </w:pPr>
      <w:r w:rsidRPr="003E1F18">
        <w:rPr>
          <w:rFonts w:ascii="Arial" w:hAnsi="Arial" w:cs="Arial"/>
          <w:sz w:val="20"/>
          <w:szCs w:val="20"/>
        </w:rPr>
        <w:t xml:space="preserve">Ligamentum </w:t>
      </w:r>
      <w:proofErr w:type="spellStart"/>
      <w:r w:rsidRPr="003E1F18">
        <w:rPr>
          <w:rFonts w:ascii="Arial" w:hAnsi="Arial" w:cs="Arial"/>
          <w:sz w:val="20"/>
          <w:szCs w:val="20"/>
        </w:rPr>
        <w:t>deltoideum</w:t>
      </w:r>
      <w:proofErr w:type="spellEnd"/>
      <w:r w:rsidRPr="003E1F18">
        <w:rPr>
          <w:rFonts w:ascii="Arial" w:hAnsi="Arial" w:cs="Arial"/>
          <w:sz w:val="20"/>
          <w:szCs w:val="20"/>
        </w:rPr>
        <w:t xml:space="preserve"> </w:t>
      </w:r>
    </w:p>
    <w:p w14:paraId="3A1EF867" w14:textId="77777777" w:rsidR="00D54971" w:rsidRPr="003E1F18" w:rsidRDefault="00D54971" w:rsidP="4135A207">
      <w:pPr>
        <w:pStyle w:val="Listenabsatz"/>
        <w:numPr>
          <w:ilvl w:val="0"/>
          <w:numId w:val="42"/>
        </w:numPr>
        <w:rPr>
          <w:rFonts w:ascii="Arial" w:hAnsi="Arial" w:cs="Arial"/>
          <w:sz w:val="20"/>
          <w:szCs w:val="20"/>
        </w:rPr>
      </w:pPr>
      <w:r w:rsidRPr="4135A207">
        <w:rPr>
          <w:rFonts w:ascii="Arial" w:hAnsi="Arial" w:cs="Arial"/>
          <w:sz w:val="20"/>
          <w:szCs w:val="20"/>
        </w:rPr>
        <w:t xml:space="preserve">Ligamentum </w:t>
      </w:r>
      <w:proofErr w:type="spellStart"/>
      <w:r w:rsidRPr="4135A207">
        <w:rPr>
          <w:rFonts w:ascii="Arial" w:hAnsi="Arial" w:cs="Arial"/>
          <w:sz w:val="20"/>
          <w:szCs w:val="20"/>
        </w:rPr>
        <w:t>fibulotalare</w:t>
      </w:r>
      <w:proofErr w:type="spellEnd"/>
      <w:r w:rsidRPr="4135A207">
        <w:rPr>
          <w:rFonts w:ascii="Arial" w:hAnsi="Arial" w:cs="Arial"/>
          <w:sz w:val="20"/>
          <w:szCs w:val="20"/>
        </w:rPr>
        <w:t xml:space="preserve"> anterius</w:t>
      </w:r>
    </w:p>
    <w:p w14:paraId="512C53D8" w14:textId="77777777" w:rsidR="00D54971" w:rsidRPr="003E1F18" w:rsidRDefault="00D54971" w:rsidP="00D54971">
      <w:pPr>
        <w:pStyle w:val="Listenabsatz"/>
        <w:numPr>
          <w:ilvl w:val="0"/>
          <w:numId w:val="42"/>
        </w:numPr>
        <w:rPr>
          <w:rFonts w:ascii="Arial" w:hAnsi="Arial" w:cs="Arial"/>
          <w:sz w:val="20"/>
          <w:szCs w:val="20"/>
        </w:rPr>
      </w:pPr>
      <w:r w:rsidRPr="003E1F18">
        <w:rPr>
          <w:rFonts w:ascii="Arial" w:hAnsi="Arial" w:cs="Arial"/>
          <w:sz w:val="20"/>
          <w:szCs w:val="20"/>
        </w:rPr>
        <w:t xml:space="preserve">Tendo </w:t>
      </w:r>
      <w:proofErr w:type="spellStart"/>
      <w:r w:rsidRPr="003E1F18">
        <w:rPr>
          <w:rFonts w:ascii="Arial" w:hAnsi="Arial" w:cs="Arial"/>
          <w:sz w:val="20"/>
          <w:szCs w:val="20"/>
        </w:rPr>
        <w:t>achillis</w:t>
      </w:r>
      <w:proofErr w:type="spellEnd"/>
      <w:r w:rsidRPr="003E1F18">
        <w:rPr>
          <w:rFonts w:ascii="Arial" w:hAnsi="Arial" w:cs="Arial"/>
          <w:sz w:val="20"/>
          <w:szCs w:val="20"/>
        </w:rPr>
        <w:t xml:space="preserve"> </w:t>
      </w:r>
    </w:p>
    <w:p w14:paraId="2C9969CD" w14:textId="77777777" w:rsidR="00D54971" w:rsidRPr="003E1F18" w:rsidRDefault="00D54971" w:rsidP="00D54971">
      <w:pPr>
        <w:pStyle w:val="Listenabsatz"/>
        <w:numPr>
          <w:ilvl w:val="0"/>
          <w:numId w:val="42"/>
        </w:numPr>
        <w:rPr>
          <w:rFonts w:ascii="Arial" w:hAnsi="Arial" w:cs="Arial"/>
          <w:sz w:val="20"/>
          <w:szCs w:val="20"/>
        </w:rPr>
      </w:pPr>
      <w:r w:rsidRPr="003E1F18">
        <w:rPr>
          <w:rFonts w:ascii="Arial" w:hAnsi="Arial" w:cs="Arial"/>
          <w:sz w:val="20"/>
          <w:szCs w:val="20"/>
        </w:rPr>
        <w:t xml:space="preserve">Ligamentum </w:t>
      </w:r>
      <w:proofErr w:type="spellStart"/>
      <w:r w:rsidRPr="003E1F18">
        <w:rPr>
          <w:rFonts w:ascii="Arial" w:hAnsi="Arial" w:cs="Arial"/>
          <w:sz w:val="20"/>
          <w:szCs w:val="20"/>
        </w:rPr>
        <w:t>fibulocalcaneare</w:t>
      </w:r>
      <w:proofErr w:type="spellEnd"/>
      <w:r w:rsidRPr="003E1F18">
        <w:rPr>
          <w:rFonts w:ascii="Arial" w:hAnsi="Arial" w:cs="Arial"/>
          <w:sz w:val="20"/>
          <w:szCs w:val="20"/>
        </w:rPr>
        <w:t xml:space="preserve"> </w:t>
      </w:r>
    </w:p>
    <w:p w14:paraId="2E701F77" w14:textId="61DE57A1" w:rsidR="0AF666EB" w:rsidRDefault="0AF666EB" w:rsidP="0AF666EB">
      <w:pPr>
        <w:pStyle w:val="Klausur"/>
        <w:spacing w:after="0"/>
        <w:rPr>
          <w:rFonts w:ascii="Arial" w:eastAsia="Arial" w:hAnsi="Arial" w:cs="Arial"/>
          <w:b/>
          <w:bCs/>
          <w:sz w:val="20"/>
          <w:szCs w:val="20"/>
        </w:rPr>
      </w:pPr>
    </w:p>
    <w:p w14:paraId="3054E332" w14:textId="38C74192" w:rsidR="0AF666EB" w:rsidRDefault="0AF666EB" w:rsidP="0AF666EB">
      <w:pPr>
        <w:spacing w:after="0" w:line="240" w:lineRule="auto"/>
        <w:rPr>
          <w:rFonts w:ascii="Arial" w:eastAsia="Arial" w:hAnsi="Arial" w:cs="Arial"/>
          <w:b/>
          <w:bCs/>
          <w:sz w:val="20"/>
          <w:szCs w:val="20"/>
        </w:rPr>
      </w:pPr>
    </w:p>
    <w:p w14:paraId="1DB07AA0" w14:textId="001E7912" w:rsidR="0AF666EB" w:rsidRDefault="0AF666EB" w:rsidP="0AF666EB">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12</w:t>
      </w:r>
    </w:p>
    <w:p w14:paraId="73D440FF" w14:textId="441B0F2A"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5DA68F14" w14:textId="485D1C54" w:rsidR="0AF666EB" w:rsidRDefault="0AF666EB" w:rsidP="0AF666EB">
      <w:pPr>
        <w:pStyle w:val="Klausur"/>
        <w:spacing w:after="0"/>
        <w:rPr>
          <w:rFonts w:ascii="Arial" w:eastAsia="Arial" w:hAnsi="Arial" w:cs="Arial"/>
          <w:b/>
          <w:bCs/>
          <w:sz w:val="20"/>
          <w:szCs w:val="20"/>
        </w:rPr>
      </w:pPr>
    </w:p>
    <w:p w14:paraId="2E8E27AB" w14:textId="4ADE2369" w:rsidR="00504E51" w:rsidRDefault="312B75C0" w:rsidP="3EA77B50">
      <w:pPr>
        <w:pStyle w:val="Klausur"/>
        <w:spacing w:after="0"/>
        <w:rPr>
          <w:rFonts w:ascii="Arial" w:eastAsia="Arial" w:hAnsi="Arial" w:cs="Arial"/>
          <w:sz w:val="20"/>
          <w:szCs w:val="20"/>
        </w:rPr>
      </w:pPr>
      <w:r w:rsidRPr="3EA77B50">
        <w:rPr>
          <w:rFonts w:ascii="Arial" w:eastAsia="Arial" w:hAnsi="Arial" w:cs="Arial"/>
          <w:sz w:val="20"/>
          <w:szCs w:val="20"/>
        </w:rPr>
        <w:t>Ein Patient klagt über belastungsabhängige Schmerzen im Bereich des linken Vorfuß</w:t>
      </w:r>
      <w:ins w:id="18" w:author="Entwistle, Andrew" w:date="2026-01-15T12:05:00Z">
        <w:r w:rsidR="0010584B">
          <w:rPr>
            <w:rFonts w:ascii="Arial" w:eastAsia="Arial" w:hAnsi="Arial" w:cs="Arial"/>
            <w:sz w:val="20"/>
            <w:szCs w:val="20"/>
          </w:rPr>
          <w:t>es</w:t>
        </w:r>
      </w:ins>
      <w:r w:rsidRPr="3EA77B50">
        <w:rPr>
          <w:rFonts w:ascii="Arial" w:eastAsia="Arial" w:hAnsi="Arial" w:cs="Arial"/>
          <w:sz w:val="20"/>
          <w:szCs w:val="20"/>
        </w:rPr>
        <w:t>. Im niedergelassenen Bereich ist bereits ein Röntgenbild durchgeführt worden, welches unten abgebildet ist.</w:t>
      </w:r>
    </w:p>
    <w:p w14:paraId="48D35083" w14:textId="422CD5CA" w:rsidR="00504E51" w:rsidRDefault="312B75C0" w:rsidP="3EA77B50">
      <w:pPr>
        <w:spacing w:after="0"/>
      </w:pPr>
      <w:r>
        <w:rPr>
          <w:noProof/>
        </w:rPr>
        <w:lastRenderedPageBreak/>
        <w:drawing>
          <wp:inline distT="0" distB="0" distL="0" distR="0" wp14:anchorId="43C9C183" wp14:editId="7C812FDB">
            <wp:extent cx="3486150" cy="5762626"/>
            <wp:effectExtent l="0" t="0" r="0" b="0"/>
            <wp:docPr id="1955938987" name="Grafik 195593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86150" cy="5762626"/>
                    </a:xfrm>
                    <a:prstGeom prst="rect">
                      <a:avLst/>
                    </a:prstGeom>
                  </pic:spPr>
                </pic:pic>
              </a:graphicData>
            </a:graphic>
          </wp:inline>
        </w:drawing>
      </w:r>
    </w:p>
    <w:p w14:paraId="7635D52A" w14:textId="77777777" w:rsidR="00504E51" w:rsidRDefault="00504E51" w:rsidP="00504E51">
      <w:pPr>
        <w:pStyle w:val="Klausur"/>
        <w:spacing w:after="0"/>
        <w:rPr>
          <w:rFonts w:ascii="Arial" w:eastAsia="Arial" w:hAnsi="Arial" w:cs="Arial"/>
          <w:sz w:val="20"/>
          <w:szCs w:val="20"/>
        </w:rPr>
      </w:pPr>
      <w:r w:rsidRPr="0AF666EB">
        <w:rPr>
          <w:rFonts w:ascii="Arial" w:eastAsia="Arial" w:hAnsi="Arial" w:cs="Arial"/>
          <w:sz w:val="20"/>
          <w:szCs w:val="20"/>
        </w:rPr>
        <w:t>{Copyright: Lehrstuhl für Orthopädie der Universität Würzburg}</w:t>
      </w:r>
    </w:p>
    <w:p w14:paraId="0AAF6278" w14:textId="77777777" w:rsidR="00D54971" w:rsidRDefault="00D54971" w:rsidP="0AF666EB">
      <w:pPr>
        <w:pStyle w:val="Klausur"/>
        <w:spacing w:after="0"/>
        <w:rPr>
          <w:rFonts w:ascii="Arial" w:eastAsia="Arial" w:hAnsi="Arial" w:cs="Arial"/>
          <w:sz w:val="20"/>
          <w:szCs w:val="20"/>
        </w:rPr>
      </w:pPr>
    </w:p>
    <w:p w14:paraId="770897E8" w14:textId="453E8634" w:rsidR="0AF666EB" w:rsidRDefault="0AF666EB" w:rsidP="0AF666EB">
      <w:pPr>
        <w:pStyle w:val="Klausur"/>
        <w:spacing w:after="0"/>
        <w:rPr>
          <w:rFonts w:ascii="Arial" w:eastAsia="Arial" w:hAnsi="Arial" w:cs="Arial"/>
          <w:b/>
          <w:bCs/>
          <w:sz w:val="20"/>
          <w:szCs w:val="20"/>
        </w:rPr>
      </w:pPr>
      <w:r w:rsidRPr="0AF666EB">
        <w:rPr>
          <w:rFonts w:ascii="Arial" w:eastAsia="Arial" w:hAnsi="Arial" w:cs="Arial"/>
          <w:b/>
          <w:bCs/>
          <w:sz w:val="20"/>
          <w:szCs w:val="20"/>
        </w:rPr>
        <w:t>--</w:t>
      </w:r>
    </w:p>
    <w:p w14:paraId="2362E25B" w14:textId="35CB6869" w:rsidR="0AF666EB" w:rsidRDefault="0AF666EB" w:rsidP="0AF666EB">
      <w:pPr>
        <w:spacing w:after="0"/>
        <w:rPr>
          <w:rFonts w:ascii="Arial" w:eastAsia="Arial" w:hAnsi="Arial" w:cs="Arial"/>
          <w:sz w:val="20"/>
          <w:szCs w:val="20"/>
        </w:rPr>
      </w:pPr>
      <w:r w:rsidRPr="3EA77B50">
        <w:rPr>
          <w:rFonts w:ascii="Arial" w:eastAsia="Arial" w:hAnsi="Arial" w:cs="Arial"/>
          <w:sz w:val="20"/>
          <w:szCs w:val="20"/>
        </w:rPr>
        <w:t xml:space="preserve">12. </w:t>
      </w:r>
      <w:proofErr w:type="spellStart"/>
      <w:r w:rsidRPr="3EA77B50">
        <w:rPr>
          <w:rFonts w:ascii="Arial" w:eastAsia="Arial" w:hAnsi="Arial" w:cs="Arial"/>
          <w:b/>
          <w:bCs/>
          <w:sz w:val="20"/>
          <w:szCs w:val="20"/>
          <w:lang w:eastAsia="de-DE"/>
        </w:rPr>
        <w:t>Kprim</w:t>
      </w:r>
      <w:proofErr w:type="spellEnd"/>
      <w:r w:rsidRPr="3EA77B50">
        <w:rPr>
          <w:rFonts w:ascii="Arial" w:eastAsia="Arial" w:hAnsi="Arial" w:cs="Arial"/>
          <w:b/>
          <w:bCs/>
          <w:sz w:val="20"/>
          <w:szCs w:val="20"/>
          <w:lang w:eastAsia="de-DE"/>
        </w:rPr>
        <w:t>-Frage:</w:t>
      </w:r>
      <w:r w:rsidRPr="3EA77B50">
        <w:rPr>
          <w:rFonts w:ascii="Arial" w:eastAsia="Arial" w:hAnsi="Arial" w:cs="Arial"/>
          <w:sz w:val="20"/>
          <w:szCs w:val="20"/>
        </w:rPr>
        <w:t xml:space="preserve"> </w:t>
      </w:r>
      <w:r w:rsidR="1901133C" w:rsidRPr="3EA77B50">
        <w:rPr>
          <w:rFonts w:ascii="Arial" w:eastAsia="Arial" w:hAnsi="Arial" w:cs="Arial"/>
          <w:sz w:val="20"/>
          <w:szCs w:val="20"/>
        </w:rPr>
        <w:t>Welche Aussage(n) zum abgebildeten Krankheitsbild trifft/treffen am ehesten zu?</w:t>
      </w:r>
    </w:p>
    <w:p w14:paraId="7ED3F713" w14:textId="7ABA6F8F" w:rsidR="0AF666EB" w:rsidRDefault="0AF666EB" w:rsidP="0AF666EB">
      <w:pPr>
        <w:pStyle w:val="Klausur"/>
        <w:spacing w:after="0"/>
        <w:rPr>
          <w:rFonts w:ascii="Arial" w:eastAsia="Arial" w:hAnsi="Arial" w:cs="Arial"/>
          <w:sz w:val="20"/>
          <w:szCs w:val="20"/>
          <w:lang w:eastAsia="de-DE"/>
        </w:rPr>
      </w:pPr>
      <w:proofErr w:type="spellStart"/>
      <w:proofErr w:type="gramStart"/>
      <w:r w:rsidRPr="0AF666EB">
        <w:rPr>
          <w:rFonts w:ascii="Arial" w:eastAsia="Arial" w:hAnsi="Arial" w:cs="Arial"/>
          <w:sz w:val="20"/>
          <w:szCs w:val="20"/>
          <w:lang w:eastAsia="de-DE"/>
        </w:rPr>
        <w:t>Typ:Kprim</w:t>
      </w:r>
      <w:proofErr w:type="spellEnd"/>
      <w:proofErr w:type="gramEnd"/>
    </w:p>
    <w:p w14:paraId="6E7FD30E" w14:textId="49A72873" w:rsidR="0AF666EB" w:rsidRDefault="0AF666EB" w:rsidP="0AF666EB">
      <w:pPr>
        <w:pStyle w:val="Klausur"/>
        <w:spacing w:after="0"/>
        <w:rPr>
          <w:rFonts w:ascii="Arial" w:eastAsia="Arial" w:hAnsi="Arial" w:cs="Arial"/>
          <w:sz w:val="20"/>
          <w:szCs w:val="20"/>
          <w:lang w:eastAsia="de-DE"/>
        </w:rPr>
      </w:pPr>
      <w:r w:rsidRPr="3EA77B50">
        <w:rPr>
          <w:rFonts w:ascii="Arial" w:eastAsia="Arial" w:hAnsi="Arial" w:cs="Arial"/>
          <w:sz w:val="20"/>
          <w:szCs w:val="20"/>
          <w:lang w:eastAsia="de-DE"/>
        </w:rPr>
        <w:t>Schema:PS50P</w:t>
      </w:r>
    </w:p>
    <w:p w14:paraId="4FACD2E1" w14:textId="5D8D0DD6" w:rsidR="575A1049" w:rsidRDefault="575A1049" w:rsidP="3DDB5FF2">
      <w:pPr>
        <w:pStyle w:val="Listenabsatz"/>
        <w:numPr>
          <w:ilvl w:val="0"/>
          <w:numId w:val="9"/>
        </w:numPr>
        <w:rPr>
          <w:rFonts w:ascii="Arial" w:eastAsia="Arial" w:hAnsi="Arial" w:cs="Arial"/>
          <w:b/>
          <w:bCs/>
          <w:sz w:val="20"/>
          <w:szCs w:val="20"/>
        </w:rPr>
      </w:pPr>
      <w:r w:rsidRPr="3DDB5FF2">
        <w:rPr>
          <w:rFonts w:ascii="Arial" w:eastAsia="Arial" w:hAnsi="Arial" w:cs="Arial"/>
          <w:b/>
          <w:bCs/>
          <w:sz w:val="20"/>
          <w:szCs w:val="20"/>
        </w:rPr>
        <w:t>Eine konservative Therapiemöglichkeit besteht in der Schuheinlagenversorgung mit Rigidus-Feder.</w:t>
      </w:r>
    </w:p>
    <w:p w14:paraId="617E66DF" w14:textId="4CD28CEF" w:rsidR="79D761BC" w:rsidRDefault="79D761BC" w:rsidP="3DDB5FF2">
      <w:pPr>
        <w:pStyle w:val="Listenabsatz"/>
        <w:numPr>
          <w:ilvl w:val="0"/>
          <w:numId w:val="9"/>
        </w:numPr>
        <w:rPr>
          <w:rFonts w:ascii="Arial" w:eastAsia="Arial" w:hAnsi="Arial" w:cs="Arial"/>
          <w:sz w:val="20"/>
          <w:szCs w:val="20"/>
        </w:rPr>
      </w:pPr>
      <w:r w:rsidRPr="3DDB5FF2">
        <w:rPr>
          <w:rFonts w:ascii="Arial" w:eastAsia="Arial" w:hAnsi="Arial" w:cs="Arial"/>
          <w:sz w:val="20"/>
          <w:szCs w:val="20"/>
        </w:rPr>
        <w:t>Ist typischerweise Folge einer kindlichen Fehlbildung.</w:t>
      </w:r>
    </w:p>
    <w:p w14:paraId="568AE174" w14:textId="66E923FD" w:rsidR="575A1049" w:rsidRDefault="575A1049" w:rsidP="3DDB5FF2">
      <w:pPr>
        <w:pStyle w:val="Listenabsatz"/>
        <w:numPr>
          <w:ilvl w:val="0"/>
          <w:numId w:val="9"/>
        </w:numPr>
        <w:rPr>
          <w:rFonts w:ascii="Arial" w:eastAsia="Arial" w:hAnsi="Arial" w:cs="Arial"/>
          <w:sz w:val="20"/>
          <w:szCs w:val="20"/>
        </w:rPr>
      </w:pPr>
      <w:r w:rsidRPr="3DDB5FF2">
        <w:rPr>
          <w:rFonts w:ascii="Arial" w:eastAsia="Arial" w:hAnsi="Arial" w:cs="Arial"/>
          <w:sz w:val="20"/>
          <w:szCs w:val="20"/>
        </w:rPr>
        <w:t>In der klinischen Untersuchung ist typischerweise eine schmerzfreie und gut erhaltende Dorsalextension wegweisend.</w:t>
      </w:r>
    </w:p>
    <w:p w14:paraId="7B94C0D9" w14:textId="790D1620" w:rsidR="575A1049" w:rsidRDefault="1DABB4B5" w:rsidP="3EA77B50">
      <w:pPr>
        <w:pStyle w:val="Listenabsatz"/>
        <w:numPr>
          <w:ilvl w:val="0"/>
          <w:numId w:val="9"/>
        </w:numPr>
        <w:rPr>
          <w:rFonts w:ascii="Arial" w:eastAsia="Arial" w:hAnsi="Arial" w:cs="Arial"/>
        </w:rPr>
      </w:pPr>
      <w:r w:rsidRPr="3DDB5FF2">
        <w:rPr>
          <w:rFonts w:ascii="Arial" w:eastAsia="Arial" w:hAnsi="Arial" w:cs="Arial"/>
          <w:sz w:val="20"/>
          <w:szCs w:val="20"/>
        </w:rPr>
        <w:t>Bei der operativen Therapie wird der Gelenkersatz typischerweise der Versteifung vorgezogen</w:t>
      </w:r>
      <w:r w:rsidR="575A1049" w:rsidRPr="3DDB5FF2">
        <w:rPr>
          <w:rFonts w:ascii="Arial" w:eastAsia="Arial" w:hAnsi="Arial" w:cs="Arial"/>
          <w:sz w:val="20"/>
          <w:szCs w:val="20"/>
        </w:rPr>
        <w:t>.</w:t>
      </w:r>
    </w:p>
    <w:p w14:paraId="4E9A77F4" w14:textId="3BABB4F8" w:rsidR="3EA77B50" w:rsidRDefault="3EA77B50" w:rsidP="3EA77B50">
      <w:pPr>
        <w:spacing w:after="0" w:line="240" w:lineRule="auto"/>
        <w:ind w:left="785"/>
        <w:rPr>
          <w:rFonts w:ascii="Arial" w:eastAsia="Arial" w:hAnsi="Arial" w:cs="Arial"/>
          <w:b/>
          <w:bCs/>
          <w:sz w:val="20"/>
          <w:szCs w:val="20"/>
        </w:rPr>
      </w:pPr>
    </w:p>
    <w:p w14:paraId="59D3354C" w14:textId="1BA5CA90" w:rsidR="0AF666EB" w:rsidRDefault="0AF666EB" w:rsidP="0AF666EB">
      <w:pPr>
        <w:pStyle w:val="Klausur"/>
        <w:spacing w:after="0"/>
        <w:rPr>
          <w:rFonts w:ascii="Arial" w:eastAsia="Arial" w:hAnsi="Arial" w:cs="Arial"/>
          <w:b/>
          <w:bCs/>
          <w:sz w:val="20"/>
          <w:szCs w:val="20"/>
        </w:rPr>
      </w:pPr>
    </w:p>
    <w:p w14:paraId="20C7D9DD" w14:textId="436A4414" w:rsidR="0AF666EB" w:rsidRDefault="0AF666EB" w:rsidP="0AF666EB">
      <w:pPr>
        <w:pStyle w:val="Klausur"/>
        <w:spacing w:after="0"/>
        <w:rPr>
          <w:rFonts w:ascii="Arial" w:eastAsia="Arial" w:hAnsi="Arial" w:cs="Arial"/>
          <w:sz w:val="20"/>
          <w:szCs w:val="20"/>
        </w:rPr>
      </w:pPr>
    </w:p>
    <w:p w14:paraId="01996230" w14:textId="213BF12E" w:rsidR="0AF666EB" w:rsidRDefault="0AF666EB" w:rsidP="0AF666EB">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13</w:t>
      </w:r>
    </w:p>
    <w:p w14:paraId="5779D757" w14:textId="530BEE93"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62807341" w14:textId="061A485C" w:rsidR="0AF666EB" w:rsidRDefault="0AF666EB" w:rsidP="0AF666EB">
      <w:pPr>
        <w:pStyle w:val="Klausur"/>
        <w:spacing w:after="0"/>
        <w:rPr>
          <w:ins w:id="19" w:author="Entwistle, Andrew" w:date="2026-01-15T12:06:00Z"/>
          <w:rFonts w:ascii="Arial" w:eastAsia="Arial" w:hAnsi="Arial" w:cs="Arial"/>
          <w:sz w:val="20"/>
          <w:szCs w:val="20"/>
        </w:rPr>
      </w:pPr>
    </w:p>
    <w:p w14:paraId="31727756" w14:textId="49C42344" w:rsidR="0010584B" w:rsidRDefault="0010584B" w:rsidP="0AF666EB">
      <w:pPr>
        <w:pStyle w:val="Klausur"/>
        <w:spacing w:after="0"/>
        <w:rPr>
          <w:rFonts w:ascii="Arial" w:eastAsia="Arial" w:hAnsi="Arial" w:cs="Arial"/>
          <w:sz w:val="20"/>
          <w:szCs w:val="20"/>
        </w:rPr>
      </w:pPr>
      <w:moveToRangeStart w:id="20" w:author="Entwistle, Andrew" w:date="2026-01-15T12:06:00Z" w:name="move219371233"/>
      <w:moveTo w:id="21" w:author="Entwistle, Andrew" w:date="2026-01-15T12:06:00Z">
        <w:r w:rsidRPr="4135A207">
          <w:rPr>
            <w:rFonts w:ascii="Arial" w:eastAsia="Arial" w:hAnsi="Arial" w:cs="Arial"/>
            <w:sz w:val="20"/>
            <w:szCs w:val="20"/>
          </w:rPr>
          <w:t xml:space="preserve">Eine 48-jährige Patientin klagt </w:t>
        </w:r>
        <w:proofErr w:type="gramStart"/>
        <w:r w:rsidRPr="4135A207">
          <w:rPr>
            <w:rFonts w:ascii="Arial" w:eastAsia="Arial" w:hAnsi="Arial" w:cs="Arial"/>
            <w:sz w:val="20"/>
            <w:szCs w:val="20"/>
          </w:rPr>
          <w:t>über zunehmende</w:t>
        </w:r>
        <w:proofErr w:type="gramEnd"/>
        <w:r w:rsidRPr="4135A207">
          <w:rPr>
            <w:rFonts w:ascii="Arial" w:eastAsia="Arial" w:hAnsi="Arial" w:cs="Arial"/>
            <w:sz w:val="20"/>
            <w:szCs w:val="20"/>
          </w:rPr>
          <w:t xml:space="preserve"> mediale Fußschmerzen und rasche Ermüdbarkeit beim Gehen. Klinisch zeigt sich ein flexibler </w:t>
        </w:r>
        <w:proofErr w:type="spellStart"/>
        <w:r w:rsidRPr="4135A207">
          <w:rPr>
            <w:rFonts w:ascii="Arial" w:eastAsia="Arial" w:hAnsi="Arial" w:cs="Arial"/>
            <w:sz w:val="20"/>
            <w:szCs w:val="20"/>
          </w:rPr>
          <w:t>Rückfußvalgus</w:t>
        </w:r>
        <w:proofErr w:type="spellEnd"/>
        <w:r w:rsidRPr="4135A207">
          <w:rPr>
            <w:rFonts w:ascii="Arial" w:eastAsia="Arial" w:hAnsi="Arial" w:cs="Arial"/>
            <w:sz w:val="20"/>
            <w:szCs w:val="20"/>
          </w:rPr>
          <w:t>, der Zehenstand ist schmerzhaft, der „</w:t>
        </w:r>
        <w:proofErr w:type="spellStart"/>
        <w:r w:rsidRPr="4135A207">
          <w:rPr>
            <w:rFonts w:ascii="Arial" w:eastAsia="Arial" w:hAnsi="Arial" w:cs="Arial"/>
            <w:sz w:val="20"/>
            <w:szCs w:val="20"/>
          </w:rPr>
          <w:t>too-many-toes-sign</w:t>
        </w:r>
        <w:proofErr w:type="spellEnd"/>
        <w:r w:rsidRPr="4135A207">
          <w:rPr>
            <w:rFonts w:ascii="Arial" w:eastAsia="Arial" w:hAnsi="Arial" w:cs="Arial"/>
            <w:sz w:val="20"/>
            <w:szCs w:val="20"/>
          </w:rPr>
          <w:t xml:space="preserve">“ positiv. Radiologisch zeigen sich keine </w:t>
        </w:r>
        <w:proofErr w:type="spellStart"/>
        <w:r w:rsidRPr="4135A207">
          <w:rPr>
            <w:rFonts w:ascii="Arial" w:eastAsia="Arial" w:hAnsi="Arial" w:cs="Arial"/>
            <w:sz w:val="20"/>
            <w:szCs w:val="20"/>
          </w:rPr>
          <w:t>Arthrosezeichen</w:t>
        </w:r>
        <w:proofErr w:type="spellEnd"/>
        <w:r w:rsidRPr="4135A207">
          <w:rPr>
            <w:rFonts w:ascii="Arial" w:eastAsia="Arial" w:hAnsi="Arial" w:cs="Arial"/>
            <w:sz w:val="20"/>
            <w:szCs w:val="20"/>
          </w:rPr>
          <w:t>.</w:t>
        </w:r>
      </w:moveTo>
      <w:moveToRangeEnd w:id="20"/>
    </w:p>
    <w:p w14:paraId="4FE1983A" w14:textId="3391E10A" w:rsidR="0AF666EB" w:rsidRDefault="0AF666EB" w:rsidP="3EA77B50">
      <w:pPr>
        <w:pStyle w:val="Klausur"/>
        <w:spacing w:after="0"/>
        <w:rPr>
          <w:rFonts w:ascii="Arial" w:eastAsia="Arial" w:hAnsi="Arial" w:cs="Arial"/>
          <w:sz w:val="20"/>
          <w:szCs w:val="20"/>
        </w:rPr>
      </w:pPr>
      <w:r w:rsidRPr="3EA77B50">
        <w:rPr>
          <w:rFonts w:ascii="Arial" w:eastAsia="Arial" w:hAnsi="Arial" w:cs="Arial"/>
          <w:sz w:val="20"/>
          <w:szCs w:val="20"/>
        </w:rPr>
        <w:t>--</w:t>
      </w:r>
    </w:p>
    <w:p w14:paraId="40088726" w14:textId="25E59AFC" w:rsidR="7F00D2E8" w:rsidRDefault="7F00D2E8" w:rsidP="3EA77B50">
      <w:pPr>
        <w:pStyle w:val="Klausur"/>
        <w:spacing w:after="0"/>
        <w:rPr>
          <w:ins w:id="22" w:author="Entwistle, Andrew" w:date="2026-01-15T12:06:00Z"/>
        </w:rPr>
      </w:pPr>
      <w:r w:rsidRPr="4135A207">
        <w:rPr>
          <w:rFonts w:ascii="Arial" w:eastAsia="Arial" w:hAnsi="Arial" w:cs="Arial"/>
          <w:sz w:val="20"/>
          <w:szCs w:val="20"/>
        </w:rPr>
        <w:lastRenderedPageBreak/>
        <w:t xml:space="preserve">13. </w:t>
      </w:r>
      <w:moveFromRangeStart w:id="23" w:author="Entwistle, Andrew" w:date="2026-01-15T12:06:00Z" w:name="move219371233"/>
      <w:moveFrom w:id="24" w:author="Entwistle, Andrew" w:date="2026-01-15T12:06:00Z">
        <w:r w:rsidR="1A3FC4E4" w:rsidRPr="4135A207" w:rsidDel="0010584B">
          <w:rPr>
            <w:rFonts w:ascii="Arial" w:eastAsia="Arial" w:hAnsi="Arial" w:cs="Arial"/>
            <w:sz w:val="20"/>
            <w:szCs w:val="20"/>
          </w:rPr>
          <w:t xml:space="preserve">Eine 48-jährige Patientin klagt über zunehmende mediale Fußschmerzen und rasche Ermüdbarkeit beim Gehen. Klinisch zeigt sich ein flexibler Rückfußvalgus, der Zehenstand ist schmerzhaft, der „too-many-toes-sign“ positiv. Radiologisch zeigen sich keine Arthrosezeichen. </w:t>
        </w:r>
      </w:moveFrom>
      <w:moveFromRangeEnd w:id="23"/>
      <w:r w:rsidR="1A3FC4E4" w:rsidRPr="4135A207">
        <w:rPr>
          <w:rFonts w:ascii="Arial" w:eastAsia="Arial" w:hAnsi="Arial" w:cs="Arial"/>
          <w:sz w:val="20"/>
          <w:szCs w:val="20"/>
        </w:rPr>
        <w:t>Welche operative Therapie ist am sinnvollsten?</w:t>
      </w:r>
      <w:del w:id="25" w:author="Entwistle, Andrew" w:date="2026-01-15T12:06:00Z">
        <w:r w:rsidDel="0010584B">
          <w:br/>
        </w:r>
      </w:del>
    </w:p>
    <w:p w14:paraId="2D3F5D0F" w14:textId="2EEA8108" w:rsidR="4652369F" w:rsidRDefault="4652369F" w:rsidP="3EA77B50">
      <w:pPr>
        <w:spacing w:after="0"/>
        <w:rPr>
          <w:rFonts w:ascii="Arial" w:eastAsia="Arial" w:hAnsi="Arial" w:cs="Arial"/>
          <w:sz w:val="24"/>
          <w:szCs w:val="24"/>
        </w:rPr>
      </w:pPr>
      <w:proofErr w:type="spellStart"/>
      <w:proofErr w:type="gramStart"/>
      <w:r w:rsidRPr="4135A207">
        <w:rPr>
          <w:rFonts w:ascii="Arial" w:eastAsia="Arial" w:hAnsi="Arial" w:cs="Arial"/>
          <w:sz w:val="20"/>
          <w:szCs w:val="20"/>
        </w:rPr>
        <w:t>Typ:TypA</w:t>
      </w:r>
      <w:proofErr w:type="spellEnd"/>
      <w:proofErr w:type="gramEnd"/>
    </w:p>
    <w:p w14:paraId="0AF14874" w14:textId="2307A363" w:rsidR="0E0C161A" w:rsidRDefault="0E0C161A" w:rsidP="036E2CFE">
      <w:pPr>
        <w:pStyle w:val="Listenabsatz"/>
        <w:numPr>
          <w:ilvl w:val="0"/>
          <w:numId w:val="44"/>
        </w:numPr>
        <w:rPr>
          <w:rFonts w:ascii="Arial" w:eastAsia="Arial" w:hAnsi="Arial" w:cs="Arial"/>
          <w:b/>
          <w:bCs/>
          <w:sz w:val="20"/>
          <w:szCs w:val="20"/>
        </w:rPr>
      </w:pPr>
      <w:proofErr w:type="spellStart"/>
      <w:r w:rsidRPr="036E2CFE">
        <w:rPr>
          <w:rFonts w:ascii="Arial" w:eastAsia="Arial" w:hAnsi="Arial" w:cs="Arial"/>
          <w:b/>
          <w:bCs/>
          <w:sz w:val="20"/>
          <w:szCs w:val="20"/>
        </w:rPr>
        <w:t>Kalkaneusverschiebeosteotomie</w:t>
      </w:r>
      <w:proofErr w:type="spellEnd"/>
      <w:r w:rsidRPr="036E2CFE">
        <w:rPr>
          <w:rFonts w:ascii="Arial" w:eastAsia="Arial" w:hAnsi="Arial" w:cs="Arial"/>
          <w:b/>
          <w:bCs/>
          <w:sz w:val="20"/>
          <w:szCs w:val="20"/>
        </w:rPr>
        <w:t xml:space="preserve"> </w:t>
      </w:r>
      <w:r w:rsidR="6E878572" w:rsidRPr="036E2CFE">
        <w:rPr>
          <w:rFonts w:ascii="Arial" w:eastAsia="Arial" w:hAnsi="Arial" w:cs="Arial"/>
          <w:b/>
          <w:bCs/>
          <w:sz w:val="20"/>
          <w:szCs w:val="20"/>
        </w:rPr>
        <w:t>mit Sehnentransfer</w:t>
      </w:r>
    </w:p>
    <w:p w14:paraId="4BF15F9E" w14:textId="341DB284" w:rsidR="4652369F" w:rsidRDefault="0E0C161A" w:rsidP="4135A207">
      <w:pPr>
        <w:pStyle w:val="Listenabsatz"/>
        <w:numPr>
          <w:ilvl w:val="0"/>
          <w:numId w:val="44"/>
        </w:numPr>
        <w:rPr>
          <w:rFonts w:ascii="Arial" w:eastAsia="Arial" w:hAnsi="Arial" w:cs="Arial"/>
          <w:sz w:val="20"/>
          <w:szCs w:val="20"/>
        </w:rPr>
      </w:pPr>
      <w:r w:rsidRPr="4135A207">
        <w:rPr>
          <w:rFonts w:ascii="Arial" w:eastAsia="Arial" w:hAnsi="Arial" w:cs="Arial"/>
          <w:sz w:val="20"/>
          <w:szCs w:val="20"/>
        </w:rPr>
        <w:t>Triple-Arthrodese</w:t>
      </w:r>
    </w:p>
    <w:p w14:paraId="1F21BCF6" w14:textId="0F1D432B" w:rsidR="3733CD44" w:rsidRDefault="1B183EAA" w:rsidP="4135A207">
      <w:pPr>
        <w:pStyle w:val="Listenabsatz"/>
        <w:numPr>
          <w:ilvl w:val="0"/>
          <w:numId w:val="44"/>
        </w:numPr>
        <w:rPr>
          <w:rFonts w:ascii="Arial" w:eastAsia="Arial" w:hAnsi="Arial" w:cs="Arial"/>
          <w:sz w:val="20"/>
          <w:szCs w:val="20"/>
        </w:rPr>
      </w:pPr>
      <w:r w:rsidRPr="036E2CFE">
        <w:rPr>
          <w:rFonts w:ascii="Arial" w:eastAsia="Arial" w:hAnsi="Arial" w:cs="Arial"/>
          <w:sz w:val="20"/>
          <w:szCs w:val="20"/>
        </w:rPr>
        <w:t xml:space="preserve">Arthroskopisch assistierte </w:t>
      </w:r>
      <w:r w:rsidR="3733CD44" w:rsidRPr="036E2CFE">
        <w:rPr>
          <w:rFonts w:ascii="Arial" w:eastAsia="Arial" w:hAnsi="Arial" w:cs="Arial"/>
          <w:sz w:val="20"/>
          <w:szCs w:val="20"/>
        </w:rPr>
        <w:t>Arthrodese OSG</w:t>
      </w:r>
    </w:p>
    <w:p w14:paraId="586E2D79" w14:textId="2DADE88F" w:rsidR="4652369F" w:rsidRDefault="3733CD44" w:rsidP="4135A207">
      <w:pPr>
        <w:pStyle w:val="Listenabsatz"/>
        <w:numPr>
          <w:ilvl w:val="0"/>
          <w:numId w:val="44"/>
        </w:numPr>
        <w:rPr>
          <w:rFonts w:ascii="Arial" w:eastAsia="Arial" w:hAnsi="Arial" w:cs="Arial"/>
          <w:sz w:val="20"/>
          <w:szCs w:val="20"/>
        </w:rPr>
      </w:pPr>
      <w:r w:rsidRPr="4135A207">
        <w:rPr>
          <w:rFonts w:ascii="Arial" w:eastAsia="Arial" w:hAnsi="Arial" w:cs="Arial"/>
          <w:sz w:val="20"/>
          <w:szCs w:val="20"/>
        </w:rPr>
        <w:t>Subtalare Arthrodese</w:t>
      </w:r>
    </w:p>
    <w:p w14:paraId="09982108" w14:textId="171A3EA1" w:rsidR="3733CD44" w:rsidRDefault="3733CD44" w:rsidP="4135A207">
      <w:pPr>
        <w:pStyle w:val="Listenabsatz"/>
        <w:numPr>
          <w:ilvl w:val="0"/>
          <w:numId w:val="44"/>
        </w:numPr>
        <w:rPr>
          <w:rFonts w:ascii="Arial" w:eastAsia="Arial" w:hAnsi="Arial" w:cs="Arial"/>
          <w:sz w:val="20"/>
          <w:szCs w:val="20"/>
        </w:rPr>
      </w:pPr>
      <w:r w:rsidRPr="4135A207">
        <w:rPr>
          <w:rFonts w:ascii="Arial" w:eastAsia="Arial" w:hAnsi="Arial" w:cs="Arial"/>
          <w:sz w:val="20"/>
          <w:szCs w:val="20"/>
        </w:rPr>
        <w:t xml:space="preserve">Ruhigstellung im zirkulären Gips </w:t>
      </w:r>
    </w:p>
    <w:p w14:paraId="0E5F1B97" w14:textId="792327B1" w:rsidR="3EA77B50" w:rsidRDefault="3EA77B50" w:rsidP="3EA77B50">
      <w:pPr>
        <w:pStyle w:val="Klausur"/>
        <w:spacing w:after="0"/>
        <w:ind w:left="720"/>
        <w:rPr>
          <w:rFonts w:ascii="Arial" w:eastAsia="Arial" w:hAnsi="Arial" w:cs="Arial"/>
          <w:sz w:val="20"/>
          <w:szCs w:val="20"/>
        </w:rPr>
      </w:pPr>
    </w:p>
    <w:p w14:paraId="2E394C5D" w14:textId="583B3BF6" w:rsidR="0AF666EB" w:rsidRDefault="0AF666EB" w:rsidP="00504E51">
      <w:pPr>
        <w:spacing w:after="0" w:line="240" w:lineRule="auto"/>
        <w:ind w:left="425"/>
        <w:rPr>
          <w:rFonts w:asciiTheme="majorHAnsi" w:hAnsiTheme="majorHAnsi" w:cstheme="majorHAnsi"/>
        </w:rPr>
      </w:pPr>
    </w:p>
    <w:p w14:paraId="737839D6" w14:textId="77777777" w:rsidR="00BB0261" w:rsidRPr="00504E51" w:rsidRDefault="00BB0261" w:rsidP="3DDB5FF2">
      <w:pPr>
        <w:spacing w:after="0" w:line="240" w:lineRule="auto"/>
        <w:ind w:left="425"/>
        <w:rPr>
          <w:rFonts w:asciiTheme="majorHAnsi" w:hAnsiTheme="majorHAnsi" w:cstheme="majorBidi"/>
        </w:rPr>
      </w:pPr>
    </w:p>
    <w:p w14:paraId="2EB46BC4" w14:textId="0EBD25E7" w:rsidR="0AF666EB" w:rsidRDefault="0AF666EB" w:rsidP="0AF666EB">
      <w:pPr>
        <w:pStyle w:val="Klausur"/>
        <w:spacing w:after="0"/>
        <w:rPr>
          <w:rFonts w:ascii="Arial" w:eastAsia="Arial" w:hAnsi="Arial" w:cs="Arial"/>
          <w:b/>
          <w:bCs/>
          <w:sz w:val="20"/>
          <w:szCs w:val="20"/>
        </w:rPr>
      </w:pPr>
      <w:r w:rsidRPr="16C15A86">
        <w:rPr>
          <w:rFonts w:ascii="Arial" w:eastAsia="Arial" w:hAnsi="Arial" w:cs="Arial"/>
          <w:b/>
          <w:bCs/>
          <w:sz w:val="20"/>
          <w:szCs w:val="20"/>
        </w:rPr>
        <w:t>------------------------------------------------</w:t>
      </w:r>
      <w:r w:rsidRPr="16C15A86">
        <w:rPr>
          <w:rFonts w:ascii="Arial" w:eastAsia="Arial" w:hAnsi="Arial" w:cs="Arial"/>
          <w:b/>
          <w:bCs/>
          <w:sz w:val="20"/>
          <w:szCs w:val="20"/>
          <w:highlight w:val="green"/>
        </w:rPr>
        <w:t>-Abschnitt - Frage 14</w:t>
      </w:r>
    </w:p>
    <w:p w14:paraId="156E7367" w14:textId="632E23A9"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3FA24C43" w14:textId="0989A0A8" w:rsidR="0AF666EB" w:rsidRDefault="0AF666EB" w:rsidP="0AF666EB">
      <w:pPr>
        <w:pStyle w:val="Klausur"/>
        <w:spacing w:after="0"/>
        <w:rPr>
          <w:rFonts w:ascii="Arial" w:eastAsia="Arial" w:hAnsi="Arial" w:cs="Arial"/>
          <w:sz w:val="20"/>
          <w:szCs w:val="20"/>
        </w:rPr>
      </w:pPr>
    </w:p>
    <w:p w14:paraId="2C07E785" w14:textId="73FEAB8A" w:rsidR="0AF666EB" w:rsidRDefault="0AF666EB" w:rsidP="0AF666EB">
      <w:pPr>
        <w:pStyle w:val="Klausur"/>
        <w:spacing w:after="0"/>
        <w:rPr>
          <w:rFonts w:ascii="Arial" w:eastAsia="Arial" w:hAnsi="Arial" w:cs="Arial"/>
          <w:sz w:val="20"/>
          <w:szCs w:val="20"/>
        </w:rPr>
      </w:pPr>
      <w:r w:rsidRPr="0AF666EB">
        <w:rPr>
          <w:rFonts w:ascii="Arial" w:eastAsia="Arial" w:hAnsi="Arial" w:cs="Arial"/>
          <w:sz w:val="20"/>
          <w:szCs w:val="20"/>
        </w:rPr>
        <w:t>--</w:t>
      </w:r>
    </w:p>
    <w:p w14:paraId="04BA11B7" w14:textId="0A720A59" w:rsidR="0AF666EB" w:rsidRDefault="0AF666EB" w:rsidP="0AF666EB">
      <w:pPr>
        <w:pStyle w:val="Klausur"/>
        <w:spacing w:after="0"/>
        <w:rPr>
          <w:rFonts w:ascii="Arial" w:eastAsia="Arial" w:hAnsi="Arial" w:cs="Arial"/>
          <w:sz w:val="20"/>
          <w:szCs w:val="20"/>
        </w:rPr>
      </w:pPr>
      <w:r w:rsidRPr="16C15A86">
        <w:rPr>
          <w:rFonts w:ascii="Arial" w:eastAsia="Arial" w:hAnsi="Arial" w:cs="Arial"/>
          <w:sz w:val="20"/>
          <w:szCs w:val="20"/>
        </w:rPr>
        <w:t>14.</w:t>
      </w:r>
      <w:r w:rsidR="655C92FF" w:rsidRPr="16C15A86">
        <w:rPr>
          <w:rFonts w:ascii="Arial" w:eastAsia="Arial" w:hAnsi="Arial" w:cs="Arial"/>
          <w:sz w:val="20"/>
          <w:szCs w:val="20"/>
        </w:rPr>
        <w:t xml:space="preserve"> </w:t>
      </w:r>
      <w:r w:rsidR="7D9C83F5" w:rsidRPr="16C15A86">
        <w:rPr>
          <w:rFonts w:ascii="Arial" w:eastAsia="Arial" w:hAnsi="Arial" w:cs="Arial"/>
          <w:sz w:val="20"/>
          <w:szCs w:val="20"/>
        </w:rPr>
        <w:t xml:space="preserve">Welche der folgenden Aussagen zur Arthrodese des oberen Sprunggelenks (OSG) ist </w:t>
      </w:r>
      <w:r w:rsidR="582A983C" w:rsidRPr="16C15A86">
        <w:rPr>
          <w:rFonts w:ascii="Arial" w:eastAsia="Arial" w:hAnsi="Arial" w:cs="Arial"/>
          <w:sz w:val="20"/>
          <w:szCs w:val="20"/>
        </w:rPr>
        <w:t xml:space="preserve">am ehesten </w:t>
      </w:r>
      <w:r w:rsidR="7D9C83F5" w:rsidRPr="16C15A86">
        <w:rPr>
          <w:rFonts w:ascii="Arial" w:eastAsia="Arial" w:hAnsi="Arial" w:cs="Arial"/>
          <w:sz w:val="20"/>
          <w:szCs w:val="20"/>
        </w:rPr>
        <w:t>richtig?</w:t>
      </w:r>
    </w:p>
    <w:p w14:paraId="3A322AB4" w14:textId="6E6D3655" w:rsidR="00504E51" w:rsidRDefault="00504E51" w:rsidP="00504E51">
      <w:pPr>
        <w:pStyle w:val="Klausur"/>
        <w:spacing w:after="0"/>
        <w:rPr>
          <w:rFonts w:ascii="Arial" w:eastAsia="Arial" w:hAnsi="Arial" w:cs="Arial"/>
          <w:sz w:val="20"/>
          <w:szCs w:val="20"/>
        </w:rPr>
      </w:pPr>
      <w:proofErr w:type="spellStart"/>
      <w:proofErr w:type="gramStart"/>
      <w:r w:rsidRPr="16C15A86">
        <w:rPr>
          <w:rFonts w:ascii="Arial" w:eastAsia="Arial" w:hAnsi="Arial" w:cs="Arial"/>
          <w:sz w:val="20"/>
          <w:szCs w:val="20"/>
          <w:lang w:eastAsia="de-DE"/>
        </w:rPr>
        <w:t>Typ:TypA</w:t>
      </w:r>
      <w:proofErr w:type="spellEnd"/>
      <w:proofErr w:type="gramEnd"/>
    </w:p>
    <w:p w14:paraId="06A71D38" w14:textId="1C09C65D" w:rsidR="16C15A86" w:rsidRDefault="16C15A86" w:rsidP="16C15A86">
      <w:pPr>
        <w:pStyle w:val="Klausur"/>
        <w:spacing w:after="0"/>
        <w:rPr>
          <w:rFonts w:ascii="Arial" w:eastAsia="Arial" w:hAnsi="Arial" w:cs="Arial"/>
          <w:sz w:val="20"/>
          <w:szCs w:val="20"/>
          <w:lang w:eastAsia="de-DE"/>
        </w:rPr>
      </w:pPr>
    </w:p>
    <w:p w14:paraId="231654FF" w14:textId="0B6E2F9F" w:rsidR="6652559E" w:rsidRDefault="6652559E" w:rsidP="16C15A86">
      <w:pPr>
        <w:pStyle w:val="Listenabsatz"/>
        <w:numPr>
          <w:ilvl w:val="0"/>
          <w:numId w:val="7"/>
        </w:numPr>
        <w:rPr>
          <w:rFonts w:ascii="Arial" w:hAnsi="Arial" w:cs="Arial"/>
          <w:sz w:val="20"/>
          <w:szCs w:val="20"/>
        </w:rPr>
      </w:pPr>
      <w:r w:rsidRPr="036E2CFE">
        <w:rPr>
          <w:rFonts w:ascii="Arial" w:hAnsi="Arial" w:cs="Arial"/>
          <w:sz w:val="20"/>
          <w:szCs w:val="20"/>
        </w:rPr>
        <w:t>Nach Arthrodese bleibt die Dorsal</w:t>
      </w:r>
      <w:r w:rsidR="14DACF9C" w:rsidRPr="036E2CFE">
        <w:rPr>
          <w:rFonts w:ascii="Arial" w:hAnsi="Arial" w:cs="Arial"/>
          <w:sz w:val="20"/>
          <w:szCs w:val="20"/>
        </w:rPr>
        <w:t>extension</w:t>
      </w:r>
      <w:r w:rsidRPr="036E2CFE">
        <w:rPr>
          <w:rFonts w:ascii="Arial" w:hAnsi="Arial" w:cs="Arial"/>
          <w:sz w:val="20"/>
          <w:szCs w:val="20"/>
        </w:rPr>
        <w:t xml:space="preserve"> und </w:t>
      </w:r>
      <w:proofErr w:type="spellStart"/>
      <w:r w:rsidRPr="036E2CFE">
        <w:rPr>
          <w:rFonts w:ascii="Arial" w:hAnsi="Arial" w:cs="Arial"/>
          <w:sz w:val="20"/>
          <w:szCs w:val="20"/>
        </w:rPr>
        <w:t>Plantarflexion</w:t>
      </w:r>
      <w:proofErr w:type="spellEnd"/>
      <w:r w:rsidRPr="036E2CFE">
        <w:rPr>
          <w:rFonts w:ascii="Arial" w:hAnsi="Arial" w:cs="Arial"/>
          <w:sz w:val="20"/>
          <w:szCs w:val="20"/>
        </w:rPr>
        <w:t xml:space="preserve"> im OSG weitgehend erhalten.</w:t>
      </w:r>
    </w:p>
    <w:p w14:paraId="19A2E0C6" w14:textId="00D40D2B" w:rsidR="6652559E" w:rsidRDefault="6652559E" w:rsidP="16C15A86">
      <w:pPr>
        <w:pStyle w:val="Listenabsatz"/>
        <w:numPr>
          <w:ilvl w:val="0"/>
          <w:numId w:val="7"/>
        </w:numPr>
        <w:rPr>
          <w:rFonts w:ascii="Arial" w:eastAsia="Arial" w:hAnsi="Arial" w:cs="Arial"/>
          <w:b/>
          <w:bCs/>
          <w:sz w:val="20"/>
          <w:szCs w:val="20"/>
        </w:rPr>
      </w:pPr>
      <w:r w:rsidRPr="036E2CFE">
        <w:rPr>
          <w:rFonts w:ascii="Arial" w:eastAsia="Arial" w:hAnsi="Arial" w:cs="Arial"/>
          <w:b/>
          <w:bCs/>
          <w:sz w:val="20"/>
          <w:szCs w:val="20"/>
        </w:rPr>
        <w:t>Zielstellung der OSG-Arthrodese ist eine schmerzfreie</w:t>
      </w:r>
      <w:r w:rsidR="061383D8" w:rsidRPr="036E2CFE">
        <w:rPr>
          <w:rFonts w:ascii="Arial" w:eastAsia="Arial" w:hAnsi="Arial" w:cs="Arial"/>
          <w:b/>
          <w:bCs/>
          <w:sz w:val="20"/>
          <w:szCs w:val="20"/>
        </w:rPr>
        <w:t xml:space="preserve"> </w:t>
      </w:r>
      <w:r w:rsidRPr="036E2CFE">
        <w:rPr>
          <w:rFonts w:ascii="Arial" w:eastAsia="Arial" w:hAnsi="Arial" w:cs="Arial"/>
          <w:b/>
          <w:bCs/>
          <w:sz w:val="20"/>
          <w:szCs w:val="20"/>
        </w:rPr>
        <w:t>Fußstellung in Neutralstellung.</w:t>
      </w:r>
    </w:p>
    <w:p w14:paraId="354EB1A4" w14:textId="2944D540" w:rsidR="71969D69" w:rsidRDefault="71969D69" w:rsidP="4135A207">
      <w:pPr>
        <w:pStyle w:val="Listenabsatz"/>
        <w:numPr>
          <w:ilvl w:val="0"/>
          <w:numId w:val="7"/>
        </w:numPr>
        <w:rPr>
          <w:rFonts w:ascii="Arial" w:eastAsia="Arial" w:hAnsi="Arial" w:cs="Arial"/>
          <w:color w:val="000000" w:themeColor="text1"/>
          <w:sz w:val="20"/>
          <w:szCs w:val="20"/>
        </w:rPr>
      </w:pPr>
      <w:r w:rsidRPr="4135A207">
        <w:rPr>
          <w:rFonts w:ascii="Arial" w:eastAsia="Arial" w:hAnsi="Arial" w:cs="Arial"/>
          <w:color w:val="000000" w:themeColor="text1"/>
          <w:sz w:val="20"/>
          <w:szCs w:val="20"/>
        </w:rPr>
        <w:t>Eine Arthrodese ist bei posttraumatischer OSG-Arthrose kontraindiziert</w:t>
      </w:r>
    </w:p>
    <w:p w14:paraId="481387F0" w14:textId="2AEC77D2" w:rsidR="4C0FEFD0" w:rsidRDefault="4C0FEFD0" w:rsidP="16C15A86">
      <w:pPr>
        <w:pStyle w:val="Listenabsatz"/>
        <w:numPr>
          <w:ilvl w:val="0"/>
          <w:numId w:val="7"/>
        </w:numPr>
        <w:rPr>
          <w:rFonts w:ascii="Arial" w:hAnsi="Arial" w:cs="Arial"/>
          <w:sz w:val="20"/>
          <w:szCs w:val="20"/>
        </w:rPr>
      </w:pPr>
      <w:r w:rsidRPr="4135A207">
        <w:rPr>
          <w:rFonts w:ascii="Arial" w:hAnsi="Arial" w:cs="Arial"/>
          <w:sz w:val="20"/>
          <w:szCs w:val="20"/>
        </w:rPr>
        <w:t xml:space="preserve">Bei der OSG-Arthrodese wird das </w:t>
      </w:r>
      <w:proofErr w:type="spellStart"/>
      <w:r w:rsidR="2B120802" w:rsidRPr="4135A207">
        <w:rPr>
          <w:rFonts w:ascii="Arial" w:hAnsi="Arial" w:cs="Arial"/>
          <w:sz w:val="20"/>
          <w:szCs w:val="20"/>
        </w:rPr>
        <w:t>Talonavikulargelenk</w:t>
      </w:r>
      <w:proofErr w:type="spellEnd"/>
      <w:r w:rsidR="2B120802" w:rsidRPr="4135A207">
        <w:rPr>
          <w:rFonts w:ascii="Arial" w:hAnsi="Arial" w:cs="Arial"/>
          <w:sz w:val="20"/>
          <w:szCs w:val="20"/>
        </w:rPr>
        <w:t xml:space="preserve"> </w:t>
      </w:r>
      <w:r w:rsidRPr="4135A207">
        <w:rPr>
          <w:rFonts w:ascii="Arial" w:hAnsi="Arial" w:cs="Arial"/>
          <w:sz w:val="20"/>
          <w:szCs w:val="20"/>
        </w:rPr>
        <w:t>fusioniert.</w:t>
      </w:r>
    </w:p>
    <w:p w14:paraId="37E36439" w14:textId="358A852B" w:rsidR="7A110169" w:rsidRDefault="7A110169" w:rsidP="16C15A86">
      <w:pPr>
        <w:pStyle w:val="Listenabsatz"/>
        <w:numPr>
          <w:ilvl w:val="0"/>
          <w:numId w:val="7"/>
        </w:numPr>
        <w:rPr>
          <w:rFonts w:ascii="Arial" w:eastAsia="Arial" w:hAnsi="Arial" w:cs="Arial"/>
          <w:sz w:val="20"/>
          <w:szCs w:val="20"/>
        </w:rPr>
      </w:pPr>
      <w:r w:rsidRPr="16C15A86">
        <w:rPr>
          <w:rFonts w:ascii="Arial" w:eastAsia="Arial" w:hAnsi="Arial" w:cs="Arial"/>
          <w:sz w:val="20"/>
          <w:szCs w:val="20"/>
        </w:rPr>
        <w:t>Nach OSG-Arthrodese sind die Abrollbewegungen am Fuß und OSG unmöglich.</w:t>
      </w:r>
    </w:p>
    <w:p w14:paraId="4D38F3BA" w14:textId="2B288B95" w:rsidR="3EA77B50" w:rsidRDefault="3EA77B50" w:rsidP="3EA77B50">
      <w:pPr>
        <w:spacing w:after="0" w:line="240" w:lineRule="auto"/>
        <w:ind w:left="927"/>
        <w:rPr>
          <w:rFonts w:ascii="Arial" w:hAnsi="Arial" w:cs="Arial"/>
          <w:sz w:val="20"/>
          <w:szCs w:val="20"/>
        </w:rPr>
      </w:pPr>
    </w:p>
    <w:p w14:paraId="025A9E9A" w14:textId="7FA9C8D8" w:rsidR="0AF666EB" w:rsidRDefault="0AF666EB" w:rsidP="0AF666EB">
      <w:pPr>
        <w:pStyle w:val="Klausur"/>
        <w:spacing w:after="0"/>
        <w:rPr>
          <w:rFonts w:ascii="Arial" w:eastAsia="Arial" w:hAnsi="Arial" w:cs="Arial"/>
          <w:sz w:val="20"/>
          <w:szCs w:val="20"/>
        </w:rPr>
      </w:pPr>
    </w:p>
    <w:p w14:paraId="64856A57" w14:textId="0B12BF04" w:rsidR="0AF666EB" w:rsidRDefault="0AF666EB" w:rsidP="0AF666EB">
      <w:pPr>
        <w:pStyle w:val="Klausur"/>
        <w:spacing w:after="0"/>
        <w:rPr>
          <w:rFonts w:ascii="Arial" w:eastAsia="Arial" w:hAnsi="Arial" w:cs="Arial"/>
          <w:sz w:val="20"/>
          <w:szCs w:val="20"/>
        </w:rPr>
      </w:pPr>
    </w:p>
    <w:p w14:paraId="657E617A" w14:textId="77777777"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15</w:t>
      </w:r>
    </w:p>
    <w:p w14:paraId="3C6E6767" w14:textId="621D08D0"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7281AB56" w14:textId="77777777" w:rsidR="00BB0261" w:rsidRDefault="00BB0261" w:rsidP="00BB0261">
      <w:pPr>
        <w:pStyle w:val="Klausur"/>
        <w:spacing w:after="0"/>
        <w:rPr>
          <w:rFonts w:ascii="Arial" w:eastAsia="Arial" w:hAnsi="Arial" w:cs="Arial"/>
          <w:b/>
          <w:bCs/>
          <w:sz w:val="20"/>
          <w:szCs w:val="20"/>
        </w:rPr>
      </w:pPr>
    </w:p>
    <w:p w14:paraId="553A2634" w14:textId="284D4BDC" w:rsidR="4C6C6EC3" w:rsidRDefault="43405DFA" w:rsidP="510BD6AC">
      <w:pPr>
        <w:pStyle w:val="Klausur"/>
        <w:spacing w:after="0"/>
        <w:rPr>
          <w:rFonts w:ascii="Arial" w:eastAsia="Arial" w:hAnsi="Arial" w:cs="Arial"/>
          <w:sz w:val="20"/>
          <w:szCs w:val="20"/>
        </w:rPr>
      </w:pPr>
      <w:r w:rsidRPr="47054229">
        <w:rPr>
          <w:rFonts w:ascii="Arial" w:eastAsia="Arial" w:hAnsi="Arial" w:cs="Arial"/>
          <w:sz w:val="20"/>
          <w:szCs w:val="20"/>
        </w:rPr>
        <w:t>Ein</w:t>
      </w:r>
      <w:r w:rsidR="3C5B0DD5" w:rsidRPr="47054229">
        <w:rPr>
          <w:rFonts w:ascii="Arial" w:eastAsia="Arial" w:hAnsi="Arial" w:cs="Arial"/>
          <w:sz w:val="20"/>
          <w:szCs w:val="20"/>
        </w:rPr>
        <w:t xml:space="preserve"> 48-jähriger Patient stellt sich mit </w:t>
      </w:r>
      <w:proofErr w:type="spellStart"/>
      <w:r w:rsidR="3C5B0DD5" w:rsidRPr="47054229">
        <w:rPr>
          <w:rFonts w:ascii="Arial" w:eastAsia="Arial" w:hAnsi="Arial" w:cs="Arial"/>
          <w:sz w:val="20"/>
          <w:szCs w:val="20"/>
        </w:rPr>
        <w:t>zunemenden</w:t>
      </w:r>
      <w:proofErr w:type="spellEnd"/>
      <w:r w:rsidR="3C5B0DD5" w:rsidRPr="47054229">
        <w:rPr>
          <w:rFonts w:ascii="Arial" w:eastAsia="Arial" w:hAnsi="Arial" w:cs="Arial"/>
          <w:sz w:val="20"/>
          <w:szCs w:val="20"/>
        </w:rPr>
        <w:t xml:space="preserve"> Schmerzen in beiden Hüftgelenken bei Ihnen vor. Die Schmerzen hätten in den letzten Monaten so zugenommen, dass er nur noch rollstuhlmobil sei.</w:t>
      </w:r>
      <w:r w:rsidR="122CB59D" w:rsidRPr="47054229">
        <w:rPr>
          <w:rFonts w:ascii="Arial" w:eastAsia="Arial" w:hAnsi="Arial" w:cs="Arial"/>
          <w:sz w:val="20"/>
          <w:szCs w:val="20"/>
        </w:rPr>
        <w:t xml:space="preserve"> Bei dem Patienten sei seit etwa 3 Jahren ein Morbus Bechterew bekannt.</w:t>
      </w:r>
    </w:p>
    <w:p w14:paraId="044295C9" w14:textId="6F045F7C" w:rsidR="00BB0261" w:rsidRDefault="3C5B0DD5" w:rsidP="47054229">
      <w:pPr>
        <w:pStyle w:val="Klausur"/>
        <w:spacing w:after="0"/>
        <w:rPr>
          <w:rFonts w:ascii="Arial" w:eastAsia="Arial" w:hAnsi="Arial" w:cs="Arial"/>
          <w:sz w:val="20"/>
          <w:szCs w:val="20"/>
        </w:rPr>
      </w:pPr>
      <w:r w:rsidRPr="47054229">
        <w:rPr>
          <w:rFonts w:ascii="Arial" w:eastAsia="Arial" w:hAnsi="Arial" w:cs="Arial"/>
          <w:sz w:val="20"/>
          <w:szCs w:val="20"/>
        </w:rPr>
        <w:t>Sie fertigen die nachfolgende Röntgenaufnahme an.</w:t>
      </w:r>
    </w:p>
    <w:p w14:paraId="6D803288" w14:textId="2A586958" w:rsidR="3C5B0DD5" w:rsidRDefault="3C5B0DD5" w:rsidP="47054229">
      <w:pPr>
        <w:pStyle w:val="Klausur"/>
        <w:spacing w:after="0"/>
      </w:pPr>
      <w:r>
        <w:rPr>
          <w:noProof/>
        </w:rPr>
        <w:lastRenderedPageBreak/>
        <w:drawing>
          <wp:inline distT="0" distB="0" distL="0" distR="0" wp14:anchorId="6654907F" wp14:editId="78C45767">
            <wp:extent cx="5762625" cy="5000625"/>
            <wp:effectExtent l="0" t="0" r="0" b="0"/>
            <wp:docPr id="1431658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58700" name="Picture 1431658700"/>
                    <pic:cNvPicPr/>
                  </pic:nvPicPr>
                  <pic:blipFill>
                    <a:blip r:embed="rId10">
                      <a:extLst>
                        <a:ext uri="{28A0092B-C50C-407E-A947-70E740481C1C}">
                          <a14:useLocalDpi xmlns:a14="http://schemas.microsoft.com/office/drawing/2010/main"/>
                        </a:ext>
                      </a:extLst>
                    </a:blip>
                    <a:stretch>
                      <a:fillRect/>
                    </a:stretch>
                  </pic:blipFill>
                  <pic:spPr>
                    <a:xfrm>
                      <a:off x="0" y="0"/>
                      <a:ext cx="5762625" cy="5000625"/>
                    </a:xfrm>
                    <a:prstGeom prst="rect">
                      <a:avLst/>
                    </a:prstGeom>
                  </pic:spPr>
                </pic:pic>
              </a:graphicData>
            </a:graphic>
          </wp:inline>
        </w:drawing>
      </w:r>
      <w:r w:rsidRPr="47054229">
        <w:rPr>
          <w:rFonts w:ascii="Arial" w:eastAsia="Arial" w:hAnsi="Arial" w:cs="Arial"/>
          <w:sz w:val="20"/>
          <w:szCs w:val="20"/>
        </w:rPr>
        <w:t>{Copyright: Lehrstuhl für Orthopädie der Universität Würzburg}</w:t>
      </w:r>
    </w:p>
    <w:p w14:paraId="03F75F47" w14:textId="15E21191" w:rsidR="47054229" w:rsidRDefault="47054229" w:rsidP="47054229">
      <w:pPr>
        <w:pStyle w:val="Klausur"/>
        <w:spacing w:after="0"/>
        <w:rPr>
          <w:rFonts w:ascii="Arial" w:eastAsia="Arial" w:hAnsi="Arial" w:cs="Arial"/>
          <w:sz w:val="20"/>
          <w:szCs w:val="20"/>
        </w:rPr>
      </w:pPr>
    </w:p>
    <w:p w14:paraId="0978E8B6" w14:textId="77777777" w:rsidR="00BB0261" w:rsidRDefault="00BB0261" w:rsidP="510BD6AC">
      <w:pPr>
        <w:pStyle w:val="Klausur"/>
        <w:spacing w:after="0"/>
        <w:rPr>
          <w:rFonts w:ascii="Arial" w:eastAsia="Arial" w:hAnsi="Arial" w:cs="Arial"/>
          <w:sz w:val="20"/>
          <w:szCs w:val="20"/>
        </w:rPr>
      </w:pPr>
      <w:r w:rsidRPr="510BD6AC">
        <w:rPr>
          <w:rFonts w:ascii="Arial" w:eastAsia="Arial" w:hAnsi="Arial" w:cs="Arial"/>
          <w:b/>
          <w:bCs/>
          <w:sz w:val="20"/>
          <w:szCs w:val="20"/>
        </w:rPr>
        <w:t>--</w:t>
      </w:r>
    </w:p>
    <w:p w14:paraId="5B8D43A9" w14:textId="543DC92D" w:rsidR="00BB0261" w:rsidRDefault="292ECAA4" w:rsidP="510BD6AC">
      <w:pPr>
        <w:pStyle w:val="Klausur"/>
        <w:spacing w:after="0"/>
        <w:rPr>
          <w:rFonts w:ascii="Arial" w:eastAsia="Arial" w:hAnsi="Arial" w:cs="Arial"/>
          <w:sz w:val="20"/>
          <w:szCs w:val="20"/>
        </w:rPr>
      </w:pPr>
      <w:r w:rsidRPr="47054229">
        <w:rPr>
          <w:rFonts w:ascii="Arial" w:eastAsia="Arial" w:hAnsi="Arial" w:cs="Arial"/>
          <w:sz w:val="20"/>
          <w:szCs w:val="20"/>
        </w:rPr>
        <w:t xml:space="preserve">15. </w:t>
      </w:r>
      <w:r w:rsidR="3EFA8A68" w:rsidRPr="47054229">
        <w:rPr>
          <w:rFonts w:ascii="Arial" w:eastAsia="Arial" w:hAnsi="Arial" w:cs="Arial"/>
          <w:sz w:val="20"/>
          <w:szCs w:val="20"/>
        </w:rPr>
        <w:t>W</w:t>
      </w:r>
      <w:r w:rsidR="0DF232CC" w:rsidRPr="47054229">
        <w:rPr>
          <w:rFonts w:ascii="Arial" w:eastAsia="Arial" w:hAnsi="Arial" w:cs="Arial"/>
          <w:sz w:val="20"/>
          <w:szCs w:val="20"/>
        </w:rPr>
        <w:t xml:space="preserve">as ist unter Berücksichtigung </w:t>
      </w:r>
      <w:r w:rsidR="5571E889" w:rsidRPr="47054229">
        <w:rPr>
          <w:rFonts w:ascii="Arial" w:eastAsia="Arial" w:hAnsi="Arial" w:cs="Arial"/>
          <w:sz w:val="20"/>
          <w:szCs w:val="20"/>
        </w:rPr>
        <w:t xml:space="preserve">der </w:t>
      </w:r>
      <w:r w:rsidR="7FE5FB79" w:rsidRPr="47054229">
        <w:rPr>
          <w:rFonts w:ascii="Arial" w:eastAsia="Arial" w:hAnsi="Arial" w:cs="Arial"/>
          <w:sz w:val="20"/>
          <w:szCs w:val="20"/>
        </w:rPr>
        <w:t xml:space="preserve">aktuellen </w:t>
      </w:r>
      <w:r w:rsidR="5571E889" w:rsidRPr="47054229">
        <w:rPr>
          <w:rFonts w:ascii="Arial" w:eastAsia="Arial" w:hAnsi="Arial" w:cs="Arial"/>
          <w:sz w:val="20"/>
          <w:szCs w:val="20"/>
        </w:rPr>
        <w:t xml:space="preserve">Anamnese und des Röntgenbildes </w:t>
      </w:r>
      <w:r w:rsidR="7FC7C010" w:rsidRPr="47054229">
        <w:rPr>
          <w:rFonts w:ascii="Arial" w:eastAsia="Arial" w:hAnsi="Arial" w:cs="Arial"/>
          <w:sz w:val="20"/>
          <w:szCs w:val="20"/>
        </w:rPr>
        <w:t xml:space="preserve">von den unten </w:t>
      </w:r>
      <w:proofErr w:type="gramStart"/>
      <w:r w:rsidR="7FC7C010" w:rsidRPr="47054229">
        <w:rPr>
          <w:rFonts w:ascii="Arial" w:eastAsia="Arial" w:hAnsi="Arial" w:cs="Arial"/>
          <w:sz w:val="20"/>
          <w:szCs w:val="20"/>
        </w:rPr>
        <w:t>aufgeführten</w:t>
      </w:r>
      <w:proofErr w:type="gramEnd"/>
      <w:r w:rsidR="7FC7C010" w:rsidRPr="47054229">
        <w:rPr>
          <w:rFonts w:ascii="Arial" w:eastAsia="Arial" w:hAnsi="Arial" w:cs="Arial"/>
          <w:sz w:val="20"/>
          <w:szCs w:val="20"/>
        </w:rPr>
        <w:t xml:space="preserve"> </w:t>
      </w:r>
      <w:r w:rsidR="5571E889" w:rsidRPr="47054229">
        <w:rPr>
          <w:rFonts w:ascii="Arial" w:eastAsia="Arial" w:hAnsi="Arial" w:cs="Arial"/>
          <w:sz w:val="20"/>
          <w:szCs w:val="20"/>
        </w:rPr>
        <w:t>die wahrscheinlichste Diagnose</w:t>
      </w:r>
      <w:r w:rsidR="686C0597" w:rsidRPr="47054229">
        <w:rPr>
          <w:rFonts w:ascii="Arial" w:eastAsia="Arial" w:hAnsi="Arial" w:cs="Arial"/>
          <w:sz w:val="20"/>
          <w:szCs w:val="20"/>
        </w:rPr>
        <w:t>?</w:t>
      </w:r>
    </w:p>
    <w:p w14:paraId="3F7B2CBC" w14:textId="7E60AA47" w:rsidR="00BB0261" w:rsidRDefault="00BB0261" w:rsidP="510BD6AC">
      <w:pPr>
        <w:rPr>
          <w:rFonts w:ascii="Arial" w:eastAsia="Arial" w:hAnsi="Arial" w:cs="Arial"/>
          <w:sz w:val="20"/>
          <w:szCs w:val="20"/>
        </w:rPr>
      </w:pPr>
      <w:proofErr w:type="spellStart"/>
      <w:proofErr w:type="gramStart"/>
      <w:r w:rsidRPr="510BD6AC">
        <w:rPr>
          <w:rFonts w:ascii="Arial" w:eastAsia="Arial" w:hAnsi="Arial" w:cs="Arial"/>
          <w:sz w:val="20"/>
          <w:szCs w:val="20"/>
        </w:rPr>
        <w:t>Typ:</w:t>
      </w:r>
      <w:r w:rsidR="539CB62A" w:rsidRPr="510BD6AC">
        <w:rPr>
          <w:rFonts w:ascii="Arial" w:eastAsia="Arial" w:hAnsi="Arial" w:cs="Arial"/>
          <w:sz w:val="20"/>
          <w:szCs w:val="20"/>
        </w:rPr>
        <w:t>TypA</w:t>
      </w:r>
      <w:proofErr w:type="spellEnd"/>
      <w:proofErr w:type="gramEnd"/>
    </w:p>
    <w:p w14:paraId="0C39055E" w14:textId="51D015AA" w:rsidR="035A5CE5" w:rsidRDefault="46BDADF4" w:rsidP="510BD6AC">
      <w:pPr>
        <w:pStyle w:val="Listenabsatz"/>
        <w:numPr>
          <w:ilvl w:val="0"/>
          <w:numId w:val="36"/>
        </w:numPr>
        <w:rPr>
          <w:rFonts w:ascii="Arial" w:eastAsia="Arial" w:hAnsi="Arial" w:cs="Arial"/>
          <w:sz w:val="20"/>
          <w:szCs w:val="20"/>
        </w:rPr>
      </w:pPr>
      <w:r w:rsidRPr="47054229">
        <w:rPr>
          <w:rFonts w:ascii="Arial" w:eastAsia="Arial" w:hAnsi="Arial" w:cs="Arial"/>
          <w:sz w:val="20"/>
          <w:szCs w:val="20"/>
        </w:rPr>
        <w:t>Unklarer Tumor an beiden Hüftköpfen</w:t>
      </w:r>
    </w:p>
    <w:p w14:paraId="4087971D" w14:textId="1BD5FB9C" w:rsidR="46BDADF4" w:rsidRDefault="46BDADF4" w:rsidP="47054229">
      <w:pPr>
        <w:pStyle w:val="Listenabsatz"/>
        <w:numPr>
          <w:ilvl w:val="0"/>
          <w:numId w:val="36"/>
        </w:numPr>
        <w:rPr>
          <w:rFonts w:ascii="Arial" w:eastAsia="Arial" w:hAnsi="Arial" w:cs="Arial"/>
          <w:b/>
          <w:bCs/>
          <w:sz w:val="20"/>
          <w:szCs w:val="20"/>
        </w:rPr>
      </w:pPr>
      <w:proofErr w:type="spellStart"/>
      <w:r w:rsidRPr="47054229">
        <w:rPr>
          <w:rFonts w:ascii="Arial" w:eastAsia="Arial" w:hAnsi="Arial" w:cs="Arial"/>
          <w:b/>
          <w:bCs/>
          <w:sz w:val="20"/>
          <w:szCs w:val="20"/>
        </w:rPr>
        <w:t>Ankylosierende</w:t>
      </w:r>
      <w:proofErr w:type="spellEnd"/>
      <w:r w:rsidRPr="47054229">
        <w:rPr>
          <w:rFonts w:ascii="Arial" w:eastAsia="Arial" w:hAnsi="Arial" w:cs="Arial"/>
          <w:b/>
          <w:bCs/>
          <w:sz w:val="20"/>
          <w:szCs w:val="20"/>
        </w:rPr>
        <w:t xml:space="preserve"> </w:t>
      </w:r>
      <w:proofErr w:type="spellStart"/>
      <w:r w:rsidRPr="47054229">
        <w:rPr>
          <w:rFonts w:ascii="Arial" w:eastAsia="Arial" w:hAnsi="Arial" w:cs="Arial"/>
          <w:b/>
          <w:bCs/>
          <w:sz w:val="20"/>
          <w:szCs w:val="20"/>
        </w:rPr>
        <w:t>Coxarthrose</w:t>
      </w:r>
      <w:proofErr w:type="spellEnd"/>
      <w:r w:rsidRPr="47054229">
        <w:rPr>
          <w:rFonts w:ascii="Arial" w:eastAsia="Arial" w:hAnsi="Arial" w:cs="Arial"/>
          <w:b/>
          <w:bCs/>
          <w:sz w:val="20"/>
          <w:szCs w:val="20"/>
        </w:rPr>
        <w:t xml:space="preserve"> beidseits</w:t>
      </w:r>
    </w:p>
    <w:p w14:paraId="2C63841A" w14:textId="1DC9B1EF" w:rsidR="19B5007D" w:rsidRDefault="46BDADF4" w:rsidP="510BD6AC">
      <w:pPr>
        <w:pStyle w:val="Listenabsatz"/>
        <w:numPr>
          <w:ilvl w:val="0"/>
          <w:numId w:val="36"/>
        </w:numPr>
        <w:rPr>
          <w:rFonts w:ascii="Arial" w:eastAsia="Arial" w:hAnsi="Arial" w:cs="Arial"/>
          <w:sz w:val="20"/>
          <w:szCs w:val="20"/>
        </w:rPr>
      </w:pPr>
      <w:r w:rsidRPr="47054229">
        <w:rPr>
          <w:rFonts w:ascii="Arial" w:eastAsia="Arial" w:hAnsi="Arial" w:cs="Arial"/>
          <w:sz w:val="20"/>
          <w:szCs w:val="20"/>
        </w:rPr>
        <w:t>Alte mediale Schenkelhalsfraktur beidseits</w:t>
      </w:r>
    </w:p>
    <w:p w14:paraId="02B65C95" w14:textId="7A536B2B" w:rsidR="19B5007D" w:rsidRDefault="46BDADF4" w:rsidP="510BD6AC">
      <w:pPr>
        <w:pStyle w:val="Listenabsatz"/>
        <w:numPr>
          <w:ilvl w:val="0"/>
          <w:numId w:val="36"/>
        </w:numPr>
        <w:rPr>
          <w:rFonts w:ascii="Arial" w:eastAsia="Arial" w:hAnsi="Arial" w:cs="Arial"/>
          <w:sz w:val="20"/>
          <w:szCs w:val="20"/>
        </w:rPr>
      </w:pPr>
      <w:r w:rsidRPr="47054229">
        <w:rPr>
          <w:rFonts w:ascii="Arial" w:eastAsia="Arial" w:hAnsi="Arial" w:cs="Arial"/>
          <w:sz w:val="20"/>
          <w:szCs w:val="20"/>
        </w:rPr>
        <w:t xml:space="preserve">Angeborene </w:t>
      </w:r>
      <w:r w:rsidR="3A24911D" w:rsidRPr="47054229">
        <w:rPr>
          <w:rFonts w:ascii="Arial" w:eastAsia="Arial" w:hAnsi="Arial" w:cs="Arial"/>
          <w:sz w:val="20"/>
          <w:szCs w:val="20"/>
        </w:rPr>
        <w:t>Hüftdysplasie rechts</w:t>
      </w:r>
    </w:p>
    <w:p w14:paraId="72E30125" w14:textId="23C11028" w:rsidR="4289EB49" w:rsidRDefault="4289EB49" w:rsidP="47054229">
      <w:pPr>
        <w:pStyle w:val="Listenabsatz"/>
        <w:numPr>
          <w:ilvl w:val="0"/>
          <w:numId w:val="36"/>
        </w:numPr>
        <w:rPr>
          <w:rFonts w:ascii="Arial" w:eastAsia="Arial" w:hAnsi="Arial" w:cs="Arial"/>
          <w:sz w:val="20"/>
          <w:szCs w:val="20"/>
        </w:rPr>
      </w:pPr>
      <w:r w:rsidRPr="47054229">
        <w:rPr>
          <w:rFonts w:ascii="Arial" w:eastAsia="Arial" w:hAnsi="Arial" w:cs="Arial"/>
          <w:sz w:val="20"/>
          <w:szCs w:val="20"/>
        </w:rPr>
        <w:t>Idiopathische Hüftkopfnekrose beidseits</w:t>
      </w:r>
    </w:p>
    <w:p w14:paraId="4F4457B4" w14:textId="1AC2988B" w:rsidR="510BD6AC" w:rsidRDefault="510BD6AC" w:rsidP="510BD6AC">
      <w:pPr>
        <w:pStyle w:val="Klausur"/>
        <w:spacing w:after="0"/>
        <w:rPr>
          <w:rFonts w:ascii="Arial" w:eastAsia="Arial" w:hAnsi="Arial" w:cs="Arial"/>
          <w:b/>
          <w:bCs/>
          <w:sz w:val="20"/>
          <w:szCs w:val="20"/>
        </w:rPr>
      </w:pPr>
    </w:p>
    <w:p w14:paraId="0B695097" w14:textId="49EE4D1D" w:rsidR="47054229" w:rsidRDefault="47054229" w:rsidP="47054229">
      <w:pPr>
        <w:pStyle w:val="Klausur"/>
        <w:spacing w:after="0"/>
        <w:rPr>
          <w:rFonts w:ascii="Arial" w:eastAsia="Arial" w:hAnsi="Arial" w:cs="Arial"/>
          <w:b/>
          <w:bCs/>
          <w:sz w:val="20"/>
          <w:szCs w:val="20"/>
        </w:rPr>
      </w:pPr>
    </w:p>
    <w:p w14:paraId="28F652F8" w14:textId="77777777"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16</w:t>
      </w:r>
    </w:p>
    <w:p w14:paraId="0CD9A9D2" w14:textId="4C6BE1DE"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155499D6" w14:textId="77777777" w:rsidR="00BB0261" w:rsidRDefault="00BB0261" w:rsidP="00BB0261">
      <w:pPr>
        <w:spacing w:after="0" w:line="240" w:lineRule="auto"/>
        <w:rPr>
          <w:ins w:id="26" w:author="Entwistle, Andrew" w:date="2026-01-15T12:08:00Z"/>
          <w:rFonts w:ascii="Arial" w:eastAsia="Arial" w:hAnsi="Arial" w:cs="Arial"/>
          <w:sz w:val="20"/>
          <w:szCs w:val="20"/>
        </w:rPr>
      </w:pPr>
    </w:p>
    <w:p w14:paraId="038E8E2B" w14:textId="3F87582E" w:rsidR="00513E07" w:rsidRDefault="00513E07" w:rsidP="00BB0261">
      <w:pPr>
        <w:spacing w:after="0" w:line="240" w:lineRule="auto"/>
        <w:rPr>
          <w:rFonts w:ascii="Arial" w:eastAsia="Arial" w:hAnsi="Arial" w:cs="Arial"/>
          <w:sz w:val="20"/>
          <w:szCs w:val="20"/>
        </w:rPr>
      </w:pPr>
      <w:moveToRangeStart w:id="27" w:author="Entwistle, Andrew" w:date="2026-01-15T12:08:00Z" w:name="move219371346"/>
      <w:moveTo w:id="28" w:author="Entwistle, Andrew" w:date="2026-01-15T12:08:00Z">
        <w:r w:rsidRPr="0BBD74BD">
          <w:rPr>
            <w:rFonts w:ascii="Arial" w:eastAsia="Arial" w:hAnsi="Arial" w:cs="Arial"/>
            <w:sz w:val="20"/>
            <w:szCs w:val="20"/>
          </w:rPr>
          <w:t xml:space="preserve">Ein wichtiger klinischer Test vor Implantation einer </w:t>
        </w:r>
        <w:proofErr w:type="spellStart"/>
        <w:r w:rsidRPr="0BBD74BD">
          <w:rPr>
            <w:rFonts w:ascii="Arial" w:eastAsia="Arial" w:hAnsi="Arial" w:cs="Arial"/>
            <w:sz w:val="20"/>
            <w:szCs w:val="20"/>
          </w:rPr>
          <w:t>Hüftendoprothese</w:t>
        </w:r>
        <w:proofErr w:type="spellEnd"/>
        <w:r w:rsidRPr="0BBD74BD">
          <w:rPr>
            <w:rFonts w:ascii="Arial" w:eastAsia="Arial" w:hAnsi="Arial" w:cs="Arial"/>
            <w:sz w:val="20"/>
            <w:szCs w:val="20"/>
          </w:rPr>
          <w:t>, ist das Trendelenburg-Zeichen.</w:t>
        </w:r>
      </w:moveTo>
      <w:moveToRangeEnd w:id="27"/>
    </w:p>
    <w:p w14:paraId="699E5139" w14:textId="77777777" w:rsidR="00BB0261" w:rsidRDefault="00BB0261" w:rsidP="00BB0261">
      <w:pPr>
        <w:pStyle w:val="Klausur"/>
        <w:spacing w:after="0"/>
        <w:rPr>
          <w:rFonts w:ascii="Arial" w:eastAsia="Arial" w:hAnsi="Arial" w:cs="Arial"/>
          <w:sz w:val="20"/>
          <w:szCs w:val="20"/>
        </w:rPr>
      </w:pPr>
      <w:r w:rsidRPr="58F89BD0">
        <w:rPr>
          <w:rFonts w:ascii="Arial" w:eastAsia="Arial" w:hAnsi="Arial" w:cs="Arial"/>
          <w:sz w:val="20"/>
          <w:szCs w:val="20"/>
        </w:rPr>
        <w:t>--</w:t>
      </w:r>
    </w:p>
    <w:p w14:paraId="799EF788" w14:textId="487B7A3B" w:rsidR="00BB0261" w:rsidRDefault="00BB0261" w:rsidP="00BB0261">
      <w:pPr>
        <w:spacing w:after="0" w:line="240" w:lineRule="auto"/>
        <w:rPr>
          <w:rFonts w:ascii="Arial" w:eastAsia="Arial" w:hAnsi="Arial" w:cs="Arial"/>
          <w:sz w:val="20"/>
          <w:szCs w:val="20"/>
        </w:rPr>
      </w:pPr>
      <w:r w:rsidRPr="0BBD74BD">
        <w:rPr>
          <w:rFonts w:ascii="Arial" w:eastAsia="Arial" w:hAnsi="Arial" w:cs="Arial"/>
          <w:sz w:val="20"/>
          <w:szCs w:val="20"/>
        </w:rPr>
        <w:t xml:space="preserve">16. </w:t>
      </w:r>
      <w:moveFromRangeStart w:id="29" w:author="Entwistle, Andrew" w:date="2026-01-15T12:08:00Z" w:name="move219371346"/>
      <w:moveFrom w:id="30" w:author="Entwistle, Andrew" w:date="2026-01-15T12:08:00Z">
        <w:r w:rsidRPr="0BBD74BD" w:rsidDel="00513E07">
          <w:rPr>
            <w:rFonts w:ascii="Arial" w:eastAsia="Arial" w:hAnsi="Arial" w:cs="Arial"/>
            <w:sz w:val="20"/>
            <w:szCs w:val="20"/>
          </w:rPr>
          <w:t xml:space="preserve">Ein wichtiger klinischer Test vor Implantation einer Hüftendoprothese, ist </w:t>
        </w:r>
        <w:r w:rsidR="1C835E51" w:rsidRPr="0BBD74BD" w:rsidDel="00513E07">
          <w:rPr>
            <w:rFonts w:ascii="Arial" w:eastAsia="Arial" w:hAnsi="Arial" w:cs="Arial"/>
            <w:sz w:val="20"/>
            <w:szCs w:val="20"/>
          </w:rPr>
          <w:t>das</w:t>
        </w:r>
        <w:r w:rsidRPr="0BBD74BD" w:rsidDel="00513E07">
          <w:rPr>
            <w:rFonts w:ascii="Arial" w:eastAsia="Arial" w:hAnsi="Arial" w:cs="Arial"/>
            <w:sz w:val="20"/>
            <w:szCs w:val="20"/>
          </w:rPr>
          <w:t xml:space="preserve"> Trendelenburg-Zeichen.</w:t>
        </w:r>
      </w:moveFrom>
      <w:moveFromRangeEnd w:id="29"/>
    </w:p>
    <w:p w14:paraId="659AB613" w14:textId="46D874BD" w:rsidR="13C724A8" w:rsidRDefault="6E15CF73" w:rsidP="47054229">
      <w:pPr>
        <w:spacing w:after="0" w:line="240" w:lineRule="auto"/>
      </w:pPr>
      <w:r w:rsidRPr="47054229">
        <w:rPr>
          <w:rFonts w:ascii="Arial" w:eastAsia="Arial" w:hAnsi="Arial" w:cs="Arial"/>
          <w:sz w:val="20"/>
          <w:szCs w:val="20"/>
        </w:rPr>
        <w:t>W</w:t>
      </w:r>
      <w:r w:rsidR="6A9D086D" w:rsidRPr="47054229">
        <w:rPr>
          <w:rFonts w:ascii="Arial" w:eastAsia="Arial" w:hAnsi="Arial" w:cs="Arial"/>
          <w:sz w:val="20"/>
          <w:szCs w:val="20"/>
        </w:rPr>
        <w:t>elche anatomische Struktur(en) wird/werden klinisch anhand des Trendelenburg-Zeichens geprüft</w:t>
      </w:r>
      <w:r w:rsidRPr="47054229">
        <w:rPr>
          <w:rFonts w:ascii="Arial" w:eastAsia="Arial" w:hAnsi="Arial" w:cs="Arial"/>
          <w:sz w:val="20"/>
          <w:szCs w:val="20"/>
        </w:rPr>
        <w:t>?</w:t>
      </w:r>
    </w:p>
    <w:p w14:paraId="0D232671" w14:textId="77777777" w:rsidR="00BB0261" w:rsidRDefault="00BB0261" w:rsidP="00BB0261">
      <w:pPr>
        <w:spacing w:after="0" w:line="240" w:lineRule="auto"/>
        <w:jc w:val="both"/>
        <w:rPr>
          <w:rFonts w:ascii="Arial" w:eastAsia="Arial" w:hAnsi="Arial" w:cs="Arial"/>
          <w:sz w:val="20"/>
          <w:szCs w:val="20"/>
        </w:rPr>
      </w:pPr>
      <w:proofErr w:type="spellStart"/>
      <w:proofErr w:type="gramStart"/>
      <w:r w:rsidRPr="58F89BD0">
        <w:rPr>
          <w:rFonts w:ascii="Arial" w:eastAsia="Arial" w:hAnsi="Arial" w:cs="Arial"/>
          <w:sz w:val="20"/>
          <w:szCs w:val="20"/>
        </w:rPr>
        <w:t>Typ:TypA</w:t>
      </w:r>
      <w:proofErr w:type="spellEnd"/>
      <w:proofErr w:type="gramEnd"/>
    </w:p>
    <w:p w14:paraId="18866A03" w14:textId="77777777" w:rsidR="00BB0261" w:rsidRDefault="00BB0261" w:rsidP="00BB0261">
      <w:pPr>
        <w:spacing w:after="0" w:line="240" w:lineRule="auto"/>
        <w:rPr>
          <w:rFonts w:ascii="Arial" w:eastAsia="Arial" w:hAnsi="Arial" w:cs="Arial"/>
          <w:sz w:val="20"/>
          <w:szCs w:val="20"/>
        </w:rPr>
      </w:pPr>
    </w:p>
    <w:p w14:paraId="7D9395B0" w14:textId="3014B3F3" w:rsidR="00BB0261" w:rsidRDefault="67D8C69B" w:rsidP="510BD6AC">
      <w:pPr>
        <w:pStyle w:val="Listenabsatz"/>
        <w:numPr>
          <w:ilvl w:val="0"/>
          <w:numId w:val="29"/>
        </w:numPr>
        <w:rPr>
          <w:rFonts w:ascii="Arial" w:eastAsia="Arial" w:hAnsi="Arial" w:cs="Arial"/>
          <w:sz w:val="20"/>
          <w:szCs w:val="20"/>
        </w:rPr>
      </w:pPr>
      <w:r w:rsidRPr="47054229">
        <w:rPr>
          <w:rFonts w:ascii="Arial" w:eastAsia="Arial" w:hAnsi="Arial" w:cs="Arial"/>
          <w:sz w:val="20"/>
          <w:szCs w:val="20"/>
        </w:rPr>
        <w:t>Tractus Iliotibialis</w:t>
      </w:r>
    </w:p>
    <w:p w14:paraId="0703F52A" w14:textId="50F0CB11" w:rsidR="00BB0261" w:rsidRDefault="48A1438B" w:rsidP="47054229">
      <w:pPr>
        <w:pStyle w:val="Listenabsatz"/>
        <w:numPr>
          <w:ilvl w:val="0"/>
          <w:numId w:val="29"/>
        </w:numPr>
        <w:rPr>
          <w:rFonts w:ascii="Arial" w:eastAsia="Arial" w:hAnsi="Arial" w:cs="Arial"/>
          <w:b/>
          <w:bCs/>
          <w:sz w:val="20"/>
          <w:szCs w:val="20"/>
        </w:rPr>
      </w:pPr>
      <w:r w:rsidRPr="0BBD74BD">
        <w:rPr>
          <w:rFonts w:ascii="Arial" w:eastAsia="Arial" w:hAnsi="Arial" w:cs="Arial"/>
          <w:b/>
          <w:bCs/>
          <w:sz w:val="20"/>
          <w:szCs w:val="20"/>
        </w:rPr>
        <w:t>M. gluteus medius</w:t>
      </w:r>
    </w:p>
    <w:p w14:paraId="3DF0BD8D" w14:textId="116B3E8B" w:rsidR="00BB0261" w:rsidRDefault="40BD5D91" w:rsidP="47054229">
      <w:pPr>
        <w:pStyle w:val="Listenabsatz"/>
        <w:numPr>
          <w:ilvl w:val="0"/>
          <w:numId w:val="29"/>
        </w:numPr>
        <w:rPr>
          <w:rFonts w:ascii="Arial" w:eastAsia="Arial" w:hAnsi="Arial" w:cs="Arial"/>
          <w:sz w:val="20"/>
          <w:szCs w:val="20"/>
        </w:rPr>
      </w:pPr>
      <w:r w:rsidRPr="47054229">
        <w:rPr>
          <w:rFonts w:ascii="Arial" w:eastAsia="Arial" w:hAnsi="Arial" w:cs="Arial"/>
          <w:sz w:val="20"/>
          <w:szCs w:val="20"/>
        </w:rPr>
        <w:t xml:space="preserve">M. quadriceps </w:t>
      </w:r>
      <w:proofErr w:type="spellStart"/>
      <w:r w:rsidRPr="47054229">
        <w:rPr>
          <w:rFonts w:ascii="Arial" w:eastAsia="Arial" w:hAnsi="Arial" w:cs="Arial"/>
          <w:sz w:val="20"/>
          <w:szCs w:val="20"/>
        </w:rPr>
        <w:t>femoris</w:t>
      </w:r>
      <w:proofErr w:type="spellEnd"/>
    </w:p>
    <w:p w14:paraId="7756726F" w14:textId="175178C2" w:rsidR="00BB0261" w:rsidRDefault="12405130" w:rsidP="510BD6AC">
      <w:pPr>
        <w:pStyle w:val="Listenabsatz"/>
        <w:numPr>
          <w:ilvl w:val="0"/>
          <w:numId w:val="29"/>
        </w:numPr>
        <w:rPr>
          <w:rFonts w:ascii="Arial" w:eastAsia="Arial" w:hAnsi="Arial" w:cs="Arial"/>
          <w:sz w:val="20"/>
          <w:szCs w:val="20"/>
        </w:rPr>
      </w:pPr>
      <w:r w:rsidRPr="47054229">
        <w:rPr>
          <w:rFonts w:ascii="Arial" w:eastAsia="Arial" w:hAnsi="Arial" w:cs="Arial"/>
          <w:sz w:val="20"/>
          <w:szCs w:val="20"/>
        </w:rPr>
        <w:t xml:space="preserve">N. </w:t>
      </w:r>
      <w:proofErr w:type="spellStart"/>
      <w:r w:rsidRPr="47054229">
        <w:rPr>
          <w:rFonts w:ascii="Arial" w:eastAsia="Arial" w:hAnsi="Arial" w:cs="Arial"/>
          <w:sz w:val="20"/>
          <w:szCs w:val="20"/>
        </w:rPr>
        <w:t>femoris</w:t>
      </w:r>
      <w:proofErr w:type="spellEnd"/>
    </w:p>
    <w:p w14:paraId="7120FAE9" w14:textId="74DB8046" w:rsidR="6E443684" w:rsidRPr="0010584B" w:rsidRDefault="12405130" w:rsidP="510BD6AC">
      <w:pPr>
        <w:pStyle w:val="Listenabsatz"/>
        <w:numPr>
          <w:ilvl w:val="0"/>
          <w:numId w:val="29"/>
        </w:numPr>
        <w:rPr>
          <w:rFonts w:ascii="Arial" w:eastAsia="Arial" w:hAnsi="Arial" w:cs="Arial"/>
          <w:sz w:val="20"/>
          <w:szCs w:val="20"/>
          <w:lang w:val="en-GB"/>
        </w:rPr>
      </w:pPr>
      <w:proofErr w:type="spellStart"/>
      <w:r w:rsidRPr="0010584B">
        <w:rPr>
          <w:rFonts w:ascii="Arial" w:eastAsia="Arial" w:hAnsi="Arial" w:cs="Arial"/>
          <w:sz w:val="20"/>
          <w:szCs w:val="20"/>
          <w:lang w:val="en-GB"/>
        </w:rPr>
        <w:t>Schenkelhalskonfiguration</w:t>
      </w:r>
      <w:proofErr w:type="spellEnd"/>
      <w:r w:rsidRPr="0010584B">
        <w:rPr>
          <w:rFonts w:ascii="Arial" w:eastAsia="Arial" w:hAnsi="Arial" w:cs="Arial"/>
          <w:sz w:val="20"/>
          <w:szCs w:val="20"/>
          <w:lang w:val="en-GB"/>
        </w:rPr>
        <w:t xml:space="preserve"> (Coxa </w:t>
      </w:r>
      <w:proofErr w:type="spellStart"/>
      <w:r w:rsidRPr="0010584B">
        <w:rPr>
          <w:rFonts w:ascii="Arial" w:eastAsia="Arial" w:hAnsi="Arial" w:cs="Arial"/>
          <w:sz w:val="20"/>
          <w:szCs w:val="20"/>
          <w:lang w:val="en-GB"/>
        </w:rPr>
        <w:t>vara</w:t>
      </w:r>
      <w:proofErr w:type="spellEnd"/>
      <w:r w:rsidRPr="0010584B">
        <w:rPr>
          <w:rFonts w:ascii="Arial" w:eastAsia="Arial" w:hAnsi="Arial" w:cs="Arial"/>
          <w:sz w:val="20"/>
          <w:szCs w:val="20"/>
          <w:lang w:val="en-GB"/>
        </w:rPr>
        <w:t xml:space="preserve">, Coxa </w:t>
      </w:r>
      <w:proofErr w:type="spellStart"/>
      <w:r w:rsidRPr="0010584B">
        <w:rPr>
          <w:rFonts w:ascii="Arial" w:eastAsia="Arial" w:hAnsi="Arial" w:cs="Arial"/>
          <w:sz w:val="20"/>
          <w:szCs w:val="20"/>
          <w:lang w:val="en-GB"/>
        </w:rPr>
        <w:t>valga</w:t>
      </w:r>
      <w:proofErr w:type="spellEnd"/>
      <w:r w:rsidRPr="0010584B">
        <w:rPr>
          <w:rFonts w:ascii="Arial" w:eastAsia="Arial" w:hAnsi="Arial" w:cs="Arial"/>
          <w:sz w:val="20"/>
          <w:szCs w:val="20"/>
          <w:lang w:val="en-GB"/>
        </w:rPr>
        <w:t>)</w:t>
      </w:r>
    </w:p>
    <w:p w14:paraId="4A710BDA" w14:textId="77777777" w:rsidR="00BB0261" w:rsidRPr="0010584B" w:rsidRDefault="00BB0261" w:rsidP="00BB0261">
      <w:pPr>
        <w:spacing w:after="0" w:line="240" w:lineRule="auto"/>
        <w:rPr>
          <w:rFonts w:ascii="Arial" w:eastAsia="Arial" w:hAnsi="Arial" w:cs="Arial"/>
          <w:sz w:val="20"/>
          <w:szCs w:val="20"/>
          <w:lang w:val="en-GB"/>
        </w:rPr>
      </w:pPr>
    </w:p>
    <w:p w14:paraId="7AB82233" w14:textId="3D2D72FD" w:rsidR="510BD6AC" w:rsidRPr="0010584B" w:rsidRDefault="510BD6AC" w:rsidP="510BD6AC">
      <w:pPr>
        <w:spacing w:after="0" w:line="240" w:lineRule="auto"/>
        <w:rPr>
          <w:rFonts w:ascii="Arial" w:eastAsia="Arial" w:hAnsi="Arial" w:cs="Arial"/>
          <w:sz w:val="20"/>
          <w:szCs w:val="20"/>
          <w:lang w:val="en-GB"/>
        </w:rPr>
      </w:pPr>
    </w:p>
    <w:p w14:paraId="6DE08A07" w14:textId="77777777" w:rsidR="00BB0261" w:rsidRPr="00BB0261" w:rsidRDefault="292ECAA4" w:rsidP="3DDB5FF2">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17</w:t>
      </w:r>
    </w:p>
    <w:p w14:paraId="5A1C1498" w14:textId="5EB10D32"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024EF459" w14:textId="77777777" w:rsidR="00BB0261" w:rsidRDefault="00BB0261" w:rsidP="00BB0261">
      <w:pPr>
        <w:pStyle w:val="Klausur"/>
        <w:spacing w:after="0"/>
        <w:rPr>
          <w:rFonts w:ascii="Arial" w:eastAsia="Arial" w:hAnsi="Arial" w:cs="Arial"/>
          <w:sz w:val="20"/>
          <w:szCs w:val="20"/>
        </w:rPr>
      </w:pPr>
    </w:p>
    <w:p w14:paraId="13EE3D06" w14:textId="489D1289" w:rsidR="23D7C3B4" w:rsidRDefault="23D7C3B4" w:rsidP="47054229">
      <w:pPr>
        <w:pStyle w:val="Klausur"/>
        <w:spacing w:after="0"/>
        <w:rPr>
          <w:rFonts w:ascii="Arial" w:eastAsia="Arial" w:hAnsi="Arial" w:cs="Arial"/>
          <w:sz w:val="20"/>
          <w:szCs w:val="20"/>
        </w:rPr>
      </w:pPr>
      <w:r w:rsidRPr="47054229">
        <w:rPr>
          <w:rFonts w:ascii="Arial" w:eastAsia="Arial" w:hAnsi="Arial" w:cs="Arial"/>
          <w:sz w:val="20"/>
          <w:szCs w:val="20"/>
        </w:rPr>
        <w:t xml:space="preserve">Eine 66-jährige Patientin stellt sich 18 Monate nach Implantation einer </w:t>
      </w:r>
      <w:proofErr w:type="spellStart"/>
      <w:r w:rsidRPr="47054229">
        <w:rPr>
          <w:rFonts w:ascii="Arial" w:eastAsia="Arial" w:hAnsi="Arial" w:cs="Arial"/>
          <w:sz w:val="20"/>
          <w:szCs w:val="20"/>
        </w:rPr>
        <w:t>Kniegelenksendoprothese</w:t>
      </w:r>
      <w:proofErr w:type="spellEnd"/>
      <w:r w:rsidRPr="47054229">
        <w:rPr>
          <w:rFonts w:ascii="Arial" w:eastAsia="Arial" w:hAnsi="Arial" w:cs="Arial"/>
          <w:sz w:val="20"/>
          <w:szCs w:val="20"/>
        </w:rPr>
        <w:t xml:space="preserve"> mit intraoperativem Erhalt des hinteren Kreuzbandes in </w:t>
      </w:r>
      <w:r w:rsidR="350B2CF1" w:rsidRPr="47054229">
        <w:rPr>
          <w:rFonts w:ascii="Arial" w:eastAsia="Arial" w:hAnsi="Arial" w:cs="Arial"/>
          <w:sz w:val="20"/>
          <w:szCs w:val="20"/>
        </w:rPr>
        <w:t xml:space="preserve">Ihrer Sprechstunde vor. Die Vorstellung erfolgt </w:t>
      </w:r>
      <w:r w:rsidRPr="47054229">
        <w:rPr>
          <w:rFonts w:ascii="Arial" w:eastAsia="Arial" w:hAnsi="Arial" w:cs="Arial"/>
          <w:sz w:val="20"/>
          <w:szCs w:val="20"/>
        </w:rPr>
        <w:t>aufgrund von Knieinstabilität beim Treppenabsteigen</w:t>
      </w:r>
      <w:r w:rsidR="115BE491" w:rsidRPr="47054229">
        <w:rPr>
          <w:rFonts w:ascii="Arial" w:eastAsia="Arial" w:hAnsi="Arial" w:cs="Arial"/>
          <w:sz w:val="20"/>
          <w:szCs w:val="20"/>
        </w:rPr>
        <w:t xml:space="preserve">. Zudem </w:t>
      </w:r>
      <w:r w:rsidRPr="47054229">
        <w:rPr>
          <w:rFonts w:ascii="Arial" w:eastAsia="Arial" w:hAnsi="Arial" w:cs="Arial"/>
          <w:sz w:val="20"/>
          <w:szCs w:val="20"/>
        </w:rPr>
        <w:t xml:space="preserve">berichtet </w:t>
      </w:r>
      <w:r w:rsidR="24695B02" w:rsidRPr="47054229">
        <w:rPr>
          <w:rFonts w:ascii="Arial" w:eastAsia="Arial" w:hAnsi="Arial" w:cs="Arial"/>
          <w:sz w:val="20"/>
          <w:szCs w:val="20"/>
        </w:rPr>
        <w:t xml:space="preserve">sie </w:t>
      </w:r>
      <w:r w:rsidRPr="47054229">
        <w:rPr>
          <w:rFonts w:ascii="Arial" w:eastAsia="Arial" w:hAnsi="Arial" w:cs="Arial"/>
          <w:sz w:val="20"/>
          <w:szCs w:val="20"/>
        </w:rPr>
        <w:t>über wiederkehrende Gelenkergüsse.</w:t>
      </w:r>
    </w:p>
    <w:p w14:paraId="29E1B21B" w14:textId="6B822C4A" w:rsidR="47054229" w:rsidRDefault="47054229" w:rsidP="47054229">
      <w:pPr>
        <w:pStyle w:val="Klausur"/>
        <w:spacing w:after="0"/>
        <w:rPr>
          <w:rFonts w:ascii="Arial" w:eastAsia="Arial" w:hAnsi="Arial" w:cs="Arial"/>
          <w:sz w:val="20"/>
          <w:szCs w:val="20"/>
        </w:rPr>
      </w:pPr>
    </w:p>
    <w:p w14:paraId="278F5672" w14:textId="54360BBA" w:rsidR="23D7C3B4" w:rsidRDefault="23D7C3B4" w:rsidP="47054229">
      <w:pPr>
        <w:pStyle w:val="Klausur"/>
        <w:spacing w:after="0"/>
        <w:rPr>
          <w:rFonts w:ascii="Arial" w:eastAsia="Arial" w:hAnsi="Arial" w:cs="Arial"/>
          <w:sz w:val="20"/>
          <w:szCs w:val="20"/>
        </w:rPr>
      </w:pPr>
      <w:r w:rsidRPr="47054229">
        <w:rPr>
          <w:rFonts w:ascii="Arial" w:eastAsia="Arial" w:hAnsi="Arial" w:cs="Arial"/>
          <w:sz w:val="20"/>
          <w:szCs w:val="20"/>
        </w:rPr>
        <w:t>D</w:t>
      </w:r>
      <w:r w:rsidR="18BB6EFE" w:rsidRPr="47054229">
        <w:rPr>
          <w:rFonts w:ascii="Arial" w:eastAsia="Arial" w:hAnsi="Arial" w:cs="Arial"/>
          <w:sz w:val="20"/>
          <w:szCs w:val="20"/>
        </w:rPr>
        <w:t>as angefertigte Röntgenbild ist</w:t>
      </w:r>
      <w:r w:rsidRPr="47054229">
        <w:rPr>
          <w:rFonts w:ascii="Arial" w:eastAsia="Arial" w:hAnsi="Arial" w:cs="Arial"/>
          <w:sz w:val="20"/>
          <w:szCs w:val="20"/>
        </w:rPr>
        <w:t xml:space="preserve"> in der Abbildung dargestellt.</w:t>
      </w:r>
    </w:p>
    <w:p w14:paraId="4686A415" w14:textId="1D1DFE87" w:rsidR="510BD6AC" w:rsidRDefault="510BD6AC" w:rsidP="510BD6AC">
      <w:pPr>
        <w:pStyle w:val="Klausur"/>
        <w:spacing w:after="0"/>
        <w:rPr>
          <w:rFonts w:ascii="Arial" w:eastAsia="Arial" w:hAnsi="Arial" w:cs="Arial"/>
          <w:sz w:val="20"/>
          <w:szCs w:val="20"/>
        </w:rPr>
      </w:pPr>
    </w:p>
    <w:p w14:paraId="24D86D43" w14:textId="127F57A2" w:rsidR="00BB0261" w:rsidRDefault="7E8B387A" w:rsidP="47054229">
      <w:pPr>
        <w:spacing w:after="0"/>
      </w:pPr>
      <w:r>
        <w:rPr>
          <w:noProof/>
        </w:rPr>
        <w:drawing>
          <wp:inline distT="0" distB="0" distL="0" distR="0" wp14:anchorId="442F824D" wp14:editId="4C6D3E9D">
            <wp:extent cx="4086225" cy="5762625"/>
            <wp:effectExtent l="0" t="0" r="0" b="0"/>
            <wp:docPr id="194966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290" name="Picture 194966290"/>
                    <pic:cNvPicPr/>
                  </pic:nvPicPr>
                  <pic:blipFill>
                    <a:blip r:embed="rId11">
                      <a:extLst>
                        <a:ext uri="{28A0092B-C50C-407E-A947-70E740481C1C}">
                          <a14:useLocalDpi xmlns:a14="http://schemas.microsoft.com/office/drawing/2010/main"/>
                        </a:ext>
                      </a:extLst>
                    </a:blip>
                    <a:stretch>
                      <a:fillRect/>
                    </a:stretch>
                  </pic:blipFill>
                  <pic:spPr>
                    <a:xfrm>
                      <a:off x="0" y="0"/>
                      <a:ext cx="4086225" cy="5762625"/>
                    </a:xfrm>
                    <a:prstGeom prst="rect">
                      <a:avLst/>
                    </a:prstGeom>
                  </pic:spPr>
                </pic:pic>
              </a:graphicData>
            </a:graphic>
          </wp:inline>
        </w:drawing>
      </w:r>
    </w:p>
    <w:p w14:paraId="1DE47098" w14:textId="77777777" w:rsidR="00BB0261" w:rsidRDefault="00BB0261" w:rsidP="00BB0261">
      <w:pPr>
        <w:pStyle w:val="Klausur"/>
        <w:spacing w:after="0"/>
        <w:rPr>
          <w:rFonts w:ascii="Arial" w:eastAsia="Arial" w:hAnsi="Arial" w:cs="Arial"/>
          <w:sz w:val="20"/>
          <w:szCs w:val="20"/>
        </w:rPr>
      </w:pPr>
      <w:r w:rsidRPr="58F89BD0">
        <w:rPr>
          <w:rFonts w:ascii="Arial" w:eastAsia="Arial" w:hAnsi="Arial" w:cs="Arial"/>
          <w:sz w:val="20"/>
          <w:szCs w:val="20"/>
        </w:rPr>
        <w:t>{Copyright: Lehrstuhl für Orthopädie der Universität Würzburg}</w:t>
      </w:r>
    </w:p>
    <w:p w14:paraId="5FC0351C" w14:textId="77777777" w:rsidR="00BB0261" w:rsidRDefault="00BB0261" w:rsidP="00BB0261">
      <w:pPr>
        <w:pStyle w:val="Klausur"/>
        <w:spacing w:after="0"/>
        <w:rPr>
          <w:rFonts w:ascii="Arial" w:eastAsia="Arial" w:hAnsi="Arial" w:cs="Arial"/>
          <w:sz w:val="20"/>
          <w:szCs w:val="20"/>
        </w:rPr>
      </w:pPr>
    </w:p>
    <w:p w14:paraId="6BC24E5B" w14:textId="77777777" w:rsidR="00BB0261" w:rsidRDefault="00BB0261" w:rsidP="00BB0261">
      <w:pPr>
        <w:pStyle w:val="Klausur"/>
        <w:spacing w:after="0"/>
        <w:rPr>
          <w:rFonts w:ascii="Arial" w:eastAsia="Arial" w:hAnsi="Arial" w:cs="Arial"/>
          <w:b/>
          <w:bCs/>
          <w:sz w:val="20"/>
          <w:szCs w:val="20"/>
        </w:rPr>
      </w:pPr>
      <w:r w:rsidRPr="58F89BD0">
        <w:rPr>
          <w:rFonts w:ascii="Arial" w:eastAsia="Arial" w:hAnsi="Arial" w:cs="Arial"/>
          <w:b/>
          <w:bCs/>
          <w:sz w:val="20"/>
          <w:szCs w:val="20"/>
        </w:rPr>
        <w:t xml:space="preserve">-- </w:t>
      </w:r>
    </w:p>
    <w:p w14:paraId="3B0FD03B" w14:textId="345FB181" w:rsidR="009A51AF" w:rsidRDefault="292ECAA4" w:rsidP="00683E57">
      <w:pPr>
        <w:spacing w:after="160" w:line="259" w:lineRule="auto"/>
        <w:rPr>
          <w:rFonts w:ascii="Arial" w:eastAsia="Arial" w:hAnsi="Arial" w:cs="Arial"/>
          <w:sz w:val="20"/>
          <w:szCs w:val="20"/>
        </w:rPr>
      </w:pPr>
      <w:r w:rsidRPr="2A437017">
        <w:rPr>
          <w:rFonts w:ascii="Arial" w:eastAsia="Arial" w:hAnsi="Arial" w:cs="Arial"/>
          <w:sz w:val="20"/>
          <w:szCs w:val="20"/>
        </w:rPr>
        <w:t xml:space="preserve">17. </w:t>
      </w:r>
      <w:r w:rsidR="6F452B37" w:rsidRPr="2A437017">
        <w:rPr>
          <w:rFonts w:ascii="Arial" w:eastAsia="Arial" w:hAnsi="Arial" w:cs="Arial"/>
          <w:sz w:val="20"/>
          <w:szCs w:val="20"/>
        </w:rPr>
        <w:t>Was ist u</w:t>
      </w:r>
      <w:r w:rsidR="36619FF2" w:rsidRPr="2A437017">
        <w:rPr>
          <w:rFonts w:ascii="Arial" w:eastAsia="Arial" w:hAnsi="Arial" w:cs="Arial"/>
          <w:sz w:val="20"/>
          <w:szCs w:val="20"/>
        </w:rPr>
        <w:t xml:space="preserve">nter Berücksichtigung der Anamnese und des Röntgenbildes </w:t>
      </w:r>
      <w:r w:rsidR="72ACBB05" w:rsidRPr="2A437017">
        <w:rPr>
          <w:rFonts w:ascii="Arial" w:eastAsia="Arial" w:hAnsi="Arial" w:cs="Arial"/>
          <w:sz w:val="20"/>
          <w:szCs w:val="20"/>
        </w:rPr>
        <w:t>die wahrscheinlichste Ursache für die Instabilität am Kniegelenk der Patientin?</w:t>
      </w:r>
    </w:p>
    <w:p w14:paraId="33776270" w14:textId="3FB243E5" w:rsidR="009A51AF" w:rsidRDefault="009A51AF" w:rsidP="72D78B47">
      <w:pPr>
        <w:rPr>
          <w:rFonts w:ascii="Arial" w:eastAsia="Arial" w:hAnsi="Arial" w:cs="Arial"/>
          <w:sz w:val="20"/>
          <w:szCs w:val="20"/>
        </w:rPr>
      </w:pPr>
      <w:proofErr w:type="spellStart"/>
      <w:proofErr w:type="gramStart"/>
      <w:r w:rsidRPr="72D78B47">
        <w:rPr>
          <w:rFonts w:ascii="Arial" w:eastAsia="Arial" w:hAnsi="Arial" w:cs="Arial"/>
          <w:sz w:val="20"/>
          <w:szCs w:val="20"/>
        </w:rPr>
        <w:t>Typ:</w:t>
      </w:r>
      <w:r w:rsidR="47601C35" w:rsidRPr="72D78B47">
        <w:rPr>
          <w:rFonts w:ascii="Arial" w:eastAsia="Arial" w:hAnsi="Arial" w:cs="Arial"/>
          <w:sz w:val="20"/>
          <w:szCs w:val="20"/>
        </w:rPr>
        <w:t>TypA</w:t>
      </w:r>
      <w:proofErr w:type="spellEnd"/>
      <w:proofErr w:type="gramEnd"/>
    </w:p>
    <w:p w14:paraId="370A3E70" w14:textId="6460C268" w:rsidR="12C1AFF4" w:rsidRDefault="29CD3B5E" w:rsidP="47054229">
      <w:pPr>
        <w:pStyle w:val="Klausur"/>
        <w:numPr>
          <w:ilvl w:val="0"/>
          <w:numId w:val="37"/>
        </w:numPr>
        <w:spacing w:after="0"/>
        <w:rPr>
          <w:rFonts w:ascii="Arial" w:eastAsia="Arial" w:hAnsi="Arial" w:cs="Arial"/>
          <w:sz w:val="20"/>
          <w:szCs w:val="20"/>
        </w:rPr>
      </w:pPr>
      <w:r w:rsidRPr="47054229">
        <w:rPr>
          <w:rFonts w:ascii="Arial" w:eastAsia="Arial" w:hAnsi="Arial" w:cs="Arial"/>
          <w:sz w:val="20"/>
          <w:szCs w:val="20"/>
        </w:rPr>
        <w:t>Intraoperative Ruptur der Patellarsehne</w:t>
      </w:r>
    </w:p>
    <w:p w14:paraId="0FEB8C13" w14:textId="76B90023" w:rsidR="29CD3B5E" w:rsidRDefault="29CD3B5E" w:rsidP="47054229">
      <w:pPr>
        <w:pStyle w:val="Klausur"/>
        <w:numPr>
          <w:ilvl w:val="0"/>
          <w:numId w:val="37"/>
        </w:numPr>
        <w:spacing w:after="0"/>
        <w:rPr>
          <w:rFonts w:ascii="Arial" w:eastAsia="Arial" w:hAnsi="Arial" w:cs="Arial"/>
          <w:b/>
          <w:bCs/>
          <w:sz w:val="20"/>
          <w:szCs w:val="20"/>
        </w:rPr>
      </w:pPr>
      <w:r w:rsidRPr="47054229">
        <w:rPr>
          <w:rFonts w:ascii="Arial" w:eastAsia="Arial" w:hAnsi="Arial" w:cs="Arial"/>
          <w:b/>
          <w:bCs/>
          <w:sz w:val="20"/>
          <w:szCs w:val="20"/>
        </w:rPr>
        <w:t>Ruptur des hinteren Kreuzbandes</w:t>
      </w:r>
    </w:p>
    <w:p w14:paraId="7ED08CA8" w14:textId="00C55C57" w:rsidR="12C1AFF4" w:rsidRDefault="29CD3B5E" w:rsidP="47054229">
      <w:pPr>
        <w:pStyle w:val="Klausur"/>
        <w:numPr>
          <w:ilvl w:val="0"/>
          <w:numId w:val="37"/>
        </w:numPr>
        <w:spacing w:after="0"/>
        <w:rPr>
          <w:rFonts w:ascii="Arial" w:eastAsia="Arial" w:hAnsi="Arial" w:cs="Arial"/>
          <w:sz w:val="20"/>
          <w:szCs w:val="20"/>
        </w:rPr>
      </w:pPr>
      <w:r w:rsidRPr="47054229">
        <w:rPr>
          <w:rFonts w:ascii="Arial" w:eastAsia="Arial" w:hAnsi="Arial" w:cs="Arial"/>
          <w:sz w:val="20"/>
          <w:szCs w:val="20"/>
        </w:rPr>
        <w:t>Lockerung der Prothesenkomponenten</w:t>
      </w:r>
    </w:p>
    <w:p w14:paraId="216B81E8" w14:textId="5681942A" w:rsidR="12C1AFF4" w:rsidRDefault="29CD3B5E" w:rsidP="47054229">
      <w:pPr>
        <w:pStyle w:val="Klausur"/>
        <w:numPr>
          <w:ilvl w:val="0"/>
          <w:numId w:val="37"/>
        </w:numPr>
        <w:spacing w:after="0"/>
        <w:rPr>
          <w:rFonts w:ascii="Arial" w:eastAsia="Arial" w:hAnsi="Arial" w:cs="Arial"/>
          <w:sz w:val="20"/>
          <w:szCs w:val="20"/>
        </w:rPr>
      </w:pPr>
      <w:r w:rsidRPr="47054229">
        <w:rPr>
          <w:rFonts w:ascii="Arial" w:eastAsia="Arial" w:hAnsi="Arial" w:cs="Arial"/>
          <w:sz w:val="20"/>
          <w:szCs w:val="20"/>
        </w:rPr>
        <w:t>Insuffizienz der Kollateralbänder</w:t>
      </w:r>
    </w:p>
    <w:p w14:paraId="4422DB0F" w14:textId="0A0D6744" w:rsidR="12C1AFF4" w:rsidRDefault="29CD3B5E" w:rsidP="72D78B47">
      <w:pPr>
        <w:pStyle w:val="Klausur"/>
        <w:numPr>
          <w:ilvl w:val="0"/>
          <w:numId w:val="37"/>
        </w:numPr>
        <w:spacing w:after="0"/>
        <w:rPr>
          <w:rFonts w:ascii="Arial" w:eastAsia="Arial" w:hAnsi="Arial" w:cs="Arial"/>
          <w:sz w:val="20"/>
          <w:szCs w:val="20"/>
        </w:rPr>
      </w:pPr>
      <w:r w:rsidRPr="47054229">
        <w:rPr>
          <w:rFonts w:ascii="Arial" w:eastAsia="Arial" w:hAnsi="Arial" w:cs="Arial"/>
          <w:sz w:val="20"/>
          <w:szCs w:val="20"/>
        </w:rPr>
        <w:t>Veränderung der Gelenklinie</w:t>
      </w:r>
    </w:p>
    <w:p w14:paraId="14259873" w14:textId="3BF9654C" w:rsidR="72D78B47" w:rsidRDefault="72D78B47" w:rsidP="72D78B47">
      <w:pPr>
        <w:pStyle w:val="Klausur"/>
        <w:spacing w:after="0"/>
        <w:rPr>
          <w:rFonts w:ascii="Arial" w:eastAsia="Arial" w:hAnsi="Arial" w:cs="Arial"/>
          <w:b/>
          <w:bCs/>
          <w:sz w:val="20"/>
          <w:szCs w:val="20"/>
        </w:rPr>
      </w:pPr>
    </w:p>
    <w:p w14:paraId="5D43F8AF" w14:textId="77777777" w:rsidR="00BB0261" w:rsidRDefault="292ECAA4" w:rsidP="00BB0261">
      <w:pPr>
        <w:pStyle w:val="Klausur"/>
        <w:spacing w:after="0"/>
        <w:rPr>
          <w:rFonts w:ascii="Arial" w:eastAsia="Arial" w:hAnsi="Arial" w:cs="Arial"/>
          <w:b/>
          <w:bCs/>
          <w:sz w:val="20"/>
          <w:szCs w:val="20"/>
        </w:rPr>
      </w:pPr>
      <w:r w:rsidRPr="47054229">
        <w:rPr>
          <w:rFonts w:ascii="Arial" w:eastAsia="Arial" w:hAnsi="Arial" w:cs="Arial"/>
          <w:b/>
          <w:bCs/>
          <w:sz w:val="20"/>
          <w:szCs w:val="20"/>
        </w:rPr>
        <w:lastRenderedPageBreak/>
        <w:t>-------------------------------------------------</w:t>
      </w:r>
      <w:r w:rsidRPr="47054229">
        <w:rPr>
          <w:rFonts w:ascii="Arial" w:eastAsia="Arial" w:hAnsi="Arial" w:cs="Arial"/>
          <w:b/>
          <w:bCs/>
          <w:sz w:val="20"/>
          <w:szCs w:val="20"/>
          <w:highlight w:val="green"/>
        </w:rPr>
        <w:t>Abschnitt - Frage 18</w:t>
      </w:r>
    </w:p>
    <w:p w14:paraId="13A843B1" w14:textId="45A6A330"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3939A947" w14:textId="77777777" w:rsidR="00BB0261" w:rsidRDefault="00BB0261" w:rsidP="00BB0261">
      <w:pPr>
        <w:spacing w:after="0" w:line="240" w:lineRule="auto"/>
        <w:rPr>
          <w:rFonts w:ascii="Arial" w:eastAsia="Arial" w:hAnsi="Arial" w:cs="Arial"/>
          <w:sz w:val="20"/>
          <w:szCs w:val="20"/>
        </w:rPr>
      </w:pPr>
    </w:p>
    <w:p w14:paraId="741FE9AC" w14:textId="77777777" w:rsidR="00BB0261" w:rsidRDefault="00BB0261" w:rsidP="00BB0261">
      <w:pPr>
        <w:spacing w:after="0" w:line="240" w:lineRule="auto"/>
        <w:rPr>
          <w:rFonts w:ascii="Arial" w:eastAsia="Arial" w:hAnsi="Arial" w:cs="Arial"/>
          <w:sz w:val="20"/>
          <w:szCs w:val="20"/>
        </w:rPr>
      </w:pPr>
      <w:r w:rsidRPr="0AF666EB">
        <w:rPr>
          <w:rFonts w:ascii="Arial" w:eastAsia="Arial" w:hAnsi="Arial" w:cs="Arial"/>
          <w:sz w:val="20"/>
          <w:szCs w:val="20"/>
        </w:rPr>
        <w:t>--</w:t>
      </w:r>
    </w:p>
    <w:p w14:paraId="481E1346" w14:textId="10AED43F" w:rsidR="0A5C7689" w:rsidRDefault="0A5C7689" w:rsidP="47054229">
      <w:pPr>
        <w:spacing w:after="0" w:line="240" w:lineRule="auto"/>
        <w:rPr>
          <w:rFonts w:ascii="Arial" w:eastAsia="Arial" w:hAnsi="Arial" w:cs="Arial"/>
          <w:sz w:val="20"/>
          <w:szCs w:val="20"/>
          <w:u w:val="single"/>
        </w:rPr>
      </w:pPr>
      <w:r w:rsidRPr="47054229">
        <w:rPr>
          <w:rFonts w:ascii="Arial" w:eastAsia="Arial" w:hAnsi="Arial" w:cs="Arial"/>
          <w:sz w:val="20"/>
          <w:szCs w:val="20"/>
        </w:rPr>
        <w:t xml:space="preserve">18. </w:t>
      </w:r>
      <w:proofErr w:type="spellStart"/>
      <w:r w:rsidR="4C2D67D4" w:rsidRPr="47054229">
        <w:rPr>
          <w:rFonts w:ascii="Arial" w:eastAsia="Arial" w:hAnsi="Arial" w:cs="Arial"/>
          <w:b/>
          <w:bCs/>
          <w:sz w:val="20"/>
          <w:szCs w:val="20"/>
          <w:lang w:eastAsia="de-DE"/>
        </w:rPr>
        <w:t>Kprim</w:t>
      </w:r>
      <w:proofErr w:type="spellEnd"/>
      <w:r w:rsidR="4C2D67D4" w:rsidRPr="47054229">
        <w:rPr>
          <w:rFonts w:ascii="Arial" w:eastAsia="Arial" w:hAnsi="Arial" w:cs="Arial"/>
          <w:b/>
          <w:bCs/>
          <w:sz w:val="20"/>
          <w:szCs w:val="20"/>
          <w:lang w:eastAsia="de-DE"/>
        </w:rPr>
        <w:t>-Frage:</w:t>
      </w:r>
      <w:r w:rsidR="4C2D67D4" w:rsidRPr="47054229">
        <w:rPr>
          <w:rFonts w:ascii="Arial" w:eastAsia="Arial" w:hAnsi="Arial" w:cs="Arial"/>
          <w:sz w:val="20"/>
          <w:szCs w:val="20"/>
        </w:rPr>
        <w:t xml:space="preserve"> </w:t>
      </w:r>
      <w:r w:rsidR="3E59ACC3" w:rsidRPr="47054229">
        <w:rPr>
          <w:rFonts w:ascii="Arial" w:eastAsia="Arial" w:hAnsi="Arial" w:cs="Arial"/>
          <w:sz w:val="20"/>
          <w:szCs w:val="20"/>
        </w:rPr>
        <w:t>Was zeichnet minimal-invasive Zugänge in der Endoprothetik aus?</w:t>
      </w:r>
    </w:p>
    <w:p w14:paraId="59CEAFE2" w14:textId="18938791" w:rsidR="47054229" w:rsidRDefault="47054229" w:rsidP="47054229">
      <w:pPr>
        <w:spacing w:after="0" w:line="240" w:lineRule="auto"/>
        <w:rPr>
          <w:rFonts w:ascii="Arial" w:eastAsia="Arial" w:hAnsi="Arial" w:cs="Arial"/>
          <w:sz w:val="20"/>
          <w:szCs w:val="20"/>
        </w:rPr>
      </w:pPr>
    </w:p>
    <w:p w14:paraId="6C498B18" w14:textId="126BB3B7" w:rsidR="236F279D" w:rsidRDefault="236F279D" w:rsidP="47054229">
      <w:pPr>
        <w:spacing w:after="0" w:line="240" w:lineRule="auto"/>
        <w:rPr>
          <w:rFonts w:ascii="Arial" w:eastAsia="Arial" w:hAnsi="Arial" w:cs="Arial"/>
          <w:sz w:val="20"/>
          <w:szCs w:val="20"/>
        </w:rPr>
      </w:pPr>
      <w:proofErr w:type="spellStart"/>
      <w:proofErr w:type="gramStart"/>
      <w:r w:rsidRPr="47054229">
        <w:rPr>
          <w:rFonts w:ascii="Arial" w:eastAsia="Arial" w:hAnsi="Arial" w:cs="Arial"/>
          <w:sz w:val="20"/>
          <w:szCs w:val="20"/>
        </w:rPr>
        <w:t>Typ:kprim</w:t>
      </w:r>
      <w:proofErr w:type="spellEnd"/>
      <w:proofErr w:type="gramEnd"/>
      <w:r w:rsidRPr="47054229">
        <w:rPr>
          <w:rFonts w:ascii="Arial" w:eastAsia="Arial" w:hAnsi="Arial" w:cs="Arial"/>
          <w:sz w:val="20"/>
          <w:szCs w:val="20"/>
        </w:rPr>
        <w:t xml:space="preserve"> </w:t>
      </w:r>
    </w:p>
    <w:p w14:paraId="7FD185B5" w14:textId="1B5B40AA" w:rsidR="236F279D" w:rsidRDefault="236F279D" w:rsidP="47054229">
      <w:pPr>
        <w:spacing w:after="0" w:line="240" w:lineRule="auto"/>
      </w:pPr>
      <w:r w:rsidRPr="47054229">
        <w:rPr>
          <w:rFonts w:ascii="Arial" w:eastAsia="Arial" w:hAnsi="Arial" w:cs="Arial"/>
          <w:sz w:val="20"/>
          <w:szCs w:val="20"/>
        </w:rPr>
        <w:t>Schema:PS50P</w:t>
      </w:r>
    </w:p>
    <w:p w14:paraId="11BF63F4" w14:textId="77777777" w:rsidR="001066E1" w:rsidRDefault="001066E1" w:rsidP="00BB0261">
      <w:pPr>
        <w:spacing w:after="0" w:line="240" w:lineRule="auto"/>
        <w:rPr>
          <w:rFonts w:ascii="Arial" w:eastAsia="Arial" w:hAnsi="Arial" w:cs="Arial"/>
          <w:sz w:val="20"/>
          <w:szCs w:val="20"/>
        </w:rPr>
      </w:pPr>
    </w:p>
    <w:p w14:paraId="7DEB8E3D" w14:textId="278D743A" w:rsidR="0DE98159" w:rsidRDefault="0DE98159" w:rsidP="47054229">
      <w:pPr>
        <w:pStyle w:val="Listenabsatz"/>
        <w:numPr>
          <w:ilvl w:val="0"/>
          <w:numId w:val="17"/>
        </w:numPr>
        <w:rPr>
          <w:rFonts w:ascii="Arial" w:eastAsia="Arial" w:hAnsi="Arial" w:cs="Arial"/>
          <w:sz w:val="20"/>
          <w:szCs w:val="20"/>
        </w:rPr>
      </w:pPr>
      <w:r w:rsidRPr="47054229">
        <w:rPr>
          <w:rFonts w:ascii="Arial" w:eastAsia="Arial" w:hAnsi="Arial" w:cs="Arial"/>
          <w:sz w:val="20"/>
          <w:szCs w:val="20"/>
        </w:rPr>
        <w:t xml:space="preserve">Ein möglichst </w:t>
      </w:r>
      <w:r w:rsidR="2C5CF6A1" w:rsidRPr="47054229">
        <w:rPr>
          <w:rFonts w:ascii="Arial" w:eastAsia="Arial" w:hAnsi="Arial" w:cs="Arial"/>
          <w:sz w:val="20"/>
          <w:szCs w:val="20"/>
        </w:rPr>
        <w:t>kleiner</w:t>
      </w:r>
      <w:r w:rsidRPr="47054229">
        <w:rPr>
          <w:rFonts w:ascii="Arial" w:eastAsia="Arial" w:hAnsi="Arial" w:cs="Arial"/>
          <w:sz w:val="20"/>
          <w:szCs w:val="20"/>
        </w:rPr>
        <w:t xml:space="preserve"> Hautschnitt, auch wenn dieser die Operation erschwert.</w:t>
      </w:r>
    </w:p>
    <w:p w14:paraId="490213D8" w14:textId="67A80468" w:rsidR="612DB098" w:rsidRDefault="3749A0AA" w:rsidP="47054229">
      <w:pPr>
        <w:pStyle w:val="Listenabsatz"/>
        <w:numPr>
          <w:ilvl w:val="0"/>
          <w:numId w:val="17"/>
        </w:numPr>
        <w:rPr>
          <w:rFonts w:ascii="Arial" w:eastAsia="Arial" w:hAnsi="Arial" w:cs="Arial"/>
          <w:b/>
          <w:bCs/>
          <w:sz w:val="20"/>
          <w:szCs w:val="20"/>
        </w:rPr>
      </w:pPr>
      <w:r w:rsidRPr="47054229">
        <w:rPr>
          <w:rFonts w:ascii="Arial" w:eastAsia="Arial" w:hAnsi="Arial" w:cs="Arial"/>
          <w:b/>
          <w:bCs/>
          <w:sz w:val="20"/>
          <w:szCs w:val="20"/>
        </w:rPr>
        <w:t>Eine weichteilschonende Prothesenimplantation</w:t>
      </w:r>
      <w:r w:rsidR="02E71B37" w:rsidRPr="47054229">
        <w:rPr>
          <w:rFonts w:ascii="Arial" w:eastAsia="Arial" w:hAnsi="Arial" w:cs="Arial"/>
          <w:b/>
          <w:bCs/>
          <w:sz w:val="20"/>
          <w:szCs w:val="20"/>
        </w:rPr>
        <w:t>.</w:t>
      </w:r>
    </w:p>
    <w:p w14:paraId="76DC93C5" w14:textId="572FD8FD" w:rsidR="0DD0CDA4" w:rsidRDefault="5B0F60DA" w:rsidP="510BD6AC">
      <w:pPr>
        <w:pStyle w:val="Listenabsatz"/>
        <w:numPr>
          <w:ilvl w:val="0"/>
          <w:numId w:val="17"/>
        </w:numPr>
        <w:rPr>
          <w:rFonts w:ascii="Arial" w:eastAsia="Arial" w:hAnsi="Arial" w:cs="Arial"/>
          <w:sz w:val="20"/>
          <w:szCs w:val="20"/>
        </w:rPr>
      </w:pPr>
      <w:r w:rsidRPr="47054229">
        <w:rPr>
          <w:rFonts w:ascii="Arial" w:eastAsia="Arial" w:hAnsi="Arial" w:cs="Arial"/>
          <w:sz w:val="20"/>
          <w:szCs w:val="20"/>
        </w:rPr>
        <w:t>Eine zwingende Kombination aus Schlüsselloch- und offener Chirurgie.</w:t>
      </w:r>
    </w:p>
    <w:p w14:paraId="70C79C4C" w14:textId="21BE555B" w:rsidR="08F8CFF2" w:rsidRDefault="08F8CFF2" w:rsidP="47054229">
      <w:pPr>
        <w:pStyle w:val="Listenabsatz"/>
        <w:numPr>
          <w:ilvl w:val="0"/>
          <w:numId w:val="17"/>
        </w:numPr>
        <w:rPr>
          <w:rFonts w:ascii="Arial" w:eastAsia="Arial" w:hAnsi="Arial" w:cs="Arial"/>
          <w:b/>
          <w:bCs/>
          <w:sz w:val="20"/>
          <w:szCs w:val="20"/>
        </w:rPr>
      </w:pPr>
      <w:r w:rsidRPr="0BBD74BD">
        <w:rPr>
          <w:rFonts w:ascii="Arial" w:eastAsia="Arial" w:hAnsi="Arial" w:cs="Arial"/>
          <w:b/>
          <w:bCs/>
          <w:sz w:val="20"/>
          <w:szCs w:val="20"/>
        </w:rPr>
        <w:t xml:space="preserve">Eine individuelle Auswahl des Zugangs, um </w:t>
      </w:r>
      <w:r w:rsidR="6378EFEF" w:rsidRPr="0BBD74BD">
        <w:rPr>
          <w:rFonts w:ascii="Arial" w:eastAsia="Arial" w:hAnsi="Arial" w:cs="Arial"/>
          <w:b/>
          <w:bCs/>
          <w:sz w:val="20"/>
          <w:szCs w:val="20"/>
        </w:rPr>
        <w:t>d</w:t>
      </w:r>
      <w:r w:rsidRPr="0BBD74BD">
        <w:rPr>
          <w:rFonts w:ascii="Arial" w:eastAsia="Arial" w:hAnsi="Arial" w:cs="Arial"/>
          <w:b/>
          <w:bCs/>
          <w:sz w:val="20"/>
          <w:szCs w:val="20"/>
        </w:rPr>
        <w:t xml:space="preserve">en Gewebeschaden </w:t>
      </w:r>
      <w:r w:rsidR="02F28C17" w:rsidRPr="0BBD74BD">
        <w:rPr>
          <w:rFonts w:ascii="Arial" w:eastAsia="Arial" w:hAnsi="Arial" w:cs="Arial"/>
          <w:b/>
          <w:bCs/>
          <w:sz w:val="20"/>
          <w:szCs w:val="20"/>
        </w:rPr>
        <w:t>minimal zu halten</w:t>
      </w:r>
      <w:r w:rsidRPr="0BBD74BD">
        <w:rPr>
          <w:rFonts w:ascii="Arial" w:eastAsia="Arial" w:hAnsi="Arial" w:cs="Arial"/>
          <w:b/>
          <w:bCs/>
          <w:sz w:val="20"/>
          <w:szCs w:val="20"/>
        </w:rPr>
        <w:t>.</w:t>
      </w:r>
    </w:p>
    <w:p w14:paraId="37BF5D74" w14:textId="685676FE" w:rsidR="00BB0261" w:rsidRDefault="00BB0261" w:rsidP="00BB0261">
      <w:pPr>
        <w:spacing w:after="0" w:line="240" w:lineRule="auto"/>
        <w:rPr>
          <w:rFonts w:ascii="Arial" w:eastAsia="Arial" w:hAnsi="Arial" w:cs="Arial"/>
          <w:sz w:val="20"/>
          <w:szCs w:val="20"/>
        </w:rPr>
      </w:pPr>
    </w:p>
    <w:p w14:paraId="581FD500" w14:textId="77777777" w:rsidR="00BB0261" w:rsidRDefault="00BB0261" w:rsidP="00BB0261">
      <w:pPr>
        <w:spacing w:after="0" w:line="240" w:lineRule="auto"/>
        <w:rPr>
          <w:rFonts w:ascii="Arial" w:eastAsia="Arial" w:hAnsi="Arial" w:cs="Arial"/>
          <w:sz w:val="20"/>
          <w:szCs w:val="20"/>
        </w:rPr>
      </w:pPr>
    </w:p>
    <w:p w14:paraId="1906C2CF" w14:textId="260A6A46" w:rsidR="57211FA8" w:rsidRDefault="57211FA8" w:rsidP="57211FA8">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19</w:t>
      </w:r>
    </w:p>
    <w:p w14:paraId="550FEDBE" w14:textId="67332422" w:rsidR="57211FA8" w:rsidRDefault="57211FA8" w:rsidP="57211FA8">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6A65F7B6" w14:textId="0A660802" w:rsidR="207B9940" w:rsidRDefault="207B9940" w:rsidP="3EA77B50">
      <w:pPr>
        <w:pStyle w:val="Klausur"/>
        <w:spacing w:after="0"/>
        <w:rPr>
          <w:rFonts w:ascii="Arial" w:eastAsia="Arial" w:hAnsi="Arial" w:cs="Arial"/>
          <w:b/>
          <w:bCs/>
          <w:sz w:val="20"/>
          <w:szCs w:val="20"/>
        </w:rPr>
      </w:pPr>
    </w:p>
    <w:p w14:paraId="32D8A8FF" w14:textId="02CF2B4A" w:rsidR="00166FFF" w:rsidRDefault="0AF666EB" w:rsidP="0AF666EB">
      <w:pPr>
        <w:pStyle w:val="Klausur"/>
        <w:spacing w:after="0"/>
        <w:rPr>
          <w:rFonts w:ascii="Arial" w:eastAsia="Arial" w:hAnsi="Arial" w:cs="Arial"/>
          <w:sz w:val="20"/>
          <w:szCs w:val="20"/>
        </w:rPr>
      </w:pPr>
      <w:r w:rsidRPr="3EA77B50">
        <w:rPr>
          <w:rFonts w:ascii="Arial" w:eastAsia="Arial" w:hAnsi="Arial" w:cs="Arial"/>
          <w:sz w:val="20"/>
          <w:szCs w:val="20"/>
        </w:rPr>
        <w:t>--</w:t>
      </w:r>
    </w:p>
    <w:p w14:paraId="413C708F" w14:textId="327838A4" w:rsidR="00166FFF" w:rsidRDefault="57211FA8" w:rsidP="2A437017">
      <w:pPr>
        <w:spacing w:after="0" w:line="240" w:lineRule="auto"/>
        <w:rPr>
          <w:rFonts w:ascii="Arial" w:eastAsia="Arial" w:hAnsi="Arial" w:cs="Arial"/>
          <w:sz w:val="20"/>
          <w:szCs w:val="20"/>
          <w:lang w:eastAsia="de-DE"/>
        </w:rPr>
      </w:pPr>
      <w:r w:rsidRPr="2A437017">
        <w:rPr>
          <w:rFonts w:ascii="Arial" w:eastAsia="Arial" w:hAnsi="Arial" w:cs="Arial"/>
          <w:sz w:val="20"/>
          <w:szCs w:val="20"/>
        </w:rPr>
        <w:t xml:space="preserve">19. </w:t>
      </w:r>
      <w:proofErr w:type="spellStart"/>
      <w:r w:rsidR="2CA2F0A8" w:rsidRPr="2A437017">
        <w:rPr>
          <w:rFonts w:ascii="Arial" w:eastAsia="Arial" w:hAnsi="Arial" w:cs="Arial"/>
          <w:b/>
          <w:bCs/>
          <w:sz w:val="20"/>
          <w:szCs w:val="20"/>
          <w:lang w:eastAsia="de-DE"/>
        </w:rPr>
        <w:t>Kprim</w:t>
      </w:r>
      <w:proofErr w:type="spellEnd"/>
      <w:r w:rsidR="2CA2F0A8" w:rsidRPr="2A437017">
        <w:rPr>
          <w:rFonts w:ascii="Arial" w:eastAsia="Arial" w:hAnsi="Arial" w:cs="Arial"/>
          <w:b/>
          <w:bCs/>
          <w:sz w:val="20"/>
          <w:szCs w:val="20"/>
          <w:lang w:eastAsia="de-DE"/>
        </w:rPr>
        <w:t>-Frage:</w:t>
      </w:r>
      <w:r w:rsidR="2CA2F0A8" w:rsidRPr="2A437017">
        <w:rPr>
          <w:rFonts w:ascii="Arial" w:eastAsia="Arial" w:hAnsi="Arial" w:cs="Arial"/>
          <w:sz w:val="20"/>
          <w:szCs w:val="20"/>
        </w:rPr>
        <w:t xml:space="preserve"> </w:t>
      </w:r>
      <w:r w:rsidR="62FBE325" w:rsidRPr="2A437017">
        <w:rPr>
          <w:rFonts w:ascii="Arial" w:eastAsia="Arial" w:hAnsi="Arial" w:cs="Arial"/>
          <w:sz w:val="20"/>
          <w:szCs w:val="20"/>
        </w:rPr>
        <w:t xml:space="preserve">Welche Aussagen zu Erkrankungen der </w:t>
      </w:r>
      <w:proofErr w:type="spellStart"/>
      <w:r w:rsidR="62FBE325" w:rsidRPr="2A437017">
        <w:rPr>
          <w:rFonts w:ascii="Arial" w:eastAsia="Arial" w:hAnsi="Arial" w:cs="Arial"/>
          <w:sz w:val="20"/>
          <w:szCs w:val="20"/>
        </w:rPr>
        <w:t>Rotatorenmanschette</w:t>
      </w:r>
      <w:proofErr w:type="spellEnd"/>
      <w:r w:rsidR="62FBE325" w:rsidRPr="2A437017">
        <w:rPr>
          <w:rFonts w:ascii="Arial" w:eastAsia="Arial" w:hAnsi="Arial" w:cs="Arial"/>
          <w:sz w:val="20"/>
          <w:szCs w:val="20"/>
        </w:rPr>
        <w:t xml:space="preserve"> sind zutreffend</w:t>
      </w:r>
      <w:r w:rsidR="11517C06" w:rsidRPr="2A437017">
        <w:rPr>
          <w:rFonts w:ascii="Arial" w:eastAsia="Arial" w:hAnsi="Arial" w:cs="Arial"/>
          <w:sz w:val="20"/>
          <w:szCs w:val="20"/>
        </w:rPr>
        <w:t>?</w:t>
      </w:r>
      <w:r>
        <w:br/>
      </w:r>
    </w:p>
    <w:p w14:paraId="6FC7EAB4" w14:textId="126BB3B7" w:rsidR="00166FFF" w:rsidRPr="00166FFF" w:rsidRDefault="62FBE325" w:rsidP="4135A207">
      <w:pPr>
        <w:spacing w:after="0" w:line="240" w:lineRule="auto"/>
        <w:rPr>
          <w:rFonts w:ascii="Arial" w:eastAsia="Arial" w:hAnsi="Arial" w:cs="Arial"/>
          <w:sz w:val="20"/>
          <w:szCs w:val="20"/>
        </w:rPr>
      </w:pPr>
      <w:proofErr w:type="spellStart"/>
      <w:proofErr w:type="gramStart"/>
      <w:r w:rsidRPr="4135A207">
        <w:rPr>
          <w:rFonts w:ascii="Arial" w:eastAsia="Arial" w:hAnsi="Arial" w:cs="Arial"/>
          <w:sz w:val="20"/>
          <w:szCs w:val="20"/>
        </w:rPr>
        <w:t>Typ:kprim</w:t>
      </w:r>
      <w:proofErr w:type="spellEnd"/>
      <w:proofErr w:type="gramEnd"/>
      <w:r w:rsidRPr="4135A207">
        <w:rPr>
          <w:rFonts w:ascii="Arial" w:eastAsia="Arial" w:hAnsi="Arial" w:cs="Arial"/>
          <w:sz w:val="20"/>
          <w:szCs w:val="20"/>
        </w:rPr>
        <w:t xml:space="preserve"> </w:t>
      </w:r>
    </w:p>
    <w:p w14:paraId="0BAE0FF2" w14:textId="396D412B" w:rsidR="00166FFF" w:rsidRDefault="62FBE325" w:rsidP="4135A207">
      <w:pPr>
        <w:spacing w:after="0" w:line="240" w:lineRule="auto"/>
        <w:rPr>
          <w:ins w:id="31" w:author="Entwistle, Andrew" w:date="2026-01-15T12:10:00Z"/>
        </w:rPr>
      </w:pPr>
      <w:r w:rsidRPr="4135A207">
        <w:rPr>
          <w:rFonts w:ascii="Arial" w:eastAsia="Arial" w:hAnsi="Arial" w:cs="Arial"/>
          <w:sz w:val="20"/>
          <w:szCs w:val="20"/>
        </w:rPr>
        <w:t>Schema:PS50P</w:t>
      </w:r>
      <w:del w:id="32" w:author="Entwistle, Andrew" w:date="2026-01-15T12:10:00Z">
        <w:r w:rsidR="00166FFF" w:rsidDel="00513E07">
          <w:br/>
        </w:r>
      </w:del>
    </w:p>
    <w:p w14:paraId="0ADA21A2" w14:textId="77777777" w:rsidR="00513E07" w:rsidRPr="00166FFF" w:rsidRDefault="00513E07" w:rsidP="4135A207">
      <w:pPr>
        <w:spacing w:after="0" w:line="240" w:lineRule="auto"/>
        <w:rPr>
          <w:rFonts w:ascii="Arial" w:eastAsia="Arial" w:hAnsi="Arial" w:cs="Arial"/>
          <w:sz w:val="20"/>
          <w:szCs w:val="20"/>
        </w:rPr>
      </w:pPr>
    </w:p>
    <w:p w14:paraId="705B1AE1" w14:textId="156EFEF7" w:rsidR="7232B208" w:rsidRDefault="7232B208" w:rsidP="4135A207">
      <w:pPr>
        <w:pStyle w:val="Listenabsatz"/>
        <w:numPr>
          <w:ilvl w:val="0"/>
          <w:numId w:val="46"/>
        </w:numPr>
        <w:rPr>
          <w:rFonts w:ascii="Arial" w:eastAsia="Arial" w:hAnsi="Arial" w:cs="Arial"/>
          <w:color w:val="000000" w:themeColor="text1"/>
          <w:sz w:val="20"/>
          <w:szCs w:val="20"/>
        </w:rPr>
      </w:pPr>
      <w:r w:rsidRPr="4135A207">
        <w:rPr>
          <w:rFonts w:ascii="Arial" w:eastAsia="Arial" w:hAnsi="Arial" w:cs="Arial"/>
          <w:color w:val="000000" w:themeColor="text1"/>
          <w:sz w:val="20"/>
          <w:szCs w:val="20"/>
        </w:rPr>
        <w:t>Schäden ents</w:t>
      </w:r>
      <w:r w:rsidR="01468532" w:rsidRPr="4135A207">
        <w:rPr>
          <w:rFonts w:ascii="Arial" w:eastAsia="Arial" w:hAnsi="Arial" w:cs="Arial"/>
          <w:color w:val="000000" w:themeColor="text1"/>
          <w:sz w:val="20"/>
          <w:szCs w:val="20"/>
        </w:rPr>
        <w:t xml:space="preserve">tehen </w:t>
      </w:r>
      <w:r w:rsidRPr="4135A207">
        <w:rPr>
          <w:rFonts w:ascii="Arial" w:eastAsia="Arial" w:hAnsi="Arial" w:cs="Arial"/>
          <w:color w:val="000000" w:themeColor="text1"/>
          <w:sz w:val="20"/>
          <w:szCs w:val="20"/>
        </w:rPr>
        <w:t>überwiegend traumatisch</w:t>
      </w:r>
      <w:r w:rsidR="1D5F08A1" w:rsidRPr="4135A207">
        <w:rPr>
          <w:rFonts w:ascii="Arial" w:eastAsia="Arial" w:hAnsi="Arial" w:cs="Arial"/>
          <w:color w:val="000000" w:themeColor="text1"/>
          <w:sz w:val="20"/>
          <w:szCs w:val="20"/>
        </w:rPr>
        <w:t>.</w:t>
      </w:r>
    </w:p>
    <w:p w14:paraId="5D0DA1B8" w14:textId="0615FFDE" w:rsidR="7232B208" w:rsidRDefault="7232B208" w:rsidP="4135A207">
      <w:pPr>
        <w:pStyle w:val="Listenabsatz"/>
        <w:numPr>
          <w:ilvl w:val="0"/>
          <w:numId w:val="46"/>
        </w:numPr>
        <w:rPr>
          <w:rFonts w:ascii="Arial" w:eastAsia="Arial" w:hAnsi="Arial" w:cs="Arial"/>
          <w:b/>
          <w:bCs/>
          <w:color w:val="000000" w:themeColor="text1"/>
          <w:sz w:val="20"/>
          <w:szCs w:val="20"/>
        </w:rPr>
      </w:pPr>
      <w:r w:rsidRPr="036E2CFE">
        <w:rPr>
          <w:rFonts w:ascii="Arial" w:eastAsia="Arial" w:hAnsi="Arial" w:cs="Arial"/>
          <w:b/>
          <w:bCs/>
          <w:color w:val="000000" w:themeColor="text1"/>
          <w:sz w:val="20"/>
          <w:szCs w:val="20"/>
        </w:rPr>
        <w:t>Eine transmurale Läsion kann nur durch eine Naht heilen</w:t>
      </w:r>
    </w:p>
    <w:p w14:paraId="325B1D07" w14:textId="3DF8421C" w:rsidR="7232B208" w:rsidRDefault="7232B208" w:rsidP="4135A207">
      <w:pPr>
        <w:pStyle w:val="Listenabsatz"/>
        <w:numPr>
          <w:ilvl w:val="0"/>
          <w:numId w:val="46"/>
        </w:numPr>
        <w:rPr>
          <w:rFonts w:ascii="Arial" w:eastAsia="Arial" w:hAnsi="Arial" w:cs="Arial"/>
          <w:b/>
          <w:bCs/>
          <w:color w:val="000000" w:themeColor="text1"/>
          <w:sz w:val="20"/>
          <w:szCs w:val="20"/>
        </w:rPr>
      </w:pPr>
      <w:r w:rsidRPr="4135A207">
        <w:rPr>
          <w:rFonts w:ascii="Arial" w:eastAsia="Arial" w:hAnsi="Arial" w:cs="Arial"/>
          <w:b/>
          <w:bCs/>
          <w:color w:val="000000" w:themeColor="text1"/>
          <w:sz w:val="20"/>
          <w:szCs w:val="20"/>
        </w:rPr>
        <w:t xml:space="preserve">Die meisten Läsionen entfallen auf die Sehne des </w:t>
      </w:r>
      <w:r w:rsidR="36D6740A" w:rsidRPr="4135A207">
        <w:rPr>
          <w:rFonts w:ascii="Arial" w:eastAsia="Arial" w:hAnsi="Arial" w:cs="Arial"/>
          <w:b/>
          <w:bCs/>
          <w:color w:val="000000" w:themeColor="text1"/>
          <w:sz w:val="20"/>
          <w:szCs w:val="20"/>
        </w:rPr>
        <w:t>M</w:t>
      </w:r>
      <w:r w:rsidRPr="4135A207">
        <w:rPr>
          <w:rFonts w:ascii="Arial" w:eastAsia="Arial" w:hAnsi="Arial" w:cs="Arial"/>
          <w:b/>
          <w:bCs/>
          <w:color w:val="000000" w:themeColor="text1"/>
          <w:sz w:val="20"/>
          <w:szCs w:val="20"/>
        </w:rPr>
        <w:t xml:space="preserve">usculus </w:t>
      </w:r>
      <w:r w:rsidR="6CBDA4D7" w:rsidRPr="4135A207">
        <w:rPr>
          <w:rFonts w:ascii="Arial" w:eastAsia="Arial" w:hAnsi="Arial" w:cs="Arial"/>
          <w:b/>
          <w:bCs/>
          <w:color w:val="000000" w:themeColor="text1"/>
          <w:sz w:val="20"/>
          <w:szCs w:val="20"/>
        </w:rPr>
        <w:t>S</w:t>
      </w:r>
      <w:r w:rsidRPr="4135A207">
        <w:rPr>
          <w:rFonts w:ascii="Arial" w:eastAsia="Arial" w:hAnsi="Arial" w:cs="Arial"/>
          <w:b/>
          <w:bCs/>
          <w:color w:val="000000" w:themeColor="text1"/>
          <w:sz w:val="20"/>
          <w:szCs w:val="20"/>
        </w:rPr>
        <w:t>upraspinatus</w:t>
      </w:r>
    </w:p>
    <w:p w14:paraId="2A8545B6" w14:textId="33C4806D" w:rsidR="7232B208" w:rsidRDefault="7232B208" w:rsidP="4135A207">
      <w:pPr>
        <w:pStyle w:val="Listenabsatz"/>
        <w:numPr>
          <w:ilvl w:val="0"/>
          <w:numId w:val="46"/>
        </w:numPr>
        <w:rPr>
          <w:rFonts w:ascii="Arial" w:eastAsia="Arial" w:hAnsi="Arial" w:cs="Arial"/>
          <w:b/>
          <w:bCs/>
          <w:color w:val="000000" w:themeColor="text1"/>
          <w:sz w:val="20"/>
          <w:szCs w:val="20"/>
        </w:rPr>
      </w:pPr>
      <w:r w:rsidRPr="4135A207">
        <w:rPr>
          <w:rFonts w:ascii="Arial" w:eastAsia="Arial" w:hAnsi="Arial" w:cs="Arial"/>
          <w:b/>
          <w:bCs/>
          <w:color w:val="000000" w:themeColor="text1"/>
          <w:sz w:val="20"/>
          <w:szCs w:val="20"/>
        </w:rPr>
        <w:t xml:space="preserve">Die Schulterluxation ist eine häufige Ursache für traumatische Läsionen der </w:t>
      </w:r>
      <w:proofErr w:type="spellStart"/>
      <w:r w:rsidRPr="4135A207">
        <w:rPr>
          <w:rFonts w:ascii="Arial" w:eastAsia="Arial" w:hAnsi="Arial" w:cs="Arial"/>
          <w:b/>
          <w:bCs/>
          <w:color w:val="000000" w:themeColor="text1"/>
          <w:sz w:val="20"/>
          <w:szCs w:val="20"/>
        </w:rPr>
        <w:t>Rotatorenmanschette</w:t>
      </w:r>
      <w:proofErr w:type="spellEnd"/>
    </w:p>
    <w:p w14:paraId="076322BD" w14:textId="5B2ACB70" w:rsidR="57211FA8" w:rsidRDefault="57211FA8" w:rsidP="036E2CFE">
      <w:pPr>
        <w:spacing w:after="160" w:line="259" w:lineRule="auto"/>
        <w:ind w:left="720"/>
        <w:rPr>
          <w:rFonts w:ascii="Arial" w:eastAsia="Arial" w:hAnsi="Arial" w:cs="Arial"/>
          <w:sz w:val="20"/>
          <w:szCs w:val="20"/>
          <w:lang w:eastAsia="de-DE"/>
        </w:rPr>
      </w:pPr>
    </w:p>
    <w:p w14:paraId="16773349" w14:textId="77777777" w:rsidR="00166FFF" w:rsidRDefault="00166FFF" w:rsidP="57211FA8">
      <w:pPr>
        <w:spacing w:after="0" w:line="240" w:lineRule="auto"/>
        <w:rPr>
          <w:rFonts w:ascii="Arial" w:eastAsia="Arial" w:hAnsi="Arial" w:cs="Arial"/>
          <w:sz w:val="20"/>
          <w:szCs w:val="20"/>
          <w:lang w:eastAsia="de-DE"/>
        </w:rPr>
      </w:pPr>
    </w:p>
    <w:p w14:paraId="35E33638" w14:textId="234CD9CC" w:rsidR="57211FA8" w:rsidRDefault="57211FA8" w:rsidP="57211FA8">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20</w:t>
      </w:r>
    </w:p>
    <w:p w14:paraId="7D384E28" w14:textId="520C63FB" w:rsidR="61EFCE00" w:rsidRDefault="57211FA8" w:rsidP="3EA77B50">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5F4A4F12" w14:textId="6C64772C" w:rsidR="3EA77B50" w:rsidRDefault="3EA77B50" w:rsidP="3EA77B50">
      <w:pPr>
        <w:pStyle w:val="Klausur"/>
        <w:spacing w:after="0"/>
        <w:rPr>
          <w:rFonts w:ascii="Arial" w:eastAsia="Arial" w:hAnsi="Arial" w:cs="Arial"/>
          <w:b/>
          <w:bCs/>
          <w:sz w:val="20"/>
          <w:szCs w:val="20"/>
        </w:rPr>
      </w:pPr>
    </w:p>
    <w:p w14:paraId="4381E51B" w14:textId="04F36892" w:rsidR="57211FA8" w:rsidRDefault="57211FA8" w:rsidP="57211FA8">
      <w:pPr>
        <w:rPr>
          <w:rFonts w:ascii="Arial" w:eastAsia="Arial" w:hAnsi="Arial" w:cs="Arial"/>
          <w:sz w:val="20"/>
          <w:szCs w:val="20"/>
        </w:rPr>
      </w:pPr>
      <w:r w:rsidRPr="57211FA8">
        <w:rPr>
          <w:rFonts w:ascii="Arial" w:eastAsia="Arial" w:hAnsi="Arial" w:cs="Arial"/>
          <w:sz w:val="20"/>
          <w:szCs w:val="20"/>
        </w:rPr>
        <w:t>--</w:t>
      </w:r>
    </w:p>
    <w:p w14:paraId="794CEB95" w14:textId="2DFD38EA" w:rsidR="57211FA8" w:rsidRDefault="57211FA8" w:rsidP="57211FA8">
      <w:pPr>
        <w:spacing w:after="0" w:line="240" w:lineRule="auto"/>
        <w:rPr>
          <w:rFonts w:ascii="Arial" w:eastAsia="Arial" w:hAnsi="Arial" w:cs="Arial"/>
          <w:sz w:val="20"/>
          <w:szCs w:val="20"/>
          <w:lang w:eastAsia="de-DE"/>
        </w:rPr>
      </w:pPr>
      <w:r w:rsidRPr="4135A207">
        <w:rPr>
          <w:rFonts w:ascii="Arial" w:eastAsia="Arial" w:hAnsi="Arial" w:cs="Arial"/>
          <w:sz w:val="20"/>
          <w:szCs w:val="20"/>
          <w:lang w:eastAsia="de-DE"/>
        </w:rPr>
        <w:t xml:space="preserve">20. </w:t>
      </w:r>
      <w:r w:rsidR="69F7B239" w:rsidRPr="4135A207">
        <w:rPr>
          <w:rFonts w:ascii="Arial" w:eastAsia="Arial" w:hAnsi="Arial" w:cs="Arial"/>
          <w:sz w:val="20"/>
          <w:szCs w:val="20"/>
          <w:lang w:eastAsia="de-DE"/>
        </w:rPr>
        <w:t>Ein 2 Monate alter Säugling wird in der kinderorthopädischen Ambulanz vorgestellt. Die Eltern berichten, dass der Kopf des Kindes überwiegend zur rechten Seite geneigt ist. Klinisch zeigt sich eine Lateralflexion des Kopfes nach rechts mit Rotation nach links. Im rechten M. sternocleidomastoideus ist eine derbe, nicht schmerzhafte Schwellung tastbar.</w:t>
      </w:r>
    </w:p>
    <w:p w14:paraId="5A75161D" w14:textId="0EC11C19" w:rsidR="4135A207" w:rsidRDefault="4135A207" w:rsidP="4135A207">
      <w:pPr>
        <w:spacing w:after="0" w:line="240" w:lineRule="auto"/>
        <w:rPr>
          <w:rFonts w:ascii="Arial" w:eastAsia="Arial" w:hAnsi="Arial" w:cs="Arial"/>
          <w:sz w:val="20"/>
          <w:szCs w:val="20"/>
          <w:lang w:eastAsia="de-DE"/>
        </w:rPr>
      </w:pPr>
    </w:p>
    <w:p w14:paraId="1D994D7C" w14:textId="4E632A15" w:rsidR="57211FA8" w:rsidRDefault="57211FA8" w:rsidP="4135A207">
      <w:pPr>
        <w:spacing w:after="0" w:line="240" w:lineRule="auto"/>
        <w:rPr>
          <w:ins w:id="33" w:author="Entwistle, Andrew" w:date="2026-01-15T12:11:00Z"/>
        </w:rPr>
      </w:pPr>
      <w:proofErr w:type="spellStart"/>
      <w:proofErr w:type="gramStart"/>
      <w:r w:rsidRPr="4135A207">
        <w:rPr>
          <w:rFonts w:ascii="Arial" w:eastAsia="Arial" w:hAnsi="Arial" w:cs="Arial"/>
          <w:sz w:val="20"/>
          <w:szCs w:val="20"/>
        </w:rPr>
        <w:t>Typ:TypA</w:t>
      </w:r>
      <w:proofErr w:type="spellEnd"/>
      <w:proofErr w:type="gramEnd"/>
      <w:del w:id="34" w:author="Entwistle, Andrew" w:date="2026-01-15T12:11:00Z">
        <w:r w:rsidDel="00513E07">
          <w:br/>
        </w:r>
      </w:del>
    </w:p>
    <w:p w14:paraId="67530E04" w14:textId="77777777" w:rsidR="00513E07" w:rsidRDefault="00513E07" w:rsidP="4135A207">
      <w:pPr>
        <w:spacing w:after="0" w:line="240" w:lineRule="auto"/>
        <w:rPr>
          <w:rFonts w:ascii="Arial" w:eastAsia="Arial" w:hAnsi="Arial" w:cs="Arial"/>
          <w:sz w:val="20"/>
          <w:szCs w:val="20"/>
        </w:rPr>
      </w:pPr>
    </w:p>
    <w:p w14:paraId="385EB4BC" w14:textId="07AB45D1" w:rsidR="32D88FC0" w:rsidRDefault="28255FE1" w:rsidP="4135A207">
      <w:pPr>
        <w:pStyle w:val="Listenabsatz"/>
        <w:numPr>
          <w:ilvl w:val="0"/>
          <w:numId w:val="4"/>
        </w:numPr>
        <w:rPr>
          <w:rFonts w:ascii="Arial" w:eastAsia="Arial" w:hAnsi="Arial" w:cs="Arial"/>
          <w:color w:val="000000" w:themeColor="text1"/>
          <w:sz w:val="20"/>
          <w:szCs w:val="20"/>
        </w:rPr>
      </w:pPr>
      <w:r w:rsidRPr="036E2CFE">
        <w:rPr>
          <w:rFonts w:ascii="Arial" w:eastAsia="Arial" w:hAnsi="Arial" w:cs="Arial"/>
          <w:color w:val="000000" w:themeColor="text1"/>
          <w:sz w:val="20"/>
          <w:szCs w:val="20"/>
        </w:rPr>
        <w:t>Zeitnah</w:t>
      </w:r>
      <w:r w:rsidR="32D88FC0" w:rsidRPr="036E2CFE">
        <w:rPr>
          <w:rFonts w:ascii="Arial" w:eastAsia="Arial" w:hAnsi="Arial" w:cs="Arial"/>
          <w:color w:val="000000" w:themeColor="text1"/>
          <w:sz w:val="20"/>
          <w:szCs w:val="20"/>
        </w:rPr>
        <w:t>e operative Durchtrennung des M. sternocleidomastoideus</w:t>
      </w:r>
    </w:p>
    <w:p w14:paraId="462E7A5A" w14:textId="3F12AE18" w:rsidR="32D88FC0" w:rsidRDefault="32D88FC0" w:rsidP="4135A207">
      <w:pPr>
        <w:pStyle w:val="Listenabsatz"/>
        <w:numPr>
          <w:ilvl w:val="0"/>
          <w:numId w:val="4"/>
        </w:numPr>
        <w:rPr>
          <w:rFonts w:ascii="Arial" w:eastAsia="Arial" w:hAnsi="Arial" w:cs="Arial"/>
          <w:b/>
          <w:bCs/>
          <w:color w:val="000000" w:themeColor="text1"/>
          <w:sz w:val="20"/>
          <w:szCs w:val="20"/>
        </w:rPr>
      </w:pPr>
      <w:r w:rsidRPr="4135A207">
        <w:rPr>
          <w:rFonts w:ascii="Arial" w:eastAsia="Arial" w:hAnsi="Arial" w:cs="Arial"/>
          <w:b/>
          <w:bCs/>
          <w:color w:val="000000" w:themeColor="text1"/>
          <w:sz w:val="20"/>
          <w:szCs w:val="20"/>
        </w:rPr>
        <w:t>Physiotherapie mit Dehnübungen und Lagerungstherapie</w:t>
      </w:r>
    </w:p>
    <w:p w14:paraId="5BA3DB79" w14:textId="4E0C2E49" w:rsidR="32D88FC0" w:rsidRDefault="32D88FC0" w:rsidP="4135A207">
      <w:pPr>
        <w:pStyle w:val="Listenabsatz"/>
        <w:numPr>
          <w:ilvl w:val="0"/>
          <w:numId w:val="4"/>
        </w:numPr>
        <w:rPr>
          <w:rFonts w:ascii="Arial" w:eastAsia="Arial" w:hAnsi="Arial" w:cs="Arial"/>
          <w:color w:val="000000" w:themeColor="text1"/>
          <w:sz w:val="20"/>
          <w:szCs w:val="20"/>
        </w:rPr>
      </w:pPr>
      <w:r w:rsidRPr="4135A207">
        <w:rPr>
          <w:rFonts w:ascii="Arial" w:eastAsia="Arial" w:hAnsi="Arial" w:cs="Arial"/>
          <w:color w:val="000000" w:themeColor="text1"/>
          <w:sz w:val="20"/>
          <w:szCs w:val="20"/>
        </w:rPr>
        <w:t xml:space="preserve">Hochdosierte </w:t>
      </w:r>
      <w:proofErr w:type="spellStart"/>
      <w:r w:rsidRPr="4135A207">
        <w:rPr>
          <w:rFonts w:ascii="Arial" w:eastAsia="Arial" w:hAnsi="Arial" w:cs="Arial"/>
          <w:color w:val="000000" w:themeColor="text1"/>
          <w:sz w:val="20"/>
          <w:szCs w:val="20"/>
        </w:rPr>
        <w:t>Kortikosteroidtherapie</w:t>
      </w:r>
      <w:proofErr w:type="spellEnd"/>
    </w:p>
    <w:p w14:paraId="20BD1531" w14:textId="12ABB89C" w:rsidR="32D88FC0" w:rsidRDefault="32D88FC0" w:rsidP="4135A207">
      <w:pPr>
        <w:pStyle w:val="Listenabsatz"/>
        <w:numPr>
          <w:ilvl w:val="0"/>
          <w:numId w:val="4"/>
        </w:numPr>
        <w:rPr>
          <w:rFonts w:ascii="Arial" w:eastAsia="Arial" w:hAnsi="Arial" w:cs="Arial"/>
          <w:color w:val="000000" w:themeColor="text1"/>
          <w:sz w:val="20"/>
          <w:szCs w:val="20"/>
        </w:rPr>
      </w:pPr>
      <w:r w:rsidRPr="4135A207">
        <w:rPr>
          <w:rFonts w:ascii="Arial" w:eastAsia="Arial" w:hAnsi="Arial" w:cs="Arial"/>
          <w:color w:val="000000" w:themeColor="text1"/>
          <w:sz w:val="20"/>
          <w:szCs w:val="20"/>
        </w:rPr>
        <w:t>Anlage eines redressierenden Verbandes</w:t>
      </w:r>
    </w:p>
    <w:p w14:paraId="66F07729" w14:textId="4C74B2D7" w:rsidR="32D88FC0" w:rsidRDefault="32D88FC0" w:rsidP="4135A207">
      <w:pPr>
        <w:pStyle w:val="Listenabsatz"/>
        <w:numPr>
          <w:ilvl w:val="0"/>
          <w:numId w:val="4"/>
        </w:numPr>
        <w:rPr>
          <w:rFonts w:ascii="Arial" w:eastAsia="Arial" w:hAnsi="Arial" w:cs="Arial"/>
          <w:color w:val="000000" w:themeColor="text1"/>
          <w:sz w:val="20"/>
          <w:szCs w:val="20"/>
        </w:rPr>
      </w:pPr>
      <w:r w:rsidRPr="036E2CFE">
        <w:rPr>
          <w:rFonts w:ascii="Arial" w:eastAsia="Arial" w:hAnsi="Arial" w:cs="Arial"/>
          <w:color w:val="000000" w:themeColor="text1"/>
          <w:sz w:val="20"/>
          <w:szCs w:val="20"/>
        </w:rPr>
        <w:t xml:space="preserve">Abwarten </w:t>
      </w:r>
      <w:r w:rsidR="017A51BA" w:rsidRPr="036E2CFE">
        <w:rPr>
          <w:rFonts w:ascii="Arial" w:eastAsia="Arial" w:hAnsi="Arial" w:cs="Arial"/>
          <w:color w:val="000000" w:themeColor="text1"/>
          <w:sz w:val="20"/>
          <w:szCs w:val="20"/>
        </w:rPr>
        <w:t xml:space="preserve">der physiologischen Korrektur ohne Therapie </w:t>
      </w:r>
      <w:r>
        <w:br/>
      </w:r>
    </w:p>
    <w:p w14:paraId="7B76FF5E" w14:textId="6C2D0A43" w:rsidR="207B9940" w:rsidRDefault="207B9940" w:rsidP="207B9940">
      <w:pPr>
        <w:pStyle w:val="Klausur"/>
        <w:spacing w:after="0"/>
        <w:rPr>
          <w:rFonts w:ascii="Arial" w:eastAsia="Arial" w:hAnsi="Arial" w:cs="Arial"/>
          <w:b/>
          <w:bCs/>
          <w:sz w:val="20"/>
          <w:szCs w:val="20"/>
        </w:rPr>
      </w:pPr>
    </w:p>
    <w:p w14:paraId="6C81A245" w14:textId="47226C5E" w:rsidR="207B9940" w:rsidRDefault="207B9940" w:rsidP="207B9940">
      <w:pPr>
        <w:pStyle w:val="Klausur"/>
        <w:spacing w:after="0"/>
        <w:rPr>
          <w:rFonts w:ascii="Arial" w:eastAsia="Arial" w:hAnsi="Arial" w:cs="Arial"/>
          <w:b/>
          <w:bCs/>
          <w:sz w:val="20"/>
          <w:szCs w:val="20"/>
        </w:rPr>
      </w:pPr>
    </w:p>
    <w:p w14:paraId="35FA5CB9" w14:textId="6088C350" w:rsidR="57211FA8" w:rsidRDefault="57211FA8" w:rsidP="57211FA8">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21</w:t>
      </w:r>
    </w:p>
    <w:p w14:paraId="446E8AC8" w14:textId="2E2AFB2F" w:rsidR="57211FA8" w:rsidRDefault="57211FA8" w:rsidP="57211FA8">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347A5B91" w14:textId="485D1C54" w:rsidR="57211FA8" w:rsidRDefault="57211FA8" w:rsidP="57211FA8">
      <w:pPr>
        <w:pStyle w:val="Klausur"/>
        <w:spacing w:after="0"/>
        <w:rPr>
          <w:rFonts w:ascii="Arial" w:eastAsia="Arial" w:hAnsi="Arial" w:cs="Arial"/>
          <w:b/>
          <w:bCs/>
          <w:sz w:val="20"/>
          <w:szCs w:val="20"/>
        </w:rPr>
      </w:pPr>
    </w:p>
    <w:p w14:paraId="69A318D8" w14:textId="5FE8331D" w:rsidR="10498619" w:rsidRDefault="10498619" w:rsidP="4135A207">
      <w:pPr>
        <w:pStyle w:val="Klausur"/>
        <w:spacing w:after="0"/>
        <w:rPr>
          <w:ins w:id="35" w:author="Entwistle, Andrew" w:date="2026-01-15T12:11:00Z"/>
        </w:rPr>
      </w:pPr>
      <w:r w:rsidRPr="4135A207">
        <w:rPr>
          <w:rFonts w:ascii="Arial" w:eastAsia="Arial" w:hAnsi="Arial" w:cs="Arial"/>
          <w:sz w:val="20"/>
          <w:szCs w:val="20"/>
        </w:rPr>
        <w:t xml:space="preserve">Ein reif geborenes Neugeborenes wird am 2. Lebenstag in der kinderorthopädischen Sprechstunde vorgestellt. Bereits bei der Erstuntersuchung fällt eine beidseitige Fehlstellung der Füße auf. Klinisch zeigen sich eine Spitzfußstellung, ein </w:t>
      </w:r>
      <w:proofErr w:type="spellStart"/>
      <w:r w:rsidRPr="4135A207">
        <w:rPr>
          <w:rFonts w:ascii="Arial" w:eastAsia="Arial" w:hAnsi="Arial" w:cs="Arial"/>
          <w:sz w:val="20"/>
          <w:szCs w:val="20"/>
        </w:rPr>
        <w:t>Rückfußvarus</w:t>
      </w:r>
      <w:proofErr w:type="spellEnd"/>
      <w:r w:rsidRPr="4135A207">
        <w:rPr>
          <w:rFonts w:ascii="Arial" w:eastAsia="Arial" w:hAnsi="Arial" w:cs="Arial"/>
          <w:sz w:val="20"/>
          <w:szCs w:val="20"/>
        </w:rPr>
        <w:t xml:space="preserve">, eine Adduktion des Vorfußes sowie eine </w:t>
      </w:r>
      <w:proofErr w:type="spellStart"/>
      <w:r w:rsidRPr="4135A207">
        <w:rPr>
          <w:rFonts w:ascii="Arial" w:eastAsia="Arial" w:hAnsi="Arial" w:cs="Arial"/>
          <w:sz w:val="20"/>
          <w:szCs w:val="20"/>
        </w:rPr>
        <w:t>Supinationsstellung</w:t>
      </w:r>
      <w:proofErr w:type="spellEnd"/>
      <w:r w:rsidRPr="4135A207">
        <w:rPr>
          <w:rFonts w:ascii="Arial" w:eastAsia="Arial" w:hAnsi="Arial" w:cs="Arial"/>
          <w:sz w:val="20"/>
          <w:szCs w:val="20"/>
        </w:rPr>
        <w:t>. Die Füße sind nur eingeschränkt passiv korrigierbar. Begleitfehlbildungen bestehen nicht, die Schwangerschaft und Geburt verliefen komplikationslos.</w:t>
      </w:r>
      <w:del w:id="36" w:author="Entwistle, Andrew" w:date="2026-01-15T12:11:00Z">
        <w:r w:rsidDel="00513E07">
          <w:br/>
        </w:r>
      </w:del>
    </w:p>
    <w:p w14:paraId="473BB859" w14:textId="77777777" w:rsidR="00513E07" w:rsidRDefault="00513E07" w:rsidP="4135A207">
      <w:pPr>
        <w:pStyle w:val="Klausur"/>
        <w:spacing w:after="0"/>
        <w:rPr>
          <w:rFonts w:ascii="Arial" w:eastAsia="Arial" w:hAnsi="Arial" w:cs="Arial"/>
          <w:sz w:val="20"/>
          <w:szCs w:val="20"/>
        </w:rPr>
      </w:pPr>
    </w:p>
    <w:p w14:paraId="379A47C5" w14:textId="3972595F" w:rsidR="57211FA8" w:rsidRDefault="57211FA8" w:rsidP="57211FA8">
      <w:pPr>
        <w:pStyle w:val="Klausur"/>
        <w:spacing w:after="0"/>
        <w:rPr>
          <w:rFonts w:ascii="Arial" w:eastAsia="Arial" w:hAnsi="Arial" w:cs="Arial"/>
          <w:b/>
          <w:bCs/>
          <w:sz w:val="20"/>
          <w:szCs w:val="20"/>
        </w:rPr>
      </w:pPr>
      <w:r w:rsidRPr="57211FA8">
        <w:rPr>
          <w:rFonts w:ascii="Arial" w:eastAsia="Arial" w:hAnsi="Arial" w:cs="Arial"/>
          <w:b/>
          <w:bCs/>
          <w:sz w:val="20"/>
          <w:szCs w:val="20"/>
        </w:rPr>
        <w:lastRenderedPageBreak/>
        <w:t>--</w:t>
      </w:r>
    </w:p>
    <w:p w14:paraId="5015F695" w14:textId="30C9B1D7" w:rsidR="00166FFF" w:rsidRDefault="57211FA8" w:rsidP="4135A207">
      <w:pPr>
        <w:spacing w:after="0" w:line="240" w:lineRule="auto"/>
        <w:rPr>
          <w:ins w:id="37" w:author="Entwistle, Andrew" w:date="2026-01-15T12:11:00Z"/>
        </w:rPr>
      </w:pPr>
      <w:r w:rsidRPr="4135A207">
        <w:rPr>
          <w:rFonts w:ascii="Arial" w:eastAsia="Arial" w:hAnsi="Arial" w:cs="Arial"/>
          <w:sz w:val="20"/>
          <w:szCs w:val="20"/>
        </w:rPr>
        <w:t xml:space="preserve">21. </w:t>
      </w:r>
      <w:r w:rsidR="773CCAD4" w:rsidRPr="4135A207">
        <w:rPr>
          <w:rFonts w:ascii="Arial" w:eastAsia="Arial" w:hAnsi="Arial" w:cs="Arial"/>
          <w:sz w:val="20"/>
          <w:szCs w:val="20"/>
        </w:rPr>
        <w:t>Welche Therapie ist die Behandlung der ersten Wahl?</w:t>
      </w:r>
      <w:del w:id="38" w:author="Entwistle, Andrew" w:date="2026-01-15T12:11:00Z">
        <w:r w:rsidDel="00513E07">
          <w:br/>
        </w:r>
      </w:del>
    </w:p>
    <w:p w14:paraId="6E5ECFC2" w14:textId="77777777" w:rsidR="00513E07" w:rsidRPr="00166FFF" w:rsidRDefault="00513E07" w:rsidP="4135A207">
      <w:pPr>
        <w:spacing w:after="0" w:line="240" w:lineRule="auto"/>
        <w:rPr>
          <w:rFonts w:ascii="Arial" w:eastAsia="Arial" w:hAnsi="Arial" w:cs="Arial"/>
          <w:sz w:val="20"/>
          <w:szCs w:val="20"/>
        </w:rPr>
      </w:pPr>
    </w:p>
    <w:p w14:paraId="57BE6163" w14:textId="39C4EEF0" w:rsidR="57211FA8" w:rsidRDefault="7F00D2E8" w:rsidP="57211FA8">
      <w:pPr>
        <w:spacing w:after="0"/>
        <w:rPr>
          <w:rFonts w:ascii="Arial" w:eastAsia="Arial" w:hAnsi="Arial" w:cs="Arial"/>
          <w:sz w:val="20"/>
          <w:szCs w:val="20"/>
        </w:rPr>
      </w:pPr>
      <w:proofErr w:type="spellStart"/>
      <w:proofErr w:type="gramStart"/>
      <w:r w:rsidRPr="7F00D2E8">
        <w:rPr>
          <w:rFonts w:ascii="Arial" w:eastAsia="Arial" w:hAnsi="Arial" w:cs="Arial"/>
          <w:sz w:val="20"/>
          <w:szCs w:val="20"/>
        </w:rPr>
        <w:t>Typ:TypA</w:t>
      </w:r>
      <w:proofErr w:type="spellEnd"/>
      <w:proofErr w:type="gramEnd"/>
    </w:p>
    <w:p w14:paraId="530F38A4" w14:textId="77777777" w:rsidR="00BE67E6" w:rsidRDefault="00BE67E6" w:rsidP="57211FA8">
      <w:pPr>
        <w:spacing w:after="0"/>
        <w:rPr>
          <w:rFonts w:ascii="Arial" w:eastAsia="Arial" w:hAnsi="Arial" w:cs="Arial"/>
          <w:sz w:val="20"/>
          <w:szCs w:val="20"/>
        </w:rPr>
      </w:pPr>
    </w:p>
    <w:p w14:paraId="54BC6A74" w14:textId="468254EF" w:rsidR="4135A207" w:rsidRDefault="4135A207" w:rsidP="4135A207">
      <w:pPr>
        <w:spacing w:after="0"/>
        <w:rPr>
          <w:rFonts w:ascii="Arial" w:eastAsia="Arial" w:hAnsi="Arial" w:cs="Arial"/>
          <w:sz w:val="20"/>
          <w:szCs w:val="20"/>
        </w:rPr>
      </w:pPr>
    </w:p>
    <w:p w14:paraId="788A723B" w14:textId="7D1C1541" w:rsidR="589C914F" w:rsidRDefault="589C914F" w:rsidP="4135A207">
      <w:pPr>
        <w:pStyle w:val="Klausur"/>
        <w:numPr>
          <w:ilvl w:val="0"/>
          <w:numId w:val="5"/>
        </w:numPr>
        <w:spacing w:after="0"/>
        <w:rPr>
          <w:rFonts w:ascii="Arial" w:eastAsia="Arial" w:hAnsi="Arial" w:cs="Arial"/>
          <w:color w:val="000000" w:themeColor="text1"/>
          <w:sz w:val="20"/>
          <w:szCs w:val="20"/>
        </w:rPr>
      </w:pPr>
      <w:r w:rsidRPr="4135A207">
        <w:rPr>
          <w:rFonts w:ascii="Arial" w:eastAsia="Arial" w:hAnsi="Arial" w:cs="Arial"/>
          <w:color w:val="000000" w:themeColor="text1"/>
          <w:sz w:val="20"/>
          <w:szCs w:val="20"/>
        </w:rPr>
        <w:t>Frühzeitige operative Weichteilrelease-Operation</w:t>
      </w:r>
    </w:p>
    <w:p w14:paraId="17CA6014" w14:textId="1EEAD710" w:rsidR="589C914F" w:rsidRDefault="589C914F" w:rsidP="4135A207">
      <w:pPr>
        <w:pStyle w:val="Klausur"/>
        <w:numPr>
          <w:ilvl w:val="0"/>
          <w:numId w:val="5"/>
        </w:numPr>
        <w:spacing w:after="0"/>
        <w:rPr>
          <w:rFonts w:ascii="Arial" w:eastAsia="Arial" w:hAnsi="Arial" w:cs="Arial"/>
          <w:color w:val="000000" w:themeColor="text1"/>
          <w:sz w:val="20"/>
          <w:szCs w:val="20"/>
        </w:rPr>
      </w:pPr>
      <w:r w:rsidRPr="4135A207">
        <w:rPr>
          <w:rFonts w:ascii="Arial" w:eastAsia="Arial" w:hAnsi="Arial" w:cs="Arial"/>
          <w:color w:val="000000" w:themeColor="text1"/>
          <w:sz w:val="20"/>
          <w:szCs w:val="20"/>
        </w:rPr>
        <w:t>Physiotherapie ohne weitere Maßnahmen</w:t>
      </w:r>
    </w:p>
    <w:p w14:paraId="59F052DD" w14:textId="17F57985" w:rsidR="589C914F" w:rsidRDefault="589C914F" w:rsidP="036E2CFE">
      <w:pPr>
        <w:pStyle w:val="Klausur"/>
        <w:numPr>
          <w:ilvl w:val="0"/>
          <w:numId w:val="5"/>
        </w:numPr>
        <w:spacing w:after="0"/>
        <w:rPr>
          <w:rFonts w:ascii="Arial" w:eastAsia="Arial" w:hAnsi="Arial" w:cs="Arial"/>
          <w:b/>
          <w:bCs/>
          <w:color w:val="000000" w:themeColor="text1"/>
          <w:sz w:val="20"/>
          <w:szCs w:val="20"/>
        </w:rPr>
      </w:pPr>
      <w:r w:rsidRPr="036E2CFE">
        <w:rPr>
          <w:rFonts w:ascii="Arial" w:eastAsia="Arial" w:hAnsi="Arial" w:cs="Arial"/>
          <w:b/>
          <w:bCs/>
          <w:color w:val="000000" w:themeColor="text1"/>
          <w:sz w:val="20"/>
          <w:szCs w:val="20"/>
        </w:rPr>
        <w:t xml:space="preserve">Seriengipsbehandlung nach </w:t>
      </w:r>
      <w:proofErr w:type="spellStart"/>
      <w:r w:rsidRPr="036E2CFE">
        <w:rPr>
          <w:rFonts w:ascii="Arial" w:eastAsia="Arial" w:hAnsi="Arial" w:cs="Arial"/>
          <w:b/>
          <w:bCs/>
          <w:color w:val="000000" w:themeColor="text1"/>
          <w:sz w:val="20"/>
          <w:szCs w:val="20"/>
        </w:rPr>
        <w:t>Ponseti</w:t>
      </w:r>
      <w:proofErr w:type="spellEnd"/>
      <w:r w:rsidRPr="036E2CFE">
        <w:rPr>
          <w:rFonts w:ascii="Arial" w:eastAsia="Arial" w:hAnsi="Arial" w:cs="Arial"/>
          <w:b/>
          <w:bCs/>
          <w:color w:val="000000" w:themeColor="text1"/>
          <w:sz w:val="20"/>
          <w:szCs w:val="20"/>
        </w:rPr>
        <w:t xml:space="preserve"> </w:t>
      </w:r>
    </w:p>
    <w:p w14:paraId="74813035" w14:textId="7B640C3B" w:rsidR="589C914F" w:rsidRDefault="589C914F" w:rsidP="4135A207">
      <w:pPr>
        <w:pStyle w:val="Klausur"/>
        <w:numPr>
          <w:ilvl w:val="0"/>
          <w:numId w:val="5"/>
        </w:numPr>
        <w:spacing w:after="0"/>
        <w:rPr>
          <w:rFonts w:ascii="Arial" w:eastAsia="Arial" w:hAnsi="Arial" w:cs="Arial"/>
          <w:color w:val="000000" w:themeColor="text1"/>
          <w:sz w:val="20"/>
          <w:szCs w:val="20"/>
        </w:rPr>
      </w:pPr>
      <w:r w:rsidRPr="4135A207">
        <w:rPr>
          <w:rFonts w:ascii="Arial" w:eastAsia="Arial" w:hAnsi="Arial" w:cs="Arial"/>
          <w:color w:val="000000" w:themeColor="text1"/>
          <w:sz w:val="20"/>
          <w:szCs w:val="20"/>
        </w:rPr>
        <w:t>Abwarten bis zum Laufalter</w:t>
      </w:r>
    </w:p>
    <w:p w14:paraId="6B475D99" w14:textId="0701593E" w:rsidR="589C914F" w:rsidRDefault="589C914F" w:rsidP="4135A207">
      <w:pPr>
        <w:pStyle w:val="Klausur"/>
        <w:numPr>
          <w:ilvl w:val="0"/>
          <w:numId w:val="5"/>
        </w:numPr>
        <w:spacing w:after="0"/>
        <w:rPr>
          <w:rFonts w:ascii="Arial" w:eastAsia="Arial" w:hAnsi="Arial" w:cs="Arial"/>
          <w:color w:val="000000" w:themeColor="text1"/>
          <w:sz w:val="20"/>
          <w:szCs w:val="20"/>
        </w:rPr>
      </w:pPr>
      <w:r w:rsidRPr="4135A207">
        <w:rPr>
          <w:rFonts w:ascii="Arial" w:eastAsia="Arial" w:hAnsi="Arial" w:cs="Arial"/>
          <w:color w:val="000000" w:themeColor="text1"/>
          <w:sz w:val="20"/>
          <w:szCs w:val="20"/>
        </w:rPr>
        <w:t>Orthopädische Einlagenversorgung</w:t>
      </w:r>
      <w:r>
        <w:br/>
      </w:r>
    </w:p>
    <w:p w14:paraId="7CF70A87" w14:textId="0D232CFB" w:rsidR="57211FA8" w:rsidRDefault="57211FA8" w:rsidP="57211FA8">
      <w:pPr>
        <w:spacing w:after="0"/>
        <w:rPr>
          <w:rFonts w:ascii="Arial" w:eastAsia="Arial" w:hAnsi="Arial" w:cs="Arial"/>
          <w:sz w:val="20"/>
          <w:szCs w:val="20"/>
        </w:rPr>
      </w:pPr>
    </w:p>
    <w:p w14:paraId="522942B2" w14:textId="6BA45DBE" w:rsidR="57211FA8" w:rsidRDefault="57211FA8" w:rsidP="57211FA8">
      <w:pPr>
        <w:spacing w:after="0"/>
        <w:rPr>
          <w:rFonts w:ascii="Arial" w:eastAsia="Arial" w:hAnsi="Arial" w:cs="Arial"/>
          <w:sz w:val="20"/>
          <w:szCs w:val="20"/>
        </w:rPr>
      </w:pPr>
    </w:p>
    <w:p w14:paraId="772236B5" w14:textId="2A298070" w:rsidR="57211FA8" w:rsidRDefault="57211FA8" w:rsidP="530C4C9F">
      <w:pPr>
        <w:pStyle w:val="Klausur"/>
        <w:spacing w:after="0"/>
        <w:rPr>
          <w:rFonts w:ascii="Arial" w:eastAsia="Arial" w:hAnsi="Arial" w:cs="Arial"/>
          <w:b/>
          <w:bCs/>
          <w:sz w:val="20"/>
          <w:szCs w:val="20"/>
          <w:highlight w:val="green"/>
        </w:rPr>
      </w:pPr>
      <w:r w:rsidRPr="3DDB5FF2">
        <w:rPr>
          <w:rFonts w:ascii="Arial" w:eastAsia="Arial" w:hAnsi="Arial" w:cs="Arial"/>
          <w:b/>
          <w:bCs/>
          <w:sz w:val="20"/>
          <w:szCs w:val="20"/>
        </w:rPr>
        <w:t>-------------------------------------------------Abschnitt - Frage 22</w:t>
      </w:r>
    </w:p>
    <w:p w14:paraId="0F68C01D" w14:textId="0D4AA3BD" w:rsidR="57211FA8" w:rsidRDefault="57211FA8" w:rsidP="57211FA8">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26EE15E0" w14:textId="485D1C54" w:rsidR="57211FA8" w:rsidRDefault="57211FA8" w:rsidP="57211FA8">
      <w:pPr>
        <w:pStyle w:val="Klausur"/>
        <w:spacing w:after="0"/>
        <w:rPr>
          <w:rFonts w:ascii="Arial" w:eastAsia="Arial" w:hAnsi="Arial" w:cs="Arial"/>
          <w:b/>
          <w:bCs/>
          <w:sz w:val="20"/>
          <w:szCs w:val="20"/>
        </w:rPr>
      </w:pPr>
    </w:p>
    <w:p w14:paraId="72346B04" w14:textId="6A1BB133" w:rsidR="00715894" w:rsidRDefault="00715894" w:rsidP="00715894">
      <w:pPr>
        <w:pStyle w:val="Klausur"/>
        <w:spacing w:after="0"/>
        <w:rPr>
          <w:rFonts w:ascii="Arial" w:hAnsi="Arial" w:cs="Arial"/>
          <w:sz w:val="20"/>
          <w:szCs w:val="20"/>
        </w:rPr>
      </w:pPr>
      <w:r w:rsidRPr="207B9940">
        <w:rPr>
          <w:rFonts w:ascii="Arial" w:hAnsi="Arial" w:cs="Arial"/>
          <w:sz w:val="20"/>
          <w:szCs w:val="20"/>
        </w:rPr>
        <w:t xml:space="preserve">Ein 13-jähriger adipöser Junge klagt seit dem Fußballspielen im Schulsport </w:t>
      </w:r>
      <w:proofErr w:type="gramStart"/>
      <w:r w:rsidRPr="207B9940">
        <w:rPr>
          <w:rFonts w:ascii="Arial" w:hAnsi="Arial" w:cs="Arial"/>
          <w:sz w:val="20"/>
          <w:szCs w:val="20"/>
        </w:rPr>
        <w:t>über zunehmende</w:t>
      </w:r>
      <w:proofErr w:type="gramEnd"/>
      <w:r w:rsidRPr="207B9940">
        <w:rPr>
          <w:rFonts w:ascii="Arial" w:hAnsi="Arial" w:cs="Arial"/>
          <w:sz w:val="20"/>
          <w:szCs w:val="20"/>
        </w:rPr>
        <w:t xml:space="preserve"> Schmerzen in der rechten Leiste und im Bereich des rechten Knies. Es liegt eine deutliche Bewegungseinschränkung im Hüftgelenk vor. </w:t>
      </w:r>
      <w:r w:rsidR="10A921C8" w:rsidRPr="207B9940">
        <w:rPr>
          <w:rFonts w:ascii="Arial" w:hAnsi="Arial" w:cs="Arial"/>
          <w:sz w:val="20"/>
          <w:szCs w:val="20"/>
        </w:rPr>
        <w:t>Aufgrund dessen</w:t>
      </w:r>
      <w:r w:rsidRPr="207B9940">
        <w:rPr>
          <w:rFonts w:ascii="Arial" w:hAnsi="Arial" w:cs="Arial"/>
          <w:sz w:val="20"/>
          <w:szCs w:val="20"/>
        </w:rPr>
        <w:t xml:space="preserve"> fertigen Sie das hier gezeigte Röntgenbild des Beckens an. </w:t>
      </w:r>
    </w:p>
    <w:p w14:paraId="0FBC5505" w14:textId="5BD5D1EC" w:rsidR="0AF666EB" w:rsidRDefault="0AF666EB" w:rsidP="0AF666EB">
      <w:pPr>
        <w:pStyle w:val="Klausur"/>
        <w:spacing w:after="0"/>
        <w:rPr>
          <w:rFonts w:ascii="Arial" w:eastAsia="Arial" w:hAnsi="Arial" w:cs="Arial"/>
          <w:b/>
          <w:bCs/>
          <w:sz w:val="20"/>
          <w:szCs w:val="20"/>
        </w:rPr>
      </w:pPr>
    </w:p>
    <w:p w14:paraId="410E6495" w14:textId="79F39083" w:rsidR="0AF666EB" w:rsidRDefault="00715894" w:rsidP="0AF666EB">
      <w:pPr>
        <w:spacing w:after="0"/>
        <w:rPr>
          <w:rFonts w:ascii="Arial" w:eastAsia="Arial" w:hAnsi="Arial" w:cs="Arial"/>
          <w:sz w:val="20"/>
          <w:szCs w:val="20"/>
        </w:rPr>
      </w:pPr>
      <w:r>
        <w:rPr>
          <w:rFonts w:ascii="Arial" w:hAnsi="Arial" w:cs="Arial"/>
          <w:noProof/>
          <w:sz w:val="20"/>
          <w:szCs w:val="20"/>
          <w:lang w:eastAsia="de-DE"/>
        </w:rPr>
        <w:drawing>
          <wp:inline distT="0" distB="0" distL="0" distR="0" wp14:anchorId="0FFBF4A5" wp14:editId="4FE50594">
            <wp:extent cx="5045009" cy="4114800"/>
            <wp:effectExtent l="0" t="0" r="3810" b="0"/>
            <wp:docPr id="5" name="Grafik 5" descr="\\antares\desktop$\t-schaefer\Desktop\10.08.2016 17.50.28 - 567801 - Anonymous, Pati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ares\desktop$\t-schaefer\Desktop\10.08.2016 17.50.28 - 567801 - Anonymous, Patient.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799" t="14602" r="10102" b="927"/>
                    <a:stretch/>
                  </pic:blipFill>
                  <pic:spPr bwMode="auto">
                    <a:xfrm>
                      <a:off x="0" y="0"/>
                      <a:ext cx="5051401" cy="4120013"/>
                    </a:xfrm>
                    <a:prstGeom prst="rect">
                      <a:avLst/>
                    </a:prstGeom>
                    <a:noFill/>
                    <a:ln>
                      <a:noFill/>
                    </a:ln>
                    <a:extLst>
                      <a:ext uri="{53640926-AAD7-44D8-BBD7-CCE9431645EC}">
                        <a14:shadowObscured xmlns:a14="http://schemas.microsoft.com/office/drawing/2010/main"/>
                      </a:ext>
                    </a:extLst>
                  </pic:spPr>
                </pic:pic>
              </a:graphicData>
            </a:graphic>
          </wp:inline>
        </w:drawing>
      </w:r>
    </w:p>
    <w:p w14:paraId="1E61B776" w14:textId="16E83BF0" w:rsidR="0AF666EB" w:rsidRDefault="0AF666EB" w:rsidP="0AF666EB">
      <w:pPr>
        <w:pStyle w:val="Klausur"/>
        <w:spacing w:after="0"/>
        <w:rPr>
          <w:rFonts w:ascii="Arial" w:eastAsia="Arial" w:hAnsi="Arial" w:cs="Arial"/>
          <w:sz w:val="20"/>
          <w:szCs w:val="20"/>
        </w:rPr>
      </w:pPr>
      <w:r w:rsidRPr="0AF666EB">
        <w:rPr>
          <w:rFonts w:ascii="Arial" w:eastAsia="Arial" w:hAnsi="Arial" w:cs="Arial"/>
          <w:sz w:val="20"/>
          <w:szCs w:val="20"/>
        </w:rPr>
        <w:t>{Copyright: Lehrstuhl für Orthopädie der Universität Würzburg}</w:t>
      </w:r>
    </w:p>
    <w:p w14:paraId="2ED34ED7" w14:textId="71D60E45" w:rsidR="0AF666EB" w:rsidRDefault="0AF666EB" w:rsidP="0AF666EB">
      <w:pPr>
        <w:pStyle w:val="Klausur"/>
        <w:spacing w:after="0"/>
        <w:rPr>
          <w:rFonts w:ascii="Arial" w:eastAsia="Arial" w:hAnsi="Arial" w:cs="Arial"/>
          <w:sz w:val="20"/>
          <w:szCs w:val="20"/>
          <w:lang w:eastAsia="de-DE"/>
        </w:rPr>
      </w:pPr>
    </w:p>
    <w:p w14:paraId="4BBB090D" w14:textId="7CE8DE84" w:rsidR="0AF666EB" w:rsidRDefault="0AF666EB" w:rsidP="0AF666EB">
      <w:pPr>
        <w:pStyle w:val="Klausur"/>
        <w:spacing w:after="0"/>
        <w:rPr>
          <w:rFonts w:ascii="Arial" w:eastAsia="Arial" w:hAnsi="Arial" w:cs="Arial"/>
          <w:sz w:val="20"/>
          <w:szCs w:val="20"/>
          <w:lang w:eastAsia="de-DE"/>
        </w:rPr>
      </w:pPr>
      <w:r w:rsidRPr="0AF666EB">
        <w:rPr>
          <w:rFonts w:ascii="Arial" w:eastAsia="Arial" w:hAnsi="Arial" w:cs="Arial"/>
          <w:sz w:val="20"/>
          <w:szCs w:val="20"/>
          <w:lang w:eastAsia="de-DE"/>
        </w:rPr>
        <w:t>--</w:t>
      </w:r>
    </w:p>
    <w:p w14:paraId="5CAB1DD0" w14:textId="72248DB9" w:rsidR="00715894" w:rsidRDefault="0AF666EB" w:rsidP="00715894">
      <w:pPr>
        <w:pStyle w:val="Klausur"/>
        <w:spacing w:after="0"/>
        <w:rPr>
          <w:rFonts w:ascii="Arial" w:hAnsi="Arial" w:cs="Arial"/>
          <w:sz w:val="20"/>
          <w:szCs w:val="20"/>
        </w:rPr>
      </w:pPr>
      <w:r w:rsidRPr="0AF666EB">
        <w:rPr>
          <w:rFonts w:ascii="Arial" w:eastAsia="Arial" w:hAnsi="Arial" w:cs="Arial"/>
          <w:sz w:val="20"/>
          <w:szCs w:val="20"/>
          <w:lang w:eastAsia="de-DE"/>
        </w:rPr>
        <w:t xml:space="preserve">22. </w:t>
      </w:r>
      <w:proofErr w:type="spellStart"/>
      <w:r w:rsidR="00715894" w:rsidRPr="58F89BD0">
        <w:rPr>
          <w:rFonts w:ascii="Arial" w:eastAsia="Arial" w:hAnsi="Arial" w:cs="Arial"/>
          <w:b/>
          <w:bCs/>
          <w:sz w:val="20"/>
          <w:szCs w:val="20"/>
          <w:lang w:eastAsia="de-DE"/>
        </w:rPr>
        <w:t>Kprim</w:t>
      </w:r>
      <w:proofErr w:type="spellEnd"/>
      <w:r w:rsidR="00715894" w:rsidRPr="58F89BD0">
        <w:rPr>
          <w:rFonts w:ascii="Arial" w:eastAsia="Arial" w:hAnsi="Arial" w:cs="Arial"/>
          <w:b/>
          <w:bCs/>
          <w:sz w:val="20"/>
          <w:szCs w:val="20"/>
          <w:lang w:eastAsia="de-DE"/>
        </w:rPr>
        <w:t>-Frage:</w:t>
      </w:r>
      <w:r w:rsidR="00715894" w:rsidRPr="58F89BD0">
        <w:rPr>
          <w:rFonts w:ascii="Arial" w:eastAsia="Arial" w:hAnsi="Arial" w:cs="Arial"/>
          <w:sz w:val="20"/>
          <w:szCs w:val="20"/>
        </w:rPr>
        <w:t xml:space="preserve"> </w:t>
      </w:r>
      <w:r w:rsidR="00715894">
        <w:rPr>
          <w:rFonts w:ascii="Arial" w:hAnsi="Arial" w:cs="Arial"/>
          <w:sz w:val="20"/>
          <w:szCs w:val="20"/>
        </w:rPr>
        <w:t>Welche Aussage</w:t>
      </w:r>
      <w:ins w:id="39" w:author="Entwistle, Andrew" w:date="2026-01-15T12:12:00Z">
        <w:r w:rsidR="00513E07">
          <w:rPr>
            <w:rFonts w:ascii="Arial" w:hAnsi="Arial" w:cs="Arial"/>
            <w:sz w:val="20"/>
            <w:szCs w:val="20"/>
          </w:rPr>
          <w:t>(</w:t>
        </w:r>
      </w:ins>
      <w:r w:rsidR="00715894">
        <w:rPr>
          <w:rFonts w:ascii="Arial" w:hAnsi="Arial" w:cs="Arial"/>
          <w:sz w:val="20"/>
          <w:szCs w:val="20"/>
        </w:rPr>
        <w:t>n</w:t>
      </w:r>
      <w:ins w:id="40" w:author="Entwistle, Andrew" w:date="2026-01-15T12:12:00Z">
        <w:r w:rsidR="00513E07">
          <w:rPr>
            <w:rFonts w:ascii="Arial" w:hAnsi="Arial" w:cs="Arial"/>
            <w:sz w:val="20"/>
            <w:szCs w:val="20"/>
          </w:rPr>
          <w:t>)</w:t>
        </w:r>
      </w:ins>
      <w:r w:rsidR="00715894">
        <w:rPr>
          <w:rFonts w:ascii="Arial" w:hAnsi="Arial" w:cs="Arial"/>
          <w:sz w:val="20"/>
          <w:szCs w:val="20"/>
        </w:rPr>
        <w:t xml:space="preserve"> zum gezeigten Krankheitsbild </w:t>
      </w:r>
      <w:ins w:id="41" w:author="Entwistle, Andrew" w:date="2026-01-15T12:12:00Z">
        <w:r w:rsidR="00513E07">
          <w:rPr>
            <w:rFonts w:ascii="Arial" w:hAnsi="Arial" w:cs="Arial"/>
            <w:sz w:val="20"/>
            <w:szCs w:val="20"/>
          </w:rPr>
          <w:t>trifft/</w:t>
        </w:r>
      </w:ins>
      <w:r w:rsidR="00715894">
        <w:rPr>
          <w:rFonts w:ascii="Arial" w:hAnsi="Arial" w:cs="Arial"/>
          <w:sz w:val="20"/>
          <w:szCs w:val="20"/>
        </w:rPr>
        <w:t xml:space="preserve">treffen am ehesten zu? </w:t>
      </w:r>
    </w:p>
    <w:p w14:paraId="1B7F2960" w14:textId="77777777" w:rsidR="00715894" w:rsidRDefault="00715894" w:rsidP="00715894">
      <w:pPr>
        <w:pStyle w:val="Klausur"/>
        <w:spacing w:after="0"/>
        <w:rPr>
          <w:rFonts w:ascii="Arial" w:eastAsia="Arial" w:hAnsi="Arial" w:cs="Arial"/>
          <w:sz w:val="20"/>
          <w:szCs w:val="20"/>
        </w:rPr>
      </w:pPr>
      <w:proofErr w:type="spellStart"/>
      <w:proofErr w:type="gramStart"/>
      <w:r w:rsidRPr="0AF666EB">
        <w:rPr>
          <w:rFonts w:ascii="Arial" w:eastAsia="Arial" w:hAnsi="Arial" w:cs="Arial"/>
          <w:sz w:val="20"/>
          <w:szCs w:val="20"/>
        </w:rPr>
        <w:t>Typ:kprim</w:t>
      </w:r>
      <w:proofErr w:type="spellEnd"/>
      <w:proofErr w:type="gramEnd"/>
    </w:p>
    <w:p w14:paraId="179A74CA" w14:textId="0B2AE493" w:rsidR="00715894" w:rsidRPr="00715894" w:rsidRDefault="00715894" w:rsidP="00715894">
      <w:pPr>
        <w:rPr>
          <w:rFonts w:ascii="Arial" w:eastAsia="Arial" w:hAnsi="Arial" w:cs="Arial"/>
          <w:b/>
          <w:bCs/>
          <w:sz w:val="20"/>
          <w:szCs w:val="20"/>
        </w:rPr>
      </w:pPr>
      <w:r w:rsidRPr="3EA77B50">
        <w:rPr>
          <w:rFonts w:ascii="Arial" w:eastAsia="Arial" w:hAnsi="Arial" w:cs="Arial"/>
          <w:sz w:val="20"/>
          <w:szCs w:val="20"/>
        </w:rPr>
        <w:t xml:space="preserve">Schema:PS50P </w:t>
      </w:r>
    </w:p>
    <w:p w14:paraId="06A6CA9B" w14:textId="23F3DDDA" w:rsidR="653233FB" w:rsidRDefault="653233FB" w:rsidP="3EA77B50">
      <w:pPr>
        <w:pStyle w:val="Klausur"/>
        <w:numPr>
          <w:ilvl w:val="0"/>
          <w:numId w:val="49"/>
        </w:numPr>
        <w:spacing w:after="0"/>
        <w:rPr>
          <w:rFonts w:ascii="Arial" w:eastAsia="Arial" w:hAnsi="Arial" w:cs="Arial"/>
          <w:sz w:val="20"/>
          <w:szCs w:val="20"/>
        </w:rPr>
      </w:pPr>
      <w:r w:rsidRPr="3EA77B50">
        <w:rPr>
          <w:rFonts w:ascii="Arial" w:eastAsia="Arial" w:hAnsi="Arial" w:cs="Arial"/>
          <w:sz w:val="20"/>
          <w:szCs w:val="20"/>
        </w:rPr>
        <w:t xml:space="preserve">Eine MRT-Untersuchung ist das bildgebende Verfahren der Wahl zur Primärdiagnose. </w:t>
      </w:r>
    </w:p>
    <w:p w14:paraId="662E3419" w14:textId="0098B55C" w:rsidR="653233FB" w:rsidRDefault="653233FB" w:rsidP="3EA77B50">
      <w:pPr>
        <w:pStyle w:val="Listenabsatz"/>
        <w:numPr>
          <w:ilvl w:val="0"/>
          <w:numId w:val="49"/>
        </w:numPr>
        <w:rPr>
          <w:rFonts w:ascii="Arial" w:eastAsia="Arial" w:hAnsi="Arial" w:cs="Arial"/>
          <w:b/>
          <w:bCs/>
          <w:sz w:val="20"/>
          <w:szCs w:val="20"/>
        </w:rPr>
      </w:pPr>
      <w:r w:rsidRPr="036E2CFE">
        <w:rPr>
          <w:rFonts w:ascii="Arial" w:eastAsia="Arial" w:hAnsi="Arial" w:cs="Arial"/>
          <w:b/>
          <w:bCs/>
          <w:sz w:val="20"/>
          <w:szCs w:val="20"/>
        </w:rPr>
        <w:t xml:space="preserve">Ein bilaterales Auftreten ist möglich, weshalb auch die kontralaterale Seite </w:t>
      </w:r>
      <w:r w:rsidR="52B098FD" w:rsidRPr="036E2CFE">
        <w:rPr>
          <w:rFonts w:ascii="Arial" w:eastAsia="Arial" w:hAnsi="Arial" w:cs="Arial"/>
          <w:b/>
          <w:bCs/>
          <w:sz w:val="20"/>
          <w:szCs w:val="20"/>
        </w:rPr>
        <w:t>oper</w:t>
      </w:r>
      <w:r w:rsidRPr="036E2CFE">
        <w:rPr>
          <w:rFonts w:ascii="Arial" w:eastAsia="Arial" w:hAnsi="Arial" w:cs="Arial"/>
          <w:b/>
          <w:bCs/>
          <w:sz w:val="20"/>
          <w:szCs w:val="20"/>
        </w:rPr>
        <w:t xml:space="preserve">iert werden sollte. </w:t>
      </w:r>
    </w:p>
    <w:p w14:paraId="6FE49305" w14:textId="65D3DE4B" w:rsidR="653233FB" w:rsidRDefault="653233FB" w:rsidP="3EA77B50">
      <w:pPr>
        <w:pStyle w:val="Listenabsatz"/>
        <w:numPr>
          <w:ilvl w:val="0"/>
          <w:numId w:val="49"/>
        </w:numPr>
        <w:rPr>
          <w:rFonts w:ascii="Arial" w:eastAsia="Arial" w:hAnsi="Arial" w:cs="Arial"/>
          <w:sz w:val="20"/>
          <w:szCs w:val="20"/>
        </w:rPr>
      </w:pPr>
      <w:r w:rsidRPr="3EA77B50">
        <w:rPr>
          <w:rFonts w:ascii="Arial" w:eastAsia="Arial" w:hAnsi="Arial" w:cs="Arial"/>
          <w:sz w:val="20"/>
          <w:szCs w:val="20"/>
        </w:rPr>
        <w:t xml:space="preserve">Die Erkrankung betrifft typischerweise die Region der Metaphyse des distalen Femurs. </w:t>
      </w:r>
    </w:p>
    <w:p w14:paraId="3F7AB45F" w14:textId="0E964D8D" w:rsidR="653233FB" w:rsidRDefault="653233FB" w:rsidP="3EA77B50">
      <w:pPr>
        <w:pStyle w:val="Listenabsatz"/>
        <w:numPr>
          <w:ilvl w:val="0"/>
          <w:numId w:val="49"/>
        </w:numPr>
        <w:rPr>
          <w:rFonts w:ascii="Arial" w:eastAsia="Arial" w:hAnsi="Arial" w:cs="Arial"/>
          <w:sz w:val="20"/>
          <w:szCs w:val="20"/>
        </w:rPr>
      </w:pPr>
      <w:r w:rsidRPr="3EA77B50">
        <w:rPr>
          <w:rFonts w:ascii="Arial" w:eastAsia="Arial" w:hAnsi="Arial" w:cs="Arial"/>
          <w:sz w:val="20"/>
          <w:szCs w:val="20"/>
        </w:rPr>
        <w:t>Die Therapie erfolgt in der Regel konservativ mit Entlastung und Physiotherapie.</w:t>
      </w:r>
    </w:p>
    <w:p w14:paraId="23398733" w14:textId="6376E90E" w:rsidR="3EA77B50" w:rsidRDefault="3EA77B50" w:rsidP="3EA77B50">
      <w:pPr>
        <w:pStyle w:val="Klausur"/>
        <w:spacing w:after="0"/>
        <w:ind w:left="720"/>
        <w:rPr>
          <w:rFonts w:ascii="Arial" w:hAnsi="Arial" w:cs="Arial"/>
          <w:b/>
          <w:bCs/>
          <w:sz w:val="20"/>
          <w:szCs w:val="20"/>
        </w:rPr>
      </w:pPr>
    </w:p>
    <w:p w14:paraId="12C3D187" w14:textId="109689D4" w:rsidR="0AF666EB" w:rsidRDefault="0AF666EB" w:rsidP="0AF666EB">
      <w:pPr>
        <w:pStyle w:val="Klausur"/>
        <w:spacing w:after="0"/>
        <w:rPr>
          <w:rFonts w:ascii="Arial" w:eastAsia="Arial" w:hAnsi="Arial" w:cs="Arial"/>
          <w:sz w:val="20"/>
          <w:szCs w:val="20"/>
          <w:lang w:eastAsia="de-DE"/>
        </w:rPr>
      </w:pPr>
    </w:p>
    <w:p w14:paraId="78EA2798" w14:textId="4DEFE8C8" w:rsidR="0AF666EB" w:rsidRDefault="0AF666EB" w:rsidP="0AF666EB">
      <w:pPr>
        <w:pStyle w:val="Klausur"/>
        <w:spacing w:after="0"/>
        <w:rPr>
          <w:rFonts w:ascii="Arial" w:eastAsia="Arial" w:hAnsi="Arial" w:cs="Arial"/>
          <w:sz w:val="20"/>
          <w:szCs w:val="20"/>
          <w:lang w:eastAsia="de-DE"/>
        </w:rPr>
      </w:pPr>
    </w:p>
    <w:p w14:paraId="5F0F8AF7" w14:textId="26DAFF10" w:rsidR="0AF666EB" w:rsidRDefault="0AF666EB" w:rsidP="0AF666EB">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23</w:t>
      </w:r>
    </w:p>
    <w:p w14:paraId="6C8907FB" w14:textId="7A478A14"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1FA8354A" w14:textId="63EE7284" w:rsidR="0AF666EB" w:rsidRDefault="0AF666EB" w:rsidP="0AF666EB">
      <w:pPr>
        <w:pStyle w:val="Klausur"/>
        <w:spacing w:after="0"/>
        <w:rPr>
          <w:rFonts w:ascii="Arial" w:eastAsia="Arial" w:hAnsi="Arial" w:cs="Arial"/>
          <w:b/>
          <w:bCs/>
          <w:sz w:val="20"/>
          <w:szCs w:val="20"/>
        </w:rPr>
      </w:pPr>
      <w:r w:rsidRPr="0AF666EB">
        <w:rPr>
          <w:rFonts w:ascii="Arial" w:eastAsia="Arial" w:hAnsi="Arial" w:cs="Arial"/>
          <w:b/>
          <w:bCs/>
          <w:sz w:val="20"/>
          <w:szCs w:val="20"/>
        </w:rPr>
        <w:t>--</w:t>
      </w:r>
    </w:p>
    <w:p w14:paraId="57B4FE31" w14:textId="2D9F3C5B" w:rsidR="00715894" w:rsidRDefault="0AF666EB" w:rsidP="00715894">
      <w:pPr>
        <w:pStyle w:val="Klausur"/>
        <w:spacing w:after="0"/>
        <w:rPr>
          <w:rFonts w:ascii="Arial" w:eastAsia="Arial" w:hAnsi="Arial" w:cs="Arial"/>
          <w:sz w:val="20"/>
          <w:szCs w:val="20"/>
        </w:rPr>
      </w:pPr>
      <w:r w:rsidRPr="4135A207">
        <w:rPr>
          <w:rFonts w:ascii="Arial" w:eastAsia="Arial" w:hAnsi="Arial" w:cs="Arial"/>
          <w:sz w:val="20"/>
          <w:szCs w:val="20"/>
        </w:rPr>
        <w:t xml:space="preserve">23. </w:t>
      </w:r>
      <w:r w:rsidR="39D15EF7" w:rsidRPr="4135A207">
        <w:t xml:space="preserve">Welche Aussage zum </w:t>
      </w:r>
      <w:r w:rsidR="0CBF0FB5" w:rsidRPr="4135A207">
        <w:rPr>
          <w:b/>
          <w:bCs/>
        </w:rPr>
        <w:t>Ott-Zeichen</w:t>
      </w:r>
      <w:r w:rsidR="39D15EF7" w:rsidRPr="4135A207">
        <w:t xml:space="preserve"> trifft am ehesten zu?</w:t>
      </w:r>
    </w:p>
    <w:p w14:paraId="4E9C4642" w14:textId="3BB9AC73" w:rsidR="00715894" w:rsidRDefault="00715894" w:rsidP="00715894">
      <w:pPr>
        <w:pStyle w:val="Klausur"/>
        <w:spacing w:after="0"/>
        <w:rPr>
          <w:rFonts w:ascii="Arial" w:eastAsia="Arial" w:hAnsi="Arial" w:cs="Arial"/>
          <w:sz w:val="20"/>
          <w:szCs w:val="20"/>
          <w:lang w:eastAsia="de-DE"/>
        </w:rPr>
      </w:pPr>
      <w:proofErr w:type="spellStart"/>
      <w:proofErr w:type="gramStart"/>
      <w:r w:rsidRPr="0AF666EB">
        <w:rPr>
          <w:rFonts w:ascii="Arial" w:eastAsia="Arial" w:hAnsi="Arial" w:cs="Arial"/>
          <w:sz w:val="20"/>
          <w:szCs w:val="20"/>
          <w:lang w:eastAsia="de-DE"/>
        </w:rPr>
        <w:t>Typ:TypA</w:t>
      </w:r>
      <w:proofErr w:type="spellEnd"/>
      <w:proofErr w:type="gramEnd"/>
    </w:p>
    <w:p w14:paraId="5D198A46" w14:textId="77777777" w:rsidR="007F291F" w:rsidRPr="00715894" w:rsidRDefault="007F291F" w:rsidP="00715894">
      <w:pPr>
        <w:pStyle w:val="Klausur"/>
        <w:spacing w:after="0"/>
        <w:rPr>
          <w:rFonts w:ascii="Arial" w:eastAsia="Arial" w:hAnsi="Arial" w:cs="Arial"/>
          <w:sz w:val="20"/>
          <w:szCs w:val="20"/>
        </w:rPr>
      </w:pPr>
    </w:p>
    <w:p w14:paraId="7A7DFB78" w14:textId="735BB925" w:rsidR="3877EF29" w:rsidRDefault="3877EF29" w:rsidP="3EA77B50">
      <w:pPr>
        <w:numPr>
          <w:ilvl w:val="0"/>
          <w:numId w:val="51"/>
        </w:numPr>
        <w:spacing w:after="0" w:line="240" w:lineRule="auto"/>
        <w:rPr>
          <w:rFonts w:ascii="Arial" w:hAnsi="Arial" w:cs="Arial"/>
          <w:b/>
          <w:bCs/>
          <w:sz w:val="20"/>
          <w:szCs w:val="20"/>
        </w:rPr>
      </w:pPr>
      <w:r w:rsidRPr="4135A207">
        <w:rPr>
          <w:rFonts w:ascii="Arial" w:hAnsi="Arial" w:cs="Arial"/>
          <w:b/>
          <w:bCs/>
          <w:sz w:val="20"/>
          <w:szCs w:val="20"/>
        </w:rPr>
        <w:t xml:space="preserve">Ein pathologischer Befund spricht für eine eingeschränkte Beweglichkeit der </w:t>
      </w:r>
      <w:r w:rsidR="1E53588E" w:rsidRPr="4135A207">
        <w:rPr>
          <w:rFonts w:ascii="Arial" w:hAnsi="Arial" w:cs="Arial"/>
          <w:b/>
          <w:bCs/>
          <w:sz w:val="20"/>
          <w:szCs w:val="20"/>
        </w:rPr>
        <w:t>B</w:t>
      </w:r>
      <w:r w:rsidRPr="4135A207">
        <w:rPr>
          <w:rFonts w:ascii="Arial" w:hAnsi="Arial" w:cs="Arial"/>
          <w:b/>
          <w:bCs/>
          <w:sz w:val="20"/>
          <w:szCs w:val="20"/>
        </w:rPr>
        <w:t>WS.</w:t>
      </w:r>
    </w:p>
    <w:p w14:paraId="66DADD0A" w14:textId="77D907BD" w:rsidR="4CCC15C1" w:rsidRDefault="4CCC15C1" w:rsidP="4135A207">
      <w:pPr>
        <w:numPr>
          <w:ilvl w:val="0"/>
          <w:numId w:val="51"/>
        </w:numPr>
        <w:spacing w:after="0" w:line="240" w:lineRule="auto"/>
        <w:rPr>
          <w:rFonts w:ascii="Arial" w:eastAsia="Arial" w:hAnsi="Arial" w:cs="Arial"/>
          <w:color w:val="000000" w:themeColor="text1"/>
          <w:sz w:val="20"/>
          <w:szCs w:val="20"/>
        </w:rPr>
      </w:pPr>
      <w:r w:rsidRPr="4135A207">
        <w:rPr>
          <w:rFonts w:ascii="Arial" w:eastAsia="Arial" w:hAnsi="Arial" w:cs="Arial"/>
          <w:color w:val="000000" w:themeColor="text1"/>
          <w:sz w:val="20"/>
          <w:szCs w:val="20"/>
        </w:rPr>
        <w:t>Es ist ein radiologisches Maß, das nur auf Röntgenbildern bestimmbar ist.</w:t>
      </w:r>
    </w:p>
    <w:p w14:paraId="69A34D33" w14:textId="571DF38E" w:rsidR="16BD27F7" w:rsidRDefault="16BD27F7" w:rsidP="3EA77B50">
      <w:pPr>
        <w:numPr>
          <w:ilvl w:val="0"/>
          <w:numId w:val="51"/>
        </w:numPr>
        <w:spacing w:after="0" w:line="240" w:lineRule="auto"/>
        <w:rPr>
          <w:rFonts w:ascii="Arial" w:hAnsi="Arial" w:cs="Arial"/>
          <w:sz w:val="20"/>
          <w:szCs w:val="20"/>
        </w:rPr>
      </w:pPr>
      <w:r w:rsidRPr="4135A207">
        <w:rPr>
          <w:rFonts w:ascii="Arial" w:hAnsi="Arial" w:cs="Arial"/>
          <w:sz w:val="20"/>
          <w:szCs w:val="20"/>
        </w:rPr>
        <w:t xml:space="preserve">Das </w:t>
      </w:r>
      <w:r w:rsidR="36604503" w:rsidRPr="4135A207">
        <w:rPr>
          <w:rFonts w:ascii="Arial" w:hAnsi="Arial" w:cs="Arial"/>
          <w:sz w:val="20"/>
          <w:szCs w:val="20"/>
        </w:rPr>
        <w:t>Ott</w:t>
      </w:r>
      <w:r w:rsidRPr="4135A207">
        <w:rPr>
          <w:rFonts w:ascii="Arial" w:hAnsi="Arial" w:cs="Arial"/>
          <w:sz w:val="20"/>
          <w:szCs w:val="20"/>
        </w:rPr>
        <w:t>-Zeichen eignet sich primär zur Beurteilung von funktionellen Haltungsstörungen.</w:t>
      </w:r>
    </w:p>
    <w:p w14:paraId="0F261ECE" w14:textId="0621DA54" w:rsidR="753F8244" w:rsidRDefault="753F8244" w:rsidP="4135A207">
      <w:pPr>
        <w:numPr>
          <w:ilvl w:val="0"/>
          <w:numId w:val="51"/>
        </w:numPr>
        <w:spacing w:after="0" w:line="240" w:lineRule="auto"/>
        <w:rPr>
          <w:rFonts w:ascii="Arial" w:eastAsia="Arial" w:hAnsi="Arial" w:cs="Arial"/>
          <w:color w:val="000000" w:themeColor="text1"/>
          <w:sz w:val="20"/>
          <w:szCs w:val="20"/>
        </w:rPr>
      </w:pPr>
      <w:r w:rsidRPr="4135A207">
        <w:rPr>
          <w:rFonts w:ascii="Arial" w:eastAsia="Arial" w:hAnsi="Arial" w:cs="Arial"/>
          <w:color w:val="000000" w:themeColor="text1"/>
          <w:sz w:val="20"/>
          <w:szCs w:val="20"/>
        </w:rPr>
        <w:t>Das Ott-Zeichen ist ein Screening-Test für Bandscheibenvorfälle.</w:t>
      </w:r>
    </w:p>
    <w:p w14:paraId="476912FA" w14:textId="2C4B7232" w:rsidR="2E8733C3" w:rsidRDefault="2E8733C3" w:rsidP="4135A207">
      <w:pPr>
        <w:numPr>
          <w:ilvl w:val="0"/>
          <w:numId w:val="51"/>
        </w:numPr>
        <w:spacing w:after="0" w:line="240" w:lineRule="auto"/>
        <w:rPr>
          <w:rFonts w:ascii="Arial" w:eastAsia="Arial" w:hAnsi="Arial" w:cs="Arial"/>
          <w:color w:val="000000" w:themeColor="text1"/>
          <w:sz w:val="20"/>
          <w:szCs w:val="20"/>
        </w:rPr>
      </w:pPr>
      <w:r w:rsidRPr="4135A207">
        <w:rPr>
          <w:rFonts w:ascii="Arial" w:eastAsia="Arial" w:hAnsi="Arial" w:cs="Arial"/>
          <w:color w:val="000000" w:themeColor="text1"/>
          <w:sz w:val="20"/>
          <w:szCs w:val="20"/>
        </w:rPr>
        <w:t xml:space="preserve">Die Markierung wird stehend 10 cm cranial von S1 angelegt. </w:t>
      </w:r>
      <w:r>
        <w:br/>
      </w:r>
    </w:p>
    <w:p w14:paraId="609A3001" w14:textId="77777777" w:rsidR="00715894" w:rsidRDefault="00715894" w:rsidP="0AF666EB">
      <w:pPr>
        <w:pStyle w:val="Klausur"/>
        <w:spacing w:after="0"/>
        <w:rPr>
          <w:rFonts w:ascii="Arial" w:eastAsia="Arial" w:hAnsi="Arial" w:cs="Arial"/>
          <w:sz w:val="20"/>
          <w:szCs w:val="20"/>
        </w:rPr>
      </w:pPr>
    </w:p>
    <w:p w14:paraId="041D5994" w14:textId="16E91CB4" w:rsidR="207B9940" w:rsidRDefault="207B9940" w:rsidP="207B9940">
      <w:pPr>
        <w:pStyle w:val="Klausur"/>
        <w:spacing w:after="0"/>
        <w:rPr>
          <w:rFonts w:ascii="Arial" w:eastAsia="Arial" w:hAnsi="Arial" w:cs="Arial"/>
          <w:sz w:val="20"/>
          <w:szCs w:val="20"/>
        </w:rPr>
      </w:pPr>
    </w:p>
    <w:p w14:paraId="1968D40C" w14:textId="23E86B87" w:rsidR="0AF666EB" w:rsidRDefault="0AF666EB" w:rsidP="3DDB5FF2">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24</w:t>
      </w:r>
    </w:p>
    <w:p w14:paraId="39C4BC4D" w14:textId="13237C87"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5AA9CD86" w14:textId="78A437A8" w:rsidR="0AF666EB" w:rsidRDefault="0AF666EB" w:rsidP="0AF666EB">
      <w:pPr>
        <w:pStyle w:val="Klausur"/>
        <w:spacing w:after="0"/>
        <w:rPr>
          <w:rFonts w:ascii="Arial" w:eastAsia="Arial" w:hAnsi="Arial" w:cs="Arial"/>
          <w:sz w:val="20"/>
          <w:szCs w:val="20"/>
        </w:rPr>
      </w:pPr>
    </w:p>
    <w:p w14:paraId="34D9B9C8" w14:textId="4CA162D8" w:rsidR="0AF666EB" w:rsidRDefault="0AF666EB" w:rsidP="0AF666EB">
      <w:pPr>
        <w:pStyle w:val="Klausur"/>
        <w:spacing w:after="0"/>
        <w:rPr>
          <w:rFonts w:ascii="Arial" w:eastAsia="Arial" w:hAnsi="Arial" w:cs="Arial"/>
          <w:sz w:val="20"/>
          <w:szCs w:val="20"/>
        </w:rPr>
      </w:pPr>
      <w:r w:rsidRPr="0AF666EB">
        <w:rPr>
          <w:rFonts w:ascii="Arial" w:eastAsia="Arial" w:hAnsi="Arial" w:cs="Arial"/>
          <w:sz w:val="20"/>
          <w:szCs w:val="20"/>
        </w:rPr>
        <w:t>Zur Bestimmung des Ausmaßes einer Skoliose wird die seitliche Krümmung nach Cobb gemessen. Dies erfolgt sowohl für die Haupt- als auch die Nebenkrümmung. Für diese Messungen ist die Identifizierung der Neutralwirbel und der Scheitelwirbel notwendig.</w:t>
      </w:r>
    </w:p>
    <w:p w14:paraId="6E52B443" w14:textId="55EDAEB8" w:rsidR="0AF666EB" w:rsidRDefault="0AF666EB" w:rsidP="0AF666EB">
      <w:pPr>
        <w:pStyle w:val="Klausur"/>
        <w:spacing w:after="0"/>
        <w:rPr>
          <w:rFonts w:ascii="Arial" w:eastAsia="Arial" w:hAnsi="Arial" w:cs="Arial"/>
          <w:sz w:val="20"/>
          <w:szCs w:val="20"/>
        </w:rPr>
      </w:pPr>
    </w:p>
    <w:p w14:paraId="1B67D56E" w14:textId="6B977272" w:rsidR="0AF666EB" w:rsidRDefault="0AF666EB" w:rsidP="0AF666EB">
      <w:pPr>
        <w:pStyle w:val="Klausur"/>
        <w:spacing w:after="0"/>
        <w:rPr>
          <w:rFonts w:ascii="Arial" w:eastAsia="Arial" w:hAnsi="Arial" w:cs="Arial"/>
          <w:sz w:val="20"/>
          <w:szCs w:val="20"/>
        </w:rPr>
      </w:pPr>
      <w:r>
        <w:rPr>
          <w:noProof/>
          <w:lang w:eastAsia="de-DE"/>
        </w:rPr>
        <w:drawing>
          <wp:inline distT="0" distB="0" distL="0" distR="0" wp14:anchorId="0CD79D79" wp14:editId="1456B8A0">
            <wp:extent cx="2190750" cy="5487519"/>
            <wp:effectExtent l="0" t="0" r="0" b="0"/>
            <wp:docPr id="1455360053" name="Grafik 145536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a:ext>
                      </a:extLst>
                    </a:blip>
                    <a:srcRect/>
                    <a:stretch>
                      <a:fillRect/>
                    </a:stretch>
                  </pic:blipFill>
                  <pic:spPr>
                    <a:xfrm>
                      <a:off x="0" y="0"/>
                      <a:ext cx="2190750" cy="5487519"/>
                    </a:xfrm>
                    <a:prstGeom prst="rect">
                      <a:avLst/>
                    </a:prstGeom>
                  </pic:spPr>
                </pic:pic>
              </a:graphicData>
            </a:graphic>
          </wp:inline>
        </w:drawing>
      </w:r>
    </w:p>
    <w:p w14:paraId="32F87D82" w14:textId="5A10BC92" w:rsidR="0AF666EB" w:rsidRDefault="0AF666EB" w:rsidP="0AF666EB">
      <w:pPr>
        <w:pStyle w:val="Klausur"/>
        <w:spacing w:after="0"/>
        <w:rPr>
          <w:rFonts w:ascii="Arial" w:eastAsia="Arial" w:hAnsi="Arial" w:cs="Arial"/>
          <w:sz w:val="20"/>
          <w:szCs w:val="20"/>
        </w:rPr>
      </w:pPr>
      <w:r w:rsidRPr="0AF666EB">
        <w:rPr>
          <w:rFonts w:ascii="Arial" w:eastAsia="Arial" w:hAnsi="Arial" w:cs="Arial"/>
          <w:sz w:val="20"/>
          <w:szCs w:val="20"/>
        </w:rPr>
        <w:t>{Copyright: Lehrstuhl für Orthopädie der Universität Würzburg}</w:t>
      </w:r>
    </w:p>
    <w:p w14:paraId="243B9B5D" w14:textId="49798ADC" w:rsidR="0AF666EB" w:rsidRDefault="0AF666EB" w:rsidP="0AF666EB">
      <w:pPr>
        <w:pStyle w:val="Klausur"/>
        <w:spacing w:after="0"/>
        <w:rPr>
          <w:rFonts w:ascii="Arial" w:eastAsia="Arial" w:hAnsi="Arial" w:cs="Arial"/>
          <w:sz w:val="20"/>
          <w:szCs w:val="20"/>
        </w:rPr>
      </w:pPr>
    </w:p>
    <w:p w14:paraId="2978B959" w14:textId="43393E9C" w:rsidR="0AF666EB" w:rsidRDefault="0AF666EB" w:rsidP="0AF666EB">
      <w:pPr>
        <w:pStyle w:val="Klausur"/>
        <w:spacing w:after="0"/>
        <w:rPr>
          <w:rFonts w:ascii="Arial" w:eastAsia="Arial" w:hAnsi="Arial" w:cs="Arial"/>
          <w:sz w:val="20"/>
          <w:szCs w:val="20"/>
        </w:rPr>
      </w:pPr>
      <w:r w:rsidRPr="0AF666EB">
        <w:rPr>
          <w:rFonts w:ascii="Arial" w:eastAsia="Arial" w:hAnsi="Arial" w:cs="Arial"/>
          <w:sz w:val="20"/>
          <w:szCs w:val="20"/>
        </w:rPr>
        <w:lastRenderedPageBreak/>
        <w:t>--</w:t>
      </w:r>
    </w:p>
    <w:p w14:paraId="249581E9" w14:textId="29C34899" w:rsidR="0AF666EB" w:rsidRDefault="0AF666EB" w:rsidP="0AF666EB">
      <w:pPr>
        <w:spacing w:after="0" w:line="240" w:lineRule="auto"/>
        <w:rPr>
          <w:rFonts w:ascii="Arial" w:eastAsia="Arial" w:hAnsi="Arial" w:cs="Arial"/>
          <w:sz w:val="20"/>
          <w:szCs w:val="20"/>
        </w:rPr>
      </w:pPr>
      <w:r w:rsidRPr="3EA77B50">
        <w:rPr>
          <w:rFonts w:ascii="Arial" w:eastAsia="Arial" w:hAnsi="Arial" w:cs="Arial"/>
          <w:sz w:val="20"/>
          <w:szCs w:val="20"/>
        </w:rPr>
        <w:t xml:space="preserve">24. Welcher Wirbelkörper entspricht am ehestem dem </w:t>
      </w:r>
      <w:r w:rsidR="5072FD76" w:rsidRPr="3EA77B50">
        <w:rPr>
          <w:rFonts w:ascii="Arial" w:eastAsia="Arial" w:hAnsi="Arial" w:cs="Arial"/>
          <w:sz w:val="20"/>
          <w:szCs w:val="20"/>
        </w:rPr>
        <w:t>Scheitelwirbel</w:t>
      </w:r>
      <w:r w:rsidRPr="3EA77B50">
        <w:rPr>
          <w:rFonts w:ascii="Arial" w:eastAsia="Arial" w:hAnsi="Arial" w:cs="Arial"/>
          <w:sz w:val="20"/>
          <w:szCs w:val="20"/>
        </w:rPr>
        <w:t xml:space="preserve"> der Hauptkrümmung beim gezeigten Röntgenbild?</w:t>
      </w:r>
    </w:p>
    <w:p w14:paraId="0D2D66DA" w14:textId="37DA78BF" w:rsidR="00442776" w:rsidRDefault="00442776" w:rsidP="00442776">
      <w:pPr>
        <w:pStyle w:val="Klausur"/>
        <w:spacing w:after="0"/>
        <w:rPr>
          <w:rFonts w:ascii="Arial" w:eastAsia="Arial" w:hAnsi="Arial" w:cs="Arial"/>
          <w:sz w:val="20"/>
          <w:szCs w:val="20"/>
          <w:lang w:eastAsia="de-DE"/>
        </w:rPr>
      </w:pPr>
      <w:proofErr w:type="spellStart"/>
      <w:proofErr w:type="gramStart"/>
      <w:r w:rsidRPr="0AF666EB">
        <w:rPr>
          <w:rFonts w:ascii="Arial" w:eastAsia="Arial" w:hAnsi="Arial" w:cs="Arial"/>
          <w:sz w:val="20"/>
          <w:szCs w:val="20"/>
          <w:lang w:eastAsia="de-DE"/>
        </w:rPr>
        <w:t>Typ:TypA</w:t>
      </w:r>
      <w:proofErr w:type="spellEnd"/>
      <w:proofErr w:type="gramEnd"/>
    </w:p>
    <w:p w14:paraId="5356FEA5" w14:textId="77777777" w:rsidR="007F291F" w:rsidRDefault="007F291F" w:rsidP="00442776">
      <w:pPr>
        <w:pStyle w:val="Klausur"/>
        <w:spacing w:after="0"/>
        <w:rPr>
          <w:rFonts w:ascii="Arial" w:eastAsia="Arial" w:hAnsi="Arial" w:cs="Arial"/>
          <w:sz w:val="20"/>
          <w:szCs w:val="20"/>
        </w:rPr>
      </w:pPr>
    </w:p>
    <w:p w14:paraId="68DBD1B0" w14:textId="37D67FB1" w:rsidR="0AF666EB" w:rsidRDefault="0AF666EB" w:rsidP="0AF666EB">
      <w:pPr>
        <w:pStyle w:val="Listenabsatz"/>
        <w:numPr>
          <w:ilvl w:val="0"/>
          <w:numId w:val="16"/>
        </w:numPr>
        <w:rPr>
          <w:rFonts w:ascii="Arial" w:eastAsia="Arial" w:hAnsi="Arial" w:cs="Arial"/>
          <w:sz w:val="20"/>
          <w:szCs w:val="20"/>
        </w:rPr>
      </w:pPr>
      <w:r w:rsidRPr="0AF666EB">
        <w:rPr>
          <w:rFonts w:ascii="Arial" w:eastAsia="Arial" w:hAnsi="Arial" w:cs="Arial"/>
          <w:sz w:val="20"/>
          <w:szCs w:val="20"/>
        </w:rPr>
        <w:t>Brustwirbelkörper 9</w:t>
      </w:r>
    </w:p>
    <w:p w14:paraId="316B742C" w14:textId="173B9093" w:rsidR="0AF666EB" w:rsidRDefault="0AF666EB" w:rsidP="0AF666EB">
      <w:pPr>
        <w:pStyle w:val="Listenabsatz"/>
        <w:numPr>
          <w:ilvl w:val="0"/>
          <w:numId w:val="16"/>
        </w:numPr>
        <w:rPr>
          <w:rFonts w:ascii="Arial" w:eastAsia="Arial" w:hAnsi="Arial" w:cs="Arial"/>
          <w:sz w:val="20"/>
          <w:szCs w:val="20"/>
        </w:rPr>
      </w:pPr>
      <w:r w:rsidRPr="0AF666EB">
        <w:rPr>
          <w:rFonts w:ascii="Arial" w:eastAsia="Arial" w:hAnsi="Arial" w:cs="Arial"/>
          <w:sz w:val="20"/>
          <w:szCs w:val="20"/>
        </w:rPr>
        <w:t>Brustwirbelkörper 11</w:t>
      </w:r>
    </w:p>
    <w:p w14:paraId="15529964" w14:textId="7EBB17E0" w:rsidR="0AF666EB" w:rsidRPr="00D07148" w:rsidRDefault="0AF666EB" w:rsidP="3EA77B50">
      <w:pPr>
        <w:pStyle w:val="Listenabsatz"/>
        <w:numPr>
          <w:ilvl w:val="0"/>
          <w:numId w:val="16"/>
        </w:numPr>
        <w:rPr>
          <w:rFonts w:ascii="Arial" w:eastAsia="Arial" w:hAnsi="Arial" w:cs="Arial"/>
          <w:b/>
          <w:bCs/>
          <w:sz w:val="20"/>
          <w:szCs w:val="20"/>
        </w:rPr>
      </w:pPr>
      <w:r w:rsidRPr="3EA77B50">
        <w:rPr>
          <w:rFonts w:ascii="Arial" w:eastAsia="Arial" w:hAnsi="Arial" w:cs="Arial"/>
          <w:b/>
          <w:bCs/>
          <w:sz w:val="20"/>
          <w:szCs w:val="20"/>
        </w:rPr>
        <w:t>Lendenwirbelkörper 1</w:t>
      </w:r>
    </w:p>
    <w:p w14:paraId="0BDCFBBE" w14:textId="4377F41A" w:rsidR="0AF666EB" w:rsidRPr="00D07148" w:rsidRDefault="0AF666EB" w:rsidP="3EA77B50">
      <w:pPr>
        <w:pStyle w:val="Listenabsatz"/>
        <w:numPr>
          <w:ilvl w:val="0"/>
          <w:numId w:val="16"/>
        </w:numPr>
        <w:rPr>
          <w:rFonts w:ascii="Arial" w:eastAsia="Arial" w:hAnsi="Arial" w:cs="Arial"/>
          <w:sz w:val="20"/>
          <w:szCs w:val="20"/>
        </w:rPr>
      </w:pPr>
      <w:r w:rsidRPr="3EA77B50">
        <w:rPr>
          <w:rFonts w:ascii="Arial" w:eastAsia="Arial" w:hAnsi="Arial" w:cs="Arial"/>
          <w:sz w:val="20"/>
          <w:szCs w:val="20"/>
        </w:rPr>
        <w:t>Lendenwirbelkörper 3</w:t>
      </w:r>
    </w:p>
    <w:p w14:paraId="1BA472C2" w14:textId="24CA3584" w:rsidR="0AF666EB" w:rsidRDefault="0AF666EB" w:rsidP="0AF666EB">
      <w:pPr>
        <w:pStyle w:val="Listenabsatz"/>
        <w:numPr>
          <w:ilvl w:val="0"/>
          <w:numId w:val="16"/>
        </w:numPr>
        <w:rPr>
          <w:rFonts w:ascii="Arial" w:eastAsia="Arial" w:hAnsi="Arial" w:cs="Arial"/>
          <w:sz w:val="20"/>
          <w:szCs w:val="20"/>
        </w:rPr>
      </w:pPr>
      <w:r w:rsidRPr="0AF666EB">
        <w:rPr>
          <w:rFonts w:ascii="Arial" w:eastAsia="Arial" w:hAnsi="Arial" w:cs="Arial"/>
          <w:sz w:val="20"/>
          <w:szCs w:val="20"/>
        </w:rPr>
        <w:t>Lendenwirbelkörper 5</w:t>
      </w:r>
    </w:p>
    <w:p w14:paraId="30CF5E1B" w14:textId="2BC35618" w:rsidR="0AF666EB" w:rsidRDefault="0AF666EB" w:rsidP="0AF666EB">
      <w:pPr>
        <w:spacing w:after="0" w:line="240" w:lineRule="auto"/>
        <w:rPr>
          <w:rFonts w:ascii="Arial" w:eastAsia="Arial" w:hAnsi="Arial" w:cs="Arial"/>
          <w:sz w:val="20"/>
          <w:szCs w:val="20"/>
        </w:rPr>
      </w:pPr>
    </w:p>
    <w:p w14:paraId="2629E0C0" w14:textId="0F216DC4" w:rsidR="0AF666EB" w:rsidRDefault="0AF666EB" w:rsidP="0AF666EB">
      <w:pPr>
        <w:spacing w:after="0" w:line="240" w:lineRule="auto"/>
        <w:rPr>
          <w:rFonts w:ascii="Arial" w:eastAsia="Arial" w:hAnsi="Arial" w:cs="Arial"/>
          <w:sz w:val="20"/>
          <w:szCs w:val="20"/>
        </w:rPr>
      </w:pPr>
    </w:p>
    <w:p w14:paraId="58C42E16" w14:textId="4F54BCB9" w:rsidR="0AF666EB" w:rsidRDefault="0AF666EB" w:rsidP="0AF666EB">
      <w:pPr>
        <w:pStyle w:val="Klausur"/>
        <w:spacing w:after="0"/>
        <w:rPr>
          <w:rFonts w:ascii="Arial" w:eastAsia="Arial" w:hAnsi="Arial" w:cs="Arial"/>
          <w:b/>
          <w:bCs/>
          <w:sz w:val="20"/>
          <w:szCs w:val="20"/>
        </w:rPr>
      </w:pPr>
      <w:r w:rsidRPr="3DDB5FF2">
        <w:rPr>
          <w:rFonts w:ascii="Arial" w:eastAsia="Arial" w:hAnsi="Arial" w:cs="Arial"/>
          <w:b/>
          <w:bCs/>
          <w:sz w:val="20"/>
          <w:szCs w:val="20"/>
        </w:rPr>
        <w:t>-------------------------------------------------Abschnitt - Frage 25</w:t>
      </w:r>
    </w:p>
    <w:p w14:paraId="6374C1E6" w14:textId="2BB98BAA"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59E83DF6" w14:textId="23B336E4" w:rsidR="0AF666EB" w:rsidRDefault="0AF666EB" w:rsidP="3EA77B50">
      <w:pPr>
        <w:pStyle w:val="Klausur"/>
        <w:spacing w:after="0"/>
        <w:rPr>
          <w:rFonts w:ascii="Arial" w:eastAsia="Arial" w:hAnsi="Arial" w:cs="Arial"/>
          <w:b/>
          <w:bCs/>
          <w:sz w:val="20"/>
          <w:szCs w:val="20"/>
        </w:rPr>
      </w:pPr>
    </w:p>
    <w:p w14:paraId="63800C23" w14:textId="29979A7C" w:rsidR="007F291F" w:rsidRDefault="0AF666EB" w:rsidP="4135A207">
      <w:pPr>
        <w:spacing w:after="0"/>
        <w:rPr>
          <w:rFonts w:ascii="Arial" w:eastAsia="Arial" w:hAnsi="Arial" w:cs="Arial"/>
          <w:sz w:val="20"/>
          <w:szCs w:val="20"/>
        </w:rPr>
      </w:pPr>
      <w:r w:rsidRPr="4135A207">
        <w:rPr>
          <w:rFonts w:ascii="Arial" w:eastAsia="Arial" w:hAnsi="Arial" w:cs="Arial"/>
          <w:b/>
          <w:bCs/>
          <w:sz w:val="20"/>
          <w:szCs w:val="20"/>
        </w:rPr>
        <w:t>--</w:t>
      </w:r>
      <w:r w:rsidR="48FA731E" w:rsidRPr="4135A207">
        <w:rPr>
          <w:rFonts w:ascii="Arial" w:eastAsia="Arial" w:hAnsi="Arial" w:cs="Arial"/>
          <w:b/>
          <w:bCs/>
          <w:sz w:val="20"/>
          <w:szCs w:val="20"/>
        </w:rPr>
        <w:t xml:space="preserve"> </w:t>
      </w:r>
    </w:p>
    <w:p w14:paraId="0E86D6FB" w14:textId="04F3628F" w:rsidR="007F291F" w:rsidRDefault="50A30BA6" w:rsidP="4135A207">
      <w:pPr>
        <w:spacing w:after="0"/>
        <w:rPr>
          <w:rFonts w:ascii="Arial" w:eastAsia="Arial" w:hAnsi="Arial" w:cs="Arial"/>
          <w:color w:val="000000" w:themeColor="text1"/>
          <w:sz w:val="19"/>
          <w:szCs w:val="19"/>
        </w:rPr>
      </w:pPr>
      <w:r w:rsidRPr="036E2CFE">
        <w:rPr>
          <w:rFonts w:ascii="Arial" w:eastAsia="Arial" w:hAnsi="Arial" w:cs="Arial"/>
          <w:sz w:val="20"/>
          <w:szCs w:val="20"/>
        </w:rPr>
        <w:t>25.</w:t>
      </w:r>
      <w:r w:rsidR="69F2F5E4" w:rsidRPr="036E2CFE">
        <w:rPr>
          <w:rFonts w:ascii="Arial" w:eastAsia="Arial" w:hAnsi="Arial" w:cs="Arial"/>
          <w:sz w:val="20"/>
          <w:szCs w:val="20"/>
        </w:rPr>
        <w:t xml:space="preserve"> </w:t>
      </w:r>
      <w:proofErr w:type="spellStart"/>
      <w:r w:rsidR="69F2F5E4" w:rsidRPr="036E2CFE">
        <w:rPr>
          <w:rFonts w:ascii="Arial" w:eastAsia="Arial" w:hAnsi="Arial" w:cs="Arial"/>
          <w:b/>
          <w:bCs/>
          <w:sz w:val="20"/>
          <w:szCs w:val="20"/>
          <w:lang w:eastAsia="de-DE"/>
        </w:rPr>
        <w:t>Kprim</w:t>
      </w:r>
      <w:proofErr w:type="spellEnd"/>
      <w:r w:rsidR="69F2F5E4" w:rsidRPr="036E2CFE">
        <w:rPr>
          <w:rFonts w:ascii="Arial" w:eastAsia="Arial" w:hAnsi="Arial" w:cs="Arial"/>
          <w:b/>
          <w:bCs/>
          <w:sz w:val="20"/>
          <w:szCs w:val="20"/>
          <w:lang w:eastAsia="de-DE"/>
        </w:rPr>
        <w:t>-Frage</w:t>
      </w:r>
      <w:r w:rsidR="0751A282" w:rsidRPr="036E2CFE">
        <w:rPr>
          <w:rFonts w:ascii="Arial" w:eastAsia="Arial" w:hAnsi="Arial" w:cs="Arial"/>
          <w:b/>
          <w:bCs/>
          <w:sz w:val="20"/>
          <w:szCs w:val="20"/>
          <w:lang w:eastAsia="de-DE"/>
        </w:rPr>
        <w:t xml:space="preserve"> </w:t>
      </w:r>
      <w:r w:rsidR="69F2F5E4" w:rsidRPr="036E2CFE">
        <w:rPr>
          <w:rFonts w:ascii="Arial" w:eastAsia="Arial" w:hAnsi="Arial" w:cs="Arial"/>
          <w:color w:val="000000" w:themeColor="text1"/>
          <w:sz w:val="19"/>
          <w:szCs w:val="19"/>
        </w:rPr>
        <w:t>Welche</w:t>
      </w:r>
      <w:r w:rsidR="4DF4BB20" w:rsidRPr="036E2CFE">
        <w:rPr>
          <w:rFonts w:ascii="Arial" w:eastAsia="Arial" w:hAnsi="Arial" w:cs="Arial"/>
          <w:color w:val="000000" w:themeColor="text1"/>
          <w:sz w:val="19"/>
          <w:szCs w:val="19"/>
        </w:rPr>
        <w:t xml:space="preserve"> </w:t>
      </w:r>
      <w:r w:rsidR="1ED375D0" w:rsidRPr="036E2CFE">
        <w:rPr>
          <w:rFonts w:ascii="Arial" w:eastAsia="Arial" w:hAnsi="Arial" w:cs="Arial"/>
          <w:color w:val="000000" w:themeColor="text1"/>
          <w:sz w:val="19"/>
          <w:szCs w:val="19"/>
        </w:rPr>
        <w:t>der folgenden Aussagen</w:t>
      </w:r>
      <w:r w:rsidR="69F2F5E4" w:rsidRPr="036E2CFE">
        <w:rPr>
          <w:rFonts w:ascii="Arial" w:eastAsia="Arial" w:hAnsi="Arial" w:cs="Arial"/>
          <w:color w:val="000000" w:themeColor="text1"/>
          <w:sz w:val="19"/>
          <w:szCs w:val="19"/>
        </w:rPr>
        <w:t xml:space="preserve"> </w:t>
      </w:r>
      <w:ins w:id="42" w:author="Entwistle, Andrew" w:date="2026-01-15T12:14:00Z">
        <w:r w:rsidR="00513E07">
          <w:rPr>
            <w:rFonts w:ascii="Arial" w:eastAsia="Arial" w:hAnsi="Arial" w:cs="Arial"/>
            <w:color w:val="000000" w:themeColor="text1"/>
            <w:sz w:val="19"/>
            <w:szCs w:val="19"/>
          </w:rPr>
          <w:t>ist/</w:t>
        </w:r>
      </w:ins>
      <w:r w:rsidR="69F2F5E4" w:rsidRPr="036E2CFE">
        <w:rPr>
          <w:rFonts w:ascii="Arial" w:eastAsia="Arial" w:hAnsi="Arial" w:cs="Arial"/>
          <w:color w:val="000000" w:themeColor="text1"/>
          <w:sz w:val="19"/>
          <w:szCs w:val="19"/>
        </w:rPr>
        <w:t>sind zutreffend?</w:t>
      </w:r>
    </w:p>
    <w:p w14:paraId="4B680CF6" w14:textId="274FC4A4" w:rsidR="007F291F" w:rsidRDefault="2473A31C" w:rsidP="036E2CFE">
      <w:pPr>
        <w:spacing w:after="0"/>
        <w:rPr>
          <w:rFonts w:ascii="Arial" w:eastAsia="Arial" w:hAnsi="Arial" w:cs="Arial"/>
          <w:b/>
          <w:bCs/>
          <w:sz w:val="20"/>
          <w:szCs w:val="20"/>
        </w:rPr>
      </w:pPr>
      <w:proofErr w:type="spellStart"/>
      <w:proofErr w:type="gramStart"/>
      <w:r w:rsidRPr="036E2CFE">
        <w:rPr>
          <w:rFonts w:ascii="Arial" w:eastAsia="Arial" w:hAnsi="Arial" w:cs="Arial"/>
          <w:sz w:val="20"/>
          <w:szCs w:val="20"/>
        </w:rPr>
        <w:t>Typ:kprim</w:t>
      </w:r>
      <w:proofErr w:type="spellEnd"/>
      <w:proofErr w:type="gramEnd"/>
      <w:r w:rsidRPr="036E2CFE">
        <w:rPr>
          <w:rFonts w:ascii="Arial" w:eastAsia="Arial" w:hAnsi="Arial" w:cs="Arial"/>
          <w:sz w:val="20"/>
          <w:szCs w:val="20"/>
        </w:rPr>
        <w:t xml:space="preserve"> </w:t>
      </w:r>
    </w:p>
    <w:p w14:paraId="2E1AB9F5" w14:textId="5BC74088" w:rsidR="007F291F" w:rsidRDefault="2473A31C" w:rsidP="036E2CFE">
      <w:pPr>
        <w:spacing w:after="0"/>
      </w:pPr>
      <w:r w:rsidRPr="036E2CFE">
        <w:rPr>
          <w:rFonts w:ascii="Arial" w:eastAsia="Arial" w:hAnsi="Arial" w:cs="Arial"/>
          <w:sz w:val="20"/>
          <w:szCs w:val="20"/>
        </w:rPr>
        <w:t>Schema:PS50P</w:t>
      </w:r>
    </w:p>
    <w:p w14:paraId="22D119C9" w14:textId="265408D3" w:rsidR="007F291F" w:rsidRDefault="007F291F" w:rsidP="036E2CFE">
      <w:pPr>
        <w:spacing w:after="0"/>
        <w:rPr>
          <w:rFonts w:ascii="Arial" w:eastAsia="Arial" w:hAnsi="Arial" w:cs="Arial"/>
          <w:color w:val="000000" w:themeColor="text1"/>
          <w:sz w:val="19"/>
          <w:szCs w:val="19"/>
        </w:rPr>
      </w:pPr>
    </w:p>
    <w:p w14:paraId="7F3B94E2" w14:textId="16C0D32E" w:rsidR="007F291F" w:rsidRDefault="69F2F5E4" w:rsidP="036E2CFE">
      <w:pPr>
        <w:pStyle w:val="Listenabsatz"/>
        <w:numPr>
          <w:ilvl w:val="0"/>
          <w:numId w:val="1"/>
        </w:numPr>
        <w:rPr>
          <w:rFonts w:ascii="Arial" w:eastAsia="Arial" w:hAnsi="Arial" w:cs="Arial"/>
          <w:color w:val="000000" w:themeColor="text1"/>
          <w:sz w:val="20"/>
          <w:szCs w:val="20"/>
        </w:rPr>
      </w:pPr>
      <w:r w:rsidRPr="036E2CFE">
        <w:rPr>
          <w:rFonts w:ascii="Arial" w:eastAsia="Arial" w:hAnsi="Arial" w:cs="Arial"/>
          <w:color w:val="000000" w:themeColor="text1"/>
          <w:sz w:val="20"/>
          <w:szCs w:val="20"/>
        </w:rPr>
        <w:t xml:space="preserve">Eine </w:t>
      </w:r>
      <w:proofErr w:type="spellStart"/>
      <w:r w:rsidRPr="036E2CFE">
        <w:rPr>
          <w:rFonts w:ascii="Arial" w:eastAsia="Arial" w:hAnsi="Arial" w:cs="Arial"/>
          <w:color w:val="000000" w:themeColor="text1"/>
          <w:sz w:val="20"/>
          <w:szCs w:val="20"/>
        </w:rPr>
        <w:t>Spondylolisthese</w:t>
      </w:r>
      <w:proofErr w:type="spellEnd"/>
      <w:r w:rsidRPr="036E2CFE">
        <w:rPr>
          <w:rFonts w:ascii="Arial" w:eastAsia="Arial" w:hAnsi="Arial" w:cs="Arial"/>
          <w:color w:val="000000" w:themeColor="text1"/>
          <w:sz w:val="20"/>
          <w:szCs w:val="20"/>
        </w:rPr>
        <w:t xml:space="preserve"> bezeichnet eine Infektion des Bandscheibengewebes meist bakteriell bedingt.</w:t>
      </w:r>
    </w:p>
    <w:p w14:paraId="72753408" w14:textId="19B1EFCD" w:rsidR="007F291F" w:rsidRDefault="69F2F5E4" w:rsidP="036E2CFE">
      <w:pPr>
        <w:pStyle w:val="Listenabsatz"/>
        <w:numPr>
          <w:ilvl w:val="0"/>
          <w:numId w:val="1"/>
        </w:numPr>
        <w:rPr>
          <w:rFonts w:ascii="Arial" w:eastAsia="Arial" w:hAnsi="Arial" w:cs="Arial"/>
          <w:b/>
          <w:bCs/>
          <w:color w:val="000000" w:themeColor="text1"/>
          <w:sz w:val="20"/>
          <w:szCs w:val="20"/>
        </w:rPr>
      </w:pPr>
      <w:r w:rsidRPr="036E2CFE">
        <w:rPr>
          <w:rFonts w:ascii="Arial" w:eastAsia="Arial" w:hAnsi="Arial" w:cs="Arial"/>
          <w:b/>
          <w:bCs/>
          <w:color w:val="000000" w:themeColor="text1"/>
          <w:sz w:val="20"/>
          <w:szCs w:val="20"/>
        </w:rPr>
        <w:t>Es gibt klare Leitlinien zur Behandlung des spezifischen und unspezifischen Rückenschmerzes.</w:t>
      </w:r>
    </w:p>
    <w:p w14:paraId="6AB3110B" w14:textId="160635F8" w:rsidR="007F291F" w:rsidRDefault="69F2F5E4" w:rsidP="036E2CFE">
      <w:pPr>
        <w:pStyle w:val="Listenabsatz"/>
        <w:numPr>
          <w:ilvl w:val="0"/>
          <w:numId w:val="1"/>
        </w:numPr>
        <w:rPr>
          <w:rFonts w:ascii="Arial" w:eastAsia="Arial" w:hAnsi="Arial" w:cs="Arial"/>
          <w:color w:val="000000" w:themeColor="text1"/>
          <w:sz w:val="20"/>
          <w:szCs w:val="20"/>
        </w:rPr>
      </w:pPr>
      <w:r w:rsidRPr="036E2CFE">
        <w:rPr>
          <w:rFonts w:ascii="Arial" w:eastAsia="Arial" w:hAnsi="Arial" w:cs="Arial"/>
          <w:color w:val="000000" w:themeColor="text1"/>
          <w:sz w:val="20"/>
          <w:szCs w:val="20"/>
        </w:rPr>
        <w:t xml:space="preserve">Eine radiologisch nachgewiesene lumbale Spinalkanalstenose der Stufe </w:t>
      </w:r>
      <w:proofErr w:type="spellStart"/>
      <w:r w:rsidRPr="036E2CFE">
        <w:rPr>
          <w:rFonts w:ascii="Arial" w:eastAsia="Arial" w:hAnsi="Arial" w:cs="Arial"/>
          <w:color w:val="000000" w:themeColor="text1"/>
          <w:sz w:val="20"/>
          <w:szCs w:val="20"/>
        </w:rPr>
        <w:t>Schizas</w:t>
      </w:r>
      <w:proofErr w:type="spellEnd"/>
      <w:r w:rsidRPr="036E2CFE">
        <w:rPr>
          <w:rFonts w:ascii="Arial" w:eastAsia="Arial" w:hAnsi="Arial" w:cs="Arial"/>
          <w:color w:val="000000" w:themeColor="text1"/>
          <w:sz w:val="20"/>
          <w:szCs w:val="20"/>
        </w:rPr>
        <w:t xml:space="preserve"> C muss zwingend operiert werden.</w:t>
      </w:r>
    </w:p>
    <w:p w14:paraId="5AC52960" w14:textId="296F09FC" w:rsidR="007F291F" w:rsidRDefault="69F2F5E4" w:rsidP="036E2CFE">
      <w:pPr>
        <w:pStyle w:val="Listenabsatz"/>
        <w:numPr>
          <w:ilvl w:val="0"/>
          <w:numId w:val="1"/>
        </w:numPr>
        <w:rPr>
          <w:rFonts w:ascii="Arial" w:eastAsia="Arial" w:hAnsi="Arial" w:cs="Arial"/>
          <w:b/>
          <w:bCs/>
          <w:color w:val="000000" w:themeColor="text1"/>
          <w:sz w:val="20"/>
          <w:szCs w:val="20"/>
        </w:rPr>
      </w:pPr>
      <w:r w:rsidRPr="036E2CFE">
        <w:rPr>
          <w:rFonts w:ascii="Arial" w:eastAsia="Arial" w:hAnsi="Arial" w:cs="Arial"/>
          <w:b/>
          <w:bCs/>
          <w:color w:val="000000" w:themeColor="text1"/>
          <w:sz w:val="20"/>
          <w:szCs w:val="20"/>
        </w:rPr>
        <w:t>Zur Erkennung des Alters einer bestehenden Wirbelkörperfraktur ist die MRT-Bildgebung ein geeignetes Diagnostikum.</w:t>
      </w:r>
    </w:p>
    <w:p w14:paraId="43463163" w14:textId="7D5AE59C" w:rsidR="007F291F" w:rsidRDefault="007F291F" w:rsidP="4135A207">
      <w:pPr>
        <w:spacing w:after="0"/>
        <w:rPr>
          <w:rFonts w:ascii="Arial" w:eastAsia="Arial" w:hAnsi="Arial" w:cs="Arial"/>
          <w:color w:val="000000" w:themeColor="text1"/>
          <w:sz w:val="20"/>
          <w:szCs w:val="20"/>
        </w:rPr>
      </w:pPr>
    </w:p>
    <w:p w14:paraId="7B4A2EB9" w14:textId="30AC0A3E" w:rsidR="4135A207" w:rsidRDefault="4135A207" w:rsidP="036E2CFE">
      <w:pPr>
        <w:spacing w:after="0" w:line="240" w:lineRule="auto"/>
        <w:rPr>
          <w:rFonts w:ascii="Arial" w:eastAsia="Arial" w:hAnsi="Arial" w:cs="Arial"/>
          <w:color w:val="000000" w:themeColor="text1"/>
          <w:sz w:val="20"/>
          <w:szCs w:val="20"/>
        </w:rPr>
      </w:pPr>
    </w:p>
    <w:p w14:paraId="22C3D399" w14:textId="20AA5A92" w:rsidR="0AF666EB" w:rsidRDefault="0AF666EB" w:rsidP="530C4C9F">
      <w:pPr>
        <w:pStyle w:val="Klausur"/>
        <w:spacing w:after="0"/>
        <w:rPr>
          <w:rFonts w:ascii="Arial" w:eastAsia="Arial" w:hAnsi="Arial" w:cs="Arial"/>
          <w:b/>
          <w:bCs/>
          <w:sz w:val="20"/>
          <w:szCs w:val="20"/>
          <w:highlight w:val="green"/>
        </w:rPr>
      </w:pPr>
      <w:r w:rsidRPr="3DDB5FF2">
        <w:rPr>
          <w:rFonts w:ascii="Arial" w:eastAsia="Arial" w:hAnsi="Arial" w:cs="Arial"/>
          <w:b/>
          <w:bCs/>
          <w:sz w:val="20"/>
          <w:szCs w:val="20"/>
        </w:rPr>
        <w:t>-------------------------------------------------Abschnitt - Frage 26</w:t>
      </w:r>
    </w:p>
    <w:p w14:paraId="3B392568" w14:textId="3C106E7B"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1BF4CE12" w14:textId="77777777" w:rsidR="00D07148" w:rsidRDefault="00D07148" w:rsidP="0AF666EB">
      <w:pPr>
        <w:pStyle w:val="Klausur"/>
        <w:spacing w:after="0"/>
        <w:rPr>
          <w:rFonts w:ascii="Arial" w:eastAsia="Arial" w:hAnsi="Arial" w:cs="Arial"/>
          <w:b/>
          <w:bCs/>
          <w:sz w:val="20"/>
          <w:szCs w:val="20"/>
        </w:rPr>
      </w:pPr>
    </w:p>
    <w:p w14:paraId="13B4074F" w14:textId="17D51A88" w:rsidR="69F85B7E" w:rsidRDefault="69F85B7E" w:rsidP="3EA77B50">
      <w:pPr>
        <w:pStyle w:val="Klausur"/>
        <w:spacing w:after="0"/>
        <w:rPr>
          <w:rFonts w:ascii="Arial" w:eastAsia="Arial" w:hAnsi="Arial" w:cs="Arial"/>
          <w:sz w:val="20"/>
          <w:szCs w:val="20"/>
          <w:lang w:eastAsia="de-DE"/>
        </w:rPr>
      </w:pPr>
      <w:r w:rsidRPr="3EA77B50">
        <w:rPr>
          <w:rFonts w:ascii="Arial" w:eastAsia="Arial" w:hAnsi="Arial" w:cs="Arial"/>
          <w:sz w:val="20"/>
          <w:szCs w:val="20"/>
          <w:lang w:eastAsia="de-DE"/>
        </w:rPr>
        <w:t>Ein Bandscheibenvorfall der LWS ist eine häufige Ursache für radikuläre Schmerzen im Bereich der unteren Extremität</w:t>
      </w:r>
      <w:ins w:id="43" w:author="Entwistle, Andrew" w:date="2026-01-15T12:14:00Z">
        <w:r w:rsidR="00513E07">
          <w:rPr>
            <w:rFonts w:ascii="Arial" w:eastAsia="Arial" w:hAnsi="Arial" w:cs="Arial"/>
            <w:sz w:val="20"/>
            <w:szCs w:val="20"/>
            <w:lang w:eastAsia="de-DE"/>
          </w:rPr>
          <w:t>en</w:t>
        </w:r>
      </w:ins>
      <w:r w:rsidRPr="3EA77B50">
        <w:rPr>
          <w:rFonts w:ascii="Arial" w:eastAsia="Arial" w:hAnsi="Arial" w:cs="Arial"/>
          <w:sz w:val="20"/>
          <w:szCs w:val="20"/>
          <w:lang w:eastAsia="de-DE"/>
        </w:rPr>
        <w:t xml:space="preserve">. Je nach betroffenem Segment treten charakteristische Schmerz- und Ausfallmuster auf. Ein 35-jähriger Patient klagt über seit 5 Tagen bestehende, in das rechte Bein ausstrahlende Rückenschmerzen. Die Schmerzen verlaufen </w:t>
      </w:r>
      <w:proofErr w:type="spellStart"/>
      <w:r w:rsidRPr="3EA77B50">
        <w:rPr>
          <w:rFonts w:ascii="Arial" w:eastAsia="Arial" w:hAnsi="Arial" w:cs="Arial"/>
          <w:sz w:val="20"/>
          <w:szCs w:val="20"/>
          <w:lang w:eastAsia="de-DE"/>
        </w:rPr>
        <w:t>posterolateral</w:t>
      </w:r>
      <w:proofErr w:type="spellEnd"/>
      <w:r w:rsidRPr="3EA77B50">
        <w:rPr>
          <w:rFonts w:ascii="Arial" w:eastAsia="Arial" w:hAnsi="Arial" w:cs="Arial"/>
          <w:sz w:val="20"/>
          <w:szCs w:val="20"/>
          <w:lang w:eastAsia="de-DE"/>
        </w:rPr>
        <w:t xml:space="preserve"> über den Oberschenkel bis in den lateralen Unterschenkel und den Fußrücken. Es besteht ein abgeschwächter </w:t>
      </w:r>
      <w:proofErr w:type="spellStart"/>
      <w:r w:rsidRPr="3EA77B50">
        <w:rPr>
          <w:rFonts w:ascii="Arial" w:eastAsia="Arial" w:hAnsi="Arial" w:cs="Arial"/>
          <w:sz w:val="20"/>
          <w:szCs w:val="20"/>
          <w:lang w:eastAsia="de-DE"/>
        </w:rPr>
        <w:t>Fußheberreflex</w:t>
      </w:r>
      <w:proofErr w:type="spellEnd"/>
      <w:r w:rsidRPr="3EA77B50">
        <w:rPr>
          <w:rFonts w:ascii="Arial" w:eastAsia="Arial" w:hAnsi="Arial" w:cs="Arial"/>
          <w:sz w:val="20"/>
          <w:szCs w:val="20"/>
          <w:lang w:eastAsia="de-DE"/>
        </w:rPr>
        <w:t xml:space="preserve"> und ein Sensibilitätsdefizit am medialen Fußrücken. </w:t>
      </w:r>
      <w:commentRangeStart w:id="44"/>
      <w:del w:id="45" w:author="Entwistle, Andrew" w:date="2026-01-15T12:15:00Z">
        <w:r w:rsidRPr="3EA77B50" w:rsidDel="00513E07">
          <w:rPr>
            <w:rFonts w:ascii="Arial" w:eastAsia="Arial" w:hAnsi="Arial" w:cs="Arial"/>
            <w:sz w:val="20"/>
            <w:szCs w:val="20"/>
            <w:lang w:eastAsia="de-DE"/>
          </w:rPr>
          <w:delText>Welches</w:delText>
        </w:r>
      </w:del>
      <w:commentRangeEnd w:id="44"/>
      <w:r w:rsidR="00513E07">
        <w:rPr>
          <w:rStyle w:val="Kommentarzeichen"/>
          <w:rFonts w:ascii="Cambria" w:eastAsia="Cambria" w:hAnsi="Cambria" w:cs="Times New Roman"/>
        </w:rPr>
        <w:commentReference w:id="44"/>
      </w:r>
      <w:del w:id="46" w:author="Entwistle, Andrew" w:date="2026-01-15T12:15:00Z">
        <w:r w:rsidRPr="3EA77B50" w:rsidDel="00513E07">
          <w:rPr>
            <w:rFonts w:ascii="Arial" w:eastAsia="Arial" w:hAnsi="Arial" w:cs="Arial"/>
            <w:sz w:val="20"/>
            <w:szCs w:val="20"/>
            <w:lang w:eastAsia="de-DE"/>
          </w:rPr>
          <w:delText xml:space="preserve"> Bandscheibensegment ist am ehesten betroffen?</w:delText>
        </w:r>
      </w:del>
    </w:p>
    <w:p w14:paraId="69DBC5D8" w14:textId="6722C21F" w:rsidR="0AF666EB" w:rsidRDefault="0AF666EB" w:rsidP="0AF666EB">
      <w:pPr>
        <w:pStyle w:val="Klausur"/>
        <w:spacing w:after="0"/>
        <w:rPr>
          <w:rFonts w:ascii="Arial" w:eastAsia="Arial" w:hAnsi="Arial" w:cs="Arial"/>
          <w:sz w:val="20"/>
          <w:szCs w:val="20"/>
          <w:lang w:eastAsia="de-DE"/>
        </w:rPr>
      </w:pPr>
      <w:r w:rsidRPr="0AF666EB">
        <w:rPr>
          <w:rFonts w:ascii="Arial" w:eastAsia="Arial" w:hAnsi="Arial" w:cs="Arial"/>
          <w:sz w:val="20"/>
          <w:szCs w:val="20"/>
          <w:lang w:eastAsia="de-DE"/>
        </w:rPr>
        <w:t>--</w:t>
      </w:r>
    </w:p>
    <w:p w14:paraId="5D568F84" w14:textId="49D269FC" w:rsidR="0AF666EB" w:rsidRDefault="0AF666EB" w:rsidP="0AF666EB">
      <w:pPr>
        <w:pStyle w:val="Klausur"/>
        <w:spacing w:after="0"/>
        <w:rPr>
          <w:rFonts w:ascii="Arial" w:eastAsia="Arial" w:hAnsi="Arial" w:cs="Arial"/>
          <w:sz w:val="20"/>
          <w:szCs w:val="20"/>
          <w:lang w:eastAsia="de-DE"/>
        </w:rPr>
      </w:pPr>
      <w:r w:rsidRPr="0AF666EB">
        <w:rPr>
          <w:rFonts w:ascii="Arial" w:eastAsia="Arial" w:hAnsi="Arial" w:cs="Arial"/>
          <w:sz w:val="20"/>
          <w:szCs w:val="20"/>
          <w:lang w:eastAsia="de-DE"/>
        </w:rPr>
        <w:t xml:space="preserve">26. </w:t>
      </w:r>
      <w:r w:rsidR="00D07148" w:rsidRPr="003E1F18">
        <w:rPr>
          <w:rFonts w:ascii="Arial" w:hAnsi="Arial" w:cs="Arial"/>
          <w:sz w:val="20"/>
          <w:szCs w:val="20"/>
        </w:rPr>
        <w:t>Auf welcher Höhe erwarten Sie am ehesten einen Bandscheibenvorfall?</w:t>
      </w:r>
    </w:p>
    <w:p w14:paraId="5AD80FAC" w14:textId="35362F73" w:rsidR="00E0055E" w:rsidRDefault="00E0055E" w:rsidP="0AF666EB">
      <w:pPr>
        <w:pStyle w:val="Klausur"/>
        <w:spacing w:after="0"/>
        <w:rPr>
          <w:rFonts w:ascii="Arial" w:eastAsia="Arial" w:hAnsi="Arial" w:cs="Arial"/>
          <w:sz w:val="20"/>
          <w:szCs w:val="20"/>
          <w:lang w:eastAsia="de-DE"/>
        </w:rPr>
      </w:pPr>
      <w:proofErr w:type="spellStart"/>
      <w:proofErr w:type="gramStart"/>
      <w:r w:rsidRPr="0AF666EB">
        <w:rPr>
          <w:rFonts w:ascii="Arial" w:eastAsia="Arial" w:hAnsi="Arial" w:cs="Arial"/>
          <w:sz w:val="20"/>
          <w:szCs w:val="20"/>
          <w:lang w:eastAsia="de-DE"/>
        </w:rPr>
        <w:t>Typ:TypA</w:t>
      </w:r>
      <w:proofErr w:type="spellEnd"/>
      <w:proofErr w:type="gramEnd"/>
    </w:p>
    <w:p w14:paraId="7AC71189" w14:textId="77777777" w:rsidR="007F291F" w:rsidRDefault="007F291F" w:rsidP="0AF666EB">
      <w:pPr>
        <w:pStyle w:val="Klausur"/>
        <w:spacing w:after="0"/>
        <w:rPr>
          <w:rFonts w:ascii="Arial" w:eastAsia="Arial" w:hAnsi="Arial" w:cs="Arial"/>
          <w:sz w:val="20"/>
          <w:szCs w:val="20"/>
        </w:rPr>
      </w:pPr>
    </w:p>
    <w:p w14:paraId="7028FD8C" w14:textId="3D59F84B" w:rsidR="00D07148" w:rsidRPr="002A78F2" w:rsidRDefault="7471C174" w:rsidP="207B9940">
      <w:pPr>
        <w:pStyle w:val="Klausur"/>
        <w:numPr>
          <w:ilvl w:val="0"/>
          <w:numId w:val="53"/>
        </w:numPr>
        <w:spacing w:after="0"/>
        <w:rPr>
          <w:rFonts w:ascii="Arial" w:eastAsia="Arial" w:hAnsi="Arial" w:cs="Arial"/>
          <w:sz w:val="20"/>
          <w:szCs w:val="20"/>
          <w:lang w:eastAsia="de-DE"/>
        </w:rPr>
      </w:pPr>
      <w:r w:rsidRPr="3EA77B50">
        <w:rPr>
          <w:rFonts w:ascii="Arial" w:eastAsia="Arial" w:hAnsi="Arial" w:cs="Arial"/>
          <w:sz w:val="20"/>
          <w:szCs w:val="20"/>
          <w:lang w:eastAsia="de-DE"/>
        </w:rPr>
        <w:t>L</w:t>
      </w:r>
      <w:r w:rsidR="00D07148" w:rsidRPr="3EA77B50">
        <w:rPr>
          <w:rFonts w:ascii="Arial" w:eastAsia="Arial" w:hAnsi="Arial" w:cs="Arial"/>
          <w:sz w:val="20"/>
          <w:szCs w:val="20"/>
          <w:lang w:eastAsia="de-DE"/>
        </w:rPr>
        <w:t>WK</w:t>
      </w:r>
      <w:r w:rsidR="2FABFCD7" w:rsidRPr="3EA77B50">
        <w:rPr>
          <w:rFonts w:ascii="Arial" w:eastAsia="Arial" w:hAnsi="Arial" w:cs="Arial"/>
          <w:sz w:val="20"/>
          <w:szCs w:val="20"/>
          <w:lang w:eastAsia="de-DE"/>
        </w:rPr>
        <w:t>2</w:t>
      </w:r>
      <w:r w:rsidR="00D07148" w:rsidRPr="3EA77B50">
        <w:rPr>
          <w:rFonts w:ascii="Arial" w:eastAsia="Arial" w:hAnsi="Arial" w:cs="Arial"/>
          <w:sz w:val="20"/>
          <w:szCs w:val="20"/>
          <w:lang w:eastAsia="de-DE"/>
        </w:rPr>
        <w:t>/</w:t>
      </w:r>
      <w:r w:rsidR="6FE4F95E" w:rsidRPr="3EA77B50">
        <w:rPr>
          <w:rFonts w:ascii="Arial" w:eastAsia="Arial" w:hAnsi="Arial" w:cs="Arial"/>
          <w:sz w:val="20"/>
          <w:szCs w:val="20"/>
          <w:lang w:eastAsia="de-DE"/>
        </w:rPr>
        <w:t>L</w:t>
      </w:r>
      <w:r w:rsidR="00D07148" w:rsidRPr="3EA77B50">
        <w:rPr>
          <w:rFonts w:ascii="Arial" w:eastAsia="Arial" w:hAnsi="Arial" w:cs="Arial"/>
          <w:sz w:val="20"/>
          <w:szCs w:val="20"/>
          <w:lang w:eastAsia="de-DE"/>
        </w:rPr>
        <w:t>WK</w:t>
      </w:r>
      <w:r w:rsidR="407D95DF" w:rsidRPr="3EA77B50">
        <w:rPr>
          <w:rFonts w:ascii="Arial" w:eastAsia="Arial" w:hAnsi="Arial" w:cs="Arial"/>
          <w:sz w:val="20"/>
          <w:szCs w:val="20"/>
          <w:lang w:eastAsia="de-DE"/>
        </w:rPr>
        <w:t>3</w:t>
      </w:r>
    </w:p>
    <w:p w14:paraId="636E407C" w14:textId="37D72DAD" w:rsidR="787C5A0A" w:rsidRDefault="787C5A0A" w:rsidP="3EA77B50">
      <w:pPr>
        <w:pStyle w:val="Klausur"/>
        <w:numPr>
          <w:ilvl w:val="0"/>
          <w:numId w:val="53"/>
        </w:numPr>
        <w:spacing w:after="0"/>
        <w:rPr>
          <w:rFonts w:ascii="Arial" w:eastAsia="Arial" w:hAnsi="Arial" w:cs="Arial"/>
          <w:sz w:val="20"/>
          <w:szCs w:val="20"/>
          <w:lang w:eastAsia="de-DE"/>
        </w:rPr>
      </w:pPr>
      <w:r w:rsidRPr="3EA77B50">
        <w:rPr>
          <w:rFonts w:ascii="Arial" w:eastAsia="Arial" w:hAnsi="Arial" w:cs="Arial"/>
          <w:sz w:val="20"/>
          <w:szCs w:val="20"/>
          <w:lang w:eastAsia="de-DE"/>
        </w:rPr>
        <w:t>LWK3/LWK4</w:t>
      </w:r>
    </w:p>
    <w:p w14:paraId="13F515C7" w14:textId="24B2129A" w:rsidR="00D07148" w:rsidRPr="002A78F2" w:rsidRDefault="787C5A0A" w:rsidP="3EA77B50">
      <w:pPr>
        <w:pStyle w:val="Klausur"/>
        <w:numPr>
          <w:ilvl w:val="0"/>
          <w:numId w:val="53"/>
        </w:numPr>
        <w:spacing w:after="0"/>
        <w:rPr>
          <w:rFonts w:ascii="Arial" w:eastAsia="Arial" w:hAnsi="Arial" w:cs="Arial"/>
          <w:b/>
          <w:bCs/>
          <w:sz w:val="20"/>
          <w:szCs w:val="20"/>
          <w:lang w:eastAsia="de-DE"/>
        </w:rPr>
      </w:pPr>
      <w:r w:rsidRPr="3EA77B50">
        <w:rPr>
          <w:rFonts w:ascii="Arial" w:eastAsia="Arial" w:hAnsi="Arial" w:cs="Arial"/>
          <w:b/>
          <w:bCs/>
          <w:sz w:val="20"/>
          <w:szCs w:val="20"/>
          <w:lang w:eastAsia="de-DE"/>
        </w:rPr>
        <w:t>LWK4/LWK5</w:t>
      </w:r>
    </w:p>
    <w:p w14:paraId="3C512B44" w14:textId="249D4733" w:rsidR="00D07148" w:rsidRPr="002A78F2" w:rsidRDefault="28CB5B33" w:rsidP="3EA77B50">
      <w:pPr>
        <w:pStyle w:val="Klausur"/>
        <w:numPr>
          <w:ilvl w:val="0"/>
          <w:numId w:val="53"/>
        </w:numPr>
        <w:spacing w:after="0"/>
        <w:rPr>
          <w:rFonts w:ascii="Arial" w:eastAsia="Arial" w:hAnsi="Arial" w:cs="Arial"/>
          <w:sz w:val="20"/>
          <w:szCs w:val="20"/>
          <w:lang w:eastAsia="de-DE"/>
        </w:rPr>
      </w:pPr>
      <w:r w:rsidRPr="3EA77B50">
        <w:rPr>
          <w:rFonts w:ascii="Arial" w:eastAsia="Arial" w:hAnsi="Arial" w:cs="Arial"/>
          <w:sz w:val="20"/>
          <w:szCs w:val="20"/>
          <w:lang w:eastAsia="de-DE"/>
        </w:rPr>
        <w:t>L</w:t>
      </w:r>
      <w:r w:rsidR="00D07148" w:rsidRPr="3EA77B50">
        <w:rPr>
          <w:rFonts w:ascii="Arial" w:eastAsia="Arial" w:hAnsi="Arial" w:cs="Arial"/>
          <w:sz w:val="20"/>
          <w:szCs w:val="20"/>
          <w:lang w:eastAsia="de-DE"/>
        </w:rPr>
        <w:t>WK</w:t>
      </w:r>
      <w:r w:rsidR="681BF041" w:rsidRPr="3EA77B50">
        <w:rPr>
          <w:rFonts w:ascii="Arial" w:eastAsia="Arial" w:hAnsi="Arial" w:cs="Arial"/>
          <w:sz w:val="20"/>
          <w:szCs w:val="20"/>
          <w:lang w:eastAsia="de-DE"/>
        </w:rPr>
        <w:t>5</w:t>
      </w:r>
      <w:r w:rsidR="00D07148" w:rsidRPr="3EA77B50">
        <w:rPr>
          <w:rFonts w:ascii="Arial" w:eastAsia="Arial" w:hAnsi="Arial" w:cs="Arial"/>
          <w:sz w:val="20"/>
          <w:szCs w:val="20"/>
          <w:lang w:eastAsia="de-DE"/>
        </w:rPr>
        <w:t>/</w:t>
      </w:r>
      <w:r w:rsidR="5C9AA185" w:rsidRPr="3EA77B50">
        <w:rPr>
          <w:rFonts w:ascii="Arial" w:eastAsia="Arial" w:hAnsi="Arial" w:cs="Arial"/>
          <w:sz w:val="20"/>
          <w:szCs w:val="20"/>
          <w:lang w:eastAsia="de-DE"/>
        </w:rPr>
        <w:t>S</w:t>
      </w:r>
      <w:r w:rsidR="00D07148" w:rsidRPr="3EA77B50">
        <w:rPr>
          <w:rFonts w:ascii="Arial" w:eastAsia="Arial" w:hAnsi="Arial" w:cs="Arial"/>
          <w:sz w:val="20"/>
          <w:szCs w:val="20"/>
          <w:lang w:eastAsia="de-DE"/>
        </w:rPr>
        <w:t xml:space="preserve">WK1 </w:t>
      </w:r>
    </w:p>
    <w:p w14:paraId="10F59D7B" w14:textId="1CEF89DC" w:rsidR="00D07148" w:rsidRDefault="660D2508" w:rsidP="3EA77B50">
      <w:pPr>
        <w:pStyle w:val="Klausur"/>
        <w:numPr>
          <w:ilvl w:val="0"/>
          <w:numId w:val="53"/>
        </w:numPr>
        <w:spacing w:after="0"/>
        <w:rPr>
          <w:rFonts w:ascii="Arial" w:eastAsia="Arial" w:hAnsi="Arial" w:cs="Arial"/>
          <w:sz w:val="20"/>
          <w:szCs w:val="20"/>
          <w:lang w:eastAsia="de-DE"/>
        </w:rPr>
      </w:pPr>
      <w:r w:rsidRPr="3EA77B50">
        <w:rPr>
          <w:rFonts w:ascii="Arial" w:eastAsia="Arial" w:hAnsi="Arial" w:cs="Arial"/>
          <w:sz w:val="20"/>
          <w:szCs w:val="20"/>
          <w:lang w:eastAsia="de-DE"/>
        </w:rPr>
        <w:t>S</w:t>
      </w:r>
      <w:r w:rsidR="00D07148" w:rsidRPr="3EA77B50">
        <w:rPr>
          <w:rFonts w:ascii="Arial" w:eastAsia="Arial" w:hAnsi="Arial" w:cs="Arial"/>
          <w:sz w:val="20"/>
          <w:szCs w:val="20"/>
          <w:lang w:eastAsia="de-DE"/>
        </w:rPr>
        <w:t>WK</w:t>
      </w:r>
      <w:r w:rsidR="5B360958" w:rsidRPr="3EA77B50">
        <w:rPr>
          <w:rFonts w:ascii="Arial" w:eastAsia="Arial" w:hAnsi="Arial" w:cs="Arial"/>
          <w:sz w:val="20"/>
          <w:szCs w:val="20"/>
          <w:lang w:eastAsia="de-DE"/>
        </w:rPr>
        <w:t>1</w:t>
      </w:r>
      <w:r w:rsidR="00D07148" w:rsidRPr="3EA77B50">
        <w:rPr>
          <w:rFonts w:ascii="Arial" w:eastAsia="Arial" w:hAnsi="Arial" w:cs="Arial"/>
          <w:sz w:val="20"/>
          <w:szCs w:val="20"/>
          <w:lang w:eastAsia="de-DE"/>
        </w:rPr>
        <w:t>/LWK</w:t>
      </w:r>
      <w:r w:rsidR="6606F105" w:rsidRPr="3EA77B50">
        <w:rPr>
          <w:rFonts w:ascii="Arial" w:eastAsia="Arial" w:hAnsi="Arial" w:cs="Arial"/>
          <w:sz w:val="20"/>
          <w:szCs w:val="20"/>
          <w:lang w:eastAsia="de-DE"/>
        </w:rPr>
        <w:t>2</w:t>
      </w:r>
    </w:p>
    <w:p w14:paraId="2DCF2457" w14:textId="03935D44" w:rsidR="0AF666EB" w:rsidRDefault="0AF666EB" w:rsidP="0AF666EB">
      <w:pPr>
        <w:pStyle w:val="Klausur"/>
        <w:spacing w:after="0"/>
        <w:rPr>
          <w:rFonts w:ascii="Arial" w:eastAsia="Arial" w:hAnsi="Arial" w:cs="Arial"/>
          <w:sz w:val="20"/>
          <w:szCs w:val="20"/>
          <w:lang w:eastAsia="de-DE"/>
        </w:rPr>
      </w:pPr>
    </w:p>
    <w:p w14:paraId="476DAC21" w14:textId="77777777" w:rsidR="00BB0261" w:rsidRDefault="00BB0261" w:rsidP="0AF666EB">
      <w:pPr>
        <w:pStyle w:val="Klausur"/>
        <w:spacing w:after="0"/>
        <w:rPr>
          <w:rFonts w:ascii="Arial" w:eastAsia="Arial" w:hAnsi="Arial" w:cs="Arial"/>
          <w:sz w:val="20"/>
          <w:szCs w:val="20"/>
          <w:lang w:eastAsia="de-DE"/>
        </w:rPr>
      </w:pPr>
    </w:p>
    <w:p w14:paraId="099164A5" w14:textId="77777777" w:rsidR="00BB0261" w:rsidRDefault="292ECAA4" w:rsidP="3DDB5FF2">
      <w:pPr>
        <w:pStyle w:val="Klausur"/>
        <w:spacing w:after="0"/>
        <w:rPr>
          <w:rFonts w:ascii="Arial" w:eastAsia="Arial" w:hAnsi="Arial" w:cs="Arial"/>
          <w:b/>
          <w:bCs/>
          <w:sz w:val="20"/>
          <w:szCs w:val="20"/>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27</w:t>
      </w:r>
    </w:p>
    <w:p w14:paraId="29CEBDAC" w14:textId="391D9DAC" w:rsidR="00BB0261" w:rsidRDefault="00BB0261" w:rsidP="00BB0261">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3F872E4E" w14:textId="2748AD7E" w:rsidR="086FE5C8" w:rsidRDefault="086FE5C8" w:rsidP="086FE5C8">
      <w:pPr>
        <w:pStyle w:val="Klausur"/>
        <w:spacing w:after="0"/>
        <w:rPr>
          <w:rFonts w:ascii="Arial" w:eastAsia="Arial" w:hAnsi="Arial" w:cs="Arial"/>
          <w:b/>
          <w:bCs/>
          <w:sz w:val="20"/>
          <w:szCs w:val="20"/>
        </w:rPr>
      </w:pPr>
    </w:p>
    <w:p w14:paraId="60617F8E" w14:textId="3DA046D4" w:rsidR="17ACD896" w:rsidRDefault="17ACD896" w:rsidP="47054229">
      <w:pPr>
        <w:pStyle w:val="Klausur"/>
        <w:spacing w:after="0"/>
        <w:rPr>
          <w:rFonts w:ascii="Arial" w:eastAsia="Arial" w:hAnsi="Arial" w:cs="Arial"/>
          <w:sz w:val="20"/>
          <w:szCs w:val="20"/>
        </w:rPr>
      </w:pPr>
      <w:r w:rsidRPr="47054229">
        <w:rPr>
          <w:rFonts w:ascii="Arial" w:eastAsia="Arial" w:hAnsi="Arial" w:cs="Arial"/>
          <w:sz w:val="20"/>
          <w:szCs w:val="20"/>
        </w:rPr>
        <w:t>Ein 52-jähriger Patient stellt sich notfallmäßig mit einem geschwollenen, geröteten und überwärmten linken Knie ohne Trauma in der orthopädisch-unfallchirurgischen Sprechstunde vor.</w:t>
      </w:r>
    </w:p>
    <w:p w14:paraId="2FED0CBB" w14:textId="72317375" w:rsidR="17ACD896" w:rsidRDefault="17ACD896" w:rsidP="47054229">
      <w:pPr>
        <w:pStyle w:val="Klausur"/>
        <w:spacing w:after="0"/>
        <w:rPr>
          <w:rFonts w:ascii="Arial" w:eastAsia="Arial" w:hAnsi="Arial" w:cs="Arial"/>
          <w:sz w:val="20"/>
          <w:szCs w:val="20"/>
        </w:rPr>
      </w:pPr>
      <w:r w:rsidRPr="47054229">
        <w:rPr>
          <w:rFonts w:ascii="Arial" w:eastAsia="Arial" w:hAnsi="Arial" w:cs="Arial"/>
          <w:sz w:val="20"/>
          <w:szCs w:val="20"/>
        </w:rPr>
        <w:t>Schmerzen in diesem Knie habe er bereits seit 3 Monaten, aufgrund dessen sei er vor einer Woche beim niedergelassenen Orthopäden gewesen und habe dort eine Kortison-Spritze ins linke Knie erhalten. Auf Nachfrage gibt er an, nachts Schüttelfrost gehabt zu haben.</w:t>
      </w:r>
    </w:p>
    <w:p w14:paraId="6294D555" w14:textId="55F8F175" w:rsidR="17ACD896" w:rsidRDefault="17ACD896" w:rsidP="47054229">
      <w:pPr>
        <w:pStyle w:val="Klausur"/>
        <w:spacing w:after="0"/>
        <w:rPr>
          <w:rFonts w:ascii="Arial" w:eastAsia="Arial" w:hAnsi="Arial" w:cs="Arial"/>
          <w:sz w:val="20"/>
          <w:szCs w:val="20"/>
        </w:rPr>
      </w:pPr>
      <w:r w:rsidRPr="47054229">
        <w:rPr>
          <w:rFonts w:ascii="Arial" w:eastAsia="Arial" w:hAnsi="Arial" w:cs="Arial"/>
          <w:sz w:val="20"/>
          <w:szCs w:val="20"/>
        </w:rPr>
        <w:t xml:space="preserve">Das angefertigte Röntgenbild zeigt nur leichte degenerative Veränderungen. In der Labordiagnostik fallen eine Leukozytose mit 14.000/µl sowie eine CRP-Erhöhung von 19 mg/dl (Referenzbereich &lt;0,5 mg/dl) auf. In der daraufhin durchgeführten Punktion zeigt sich makroskopisch trüb-eitriges Punktat </w:t>
      </w:r>
      <w:r w:rsidRPr="47054229">
        <w:rPr>
          <w:rFonts w:ascii="Arial" w:eastAsia="Arial" w:hAnsi="Arial" w:cs="Arial"/>
          <w:sz w:val="20"/>
          <w:szCs w:val="20"/>
        </w:rPr>
        <w:lastRenderedPageBreak/>
        <w:t>und in der Gram-Färbung finden sich gram-positive Kokken. Ein Teil des Punktats wird zur mikrobiologischen Untersuchung eingeschickt.</w:t>
      </w:r>
    </w:p>
    <w:p w14:paraId="5686049D" w14:textId="59A07638" w:rsidR="47054229" w:rsidRDefault="47054229" w:rsidP="47054229">
      <w:pPr>
        <w:pStyle w:val="Klausur"/>
        <w:spacing w:after="0"/>
        <w:rPr>
          <w:rFonts w:ascii="Arial" w:eastAsia="Arial" w:hAnsi="Arial" w:cs="Arial"/>
          <w:b/>
          <w:bCs/>
          <w:sz w:val="20"/>
          <w:szCs w:val="20"/>
        </w:rPr>
      </w:pPr>
    </w:p>
    <w:p w14:paraId="2A0ABA5B" w14:textId="77777777" w:rsidR="00BB0261" w:rsidRDefault="00BB0261" w:rsidP="00BB0261">
      <w:pPr>
        <w:pStyle w:val="Klausur"/>
        <w:spacing w:after="0"/>
        <w:rPr>
          <w:rFonts w:ascii="Arial" w:eastAsia="Arial" w:hAnsi="Arial" w:cs="Arial"/>
          <w:sz w:val="20"/>
          <w:szCs w:val="20"/>
        </w:rPr>
      </w:pPr>
      <w:r w:rsidRPr="0AF666EB">
        <w:rPr>
          <w:rFonts w:ascii="Arial" w:eastAsia="Arial" w:hAnsi="Arial" w:cs="Arial"/>
          <w:sz w:val="20"/>
          <w:szCs w:val="20"/>
        </w:rPr>
        <w:t>--</w:t>
      </w:r>
    </w:p>
    <w:p w14:paraId="789BF0A0" w14:textId="20792D0F" w:rsidR="00BB0261" w:rsidRDefault="292ECAA4" w:rsidP="47054229">
      <w:pPr>
        <w:spacing w:after="0" w:line="240" w:lineRule="auto"/>
        <w:rPr>
          <w:rFonts w:ascii="Arial" w:eastAsia="Arial" w:hAnsi="Arial" w:cs="Arial"/>
          <w:sz w:val="20"/>
          <w:szCs w:val="20"/>
        </w:rPr>
      </w:pPr>
      <w:r w:rsidRPr="0BBD74BD">
        <w:rPr>
          <w:rFonts w:ascii="Arial" w:eastAsia="Arial" w:hAnsi="Arial" w:cs="Arial"/>
          <w:sz w:val="20"/>
          <w:szCs w:val="20"/>
        </w:rPr>
        <w:t xml:space="preserve">27. </w:t>
      </w:r>
      <w:r w:rsidR="6628B779" w:rsidRPr="0BBD74BD">
        <w:rPr>
          <w:rFonts w:ascii="Arial" w:eastAsia="Arial" w:hAnsi="Arial" w:cs="Arial"/>
          <w:sz w:val="20"/>
          <w:szCs w:val="20"/>
        </w:rPr>
        <w:t xml:space="preserve">Welches weitere Procedere ist </w:t>
      </w:r>
      <w:r w:rsidR="27C0DE27" w:rsidRPr="0BBD74BD">
        <w:rPr>
          <w:rFonts w:ascii="Arial" w:eastAsia="Arial" w:hAnsi="Arial" w:cs="Arial"/>
          <w:sz w:val="20"/>
          <w:szCs w:val="20"/>
        </w:rPr>
        <w:t xml:space="preserve">am ehesten </w:t>
      </w:r>
      <w:r w:rsidR="6628B779" w:rsidRPr="0BBD74BD">
        <w:rPr>
          <w:rFonts w:ascii="Arial" w:eastAsia="Arial" w:hAnsi="Arial" w:cs="Arial"/>
          <w:sz w:val="20"/>
          <w:szCs w:val="20"/>
        </w:rPr>
        <w:t>korrekt?</w:t>
      </w:r>
    </w:p>
    <w:p w14:paraId="116B137A" w14:textId="6E8A783D" w:rsidR="00BB0261" w:rsidRDefault="00BB0261" w:rsidP="00BB0261">
      <w:pPr>
        <w:spacing w:after="0" w:line="240" w:lineRule="auto"/>
        <w:rPr>
          <w:rFonts w:ascii="Arial" w:eastAsia="Arial" w:hAnsi="Arial" w:cs="Arial"/>
          <w:sz w:val="20"/>
          <w:szCs w:val="20"/>
        </w:rPr>
      </w:pPr>
      <w:proofErr w:type="spellStart"/>
      <w:proofErr w:type="gramStart"/>
      <w:r w:rsidRPr="0AF666EB">
        <w:rPr>
          <w:rFonts w:ascii="Arial" w:eastAsia="Arial" w:hAnsi="Arial" w:cs="Arial"/>
          <w:sz w:val="20"/>
          <w:szCs w:val="20"/>
        </w:rPr>
        <w:t>Typ:TypA</w:t>
      </w:r>
      <w:proofErr w:type="spellEnd"/>
      <w:proofErr w:type="gramEnd"/>
    </w:p>
    <w:p w14:paraId="5133B29F" w14:textId="77777777" w:rsidR="003B140D" w:rsidRDefault="003B140D" w:rsidP="00BB0261">
      <w:pPr>
        <w:spacing w:after="0" w:line="240" w:lineRule="auto"/>
        <w:rPr>
          <w:rFonts w:ascii="Arial" w:eastAsia="Arial" w:hAnsi="Arial" w:cs="Arial"/>
          <w:sz w:val="20"/>
          <w:szCs w:val="20"/>
        </w:rPr>
      </w:pPr>
    </w:p>
    <w:p w14:paraId="5FC88E8C" w14:textId="31DE51CE" w:rsidR="0DD78137" w:rsidRDefault="0DD78137" w:rsidP="47054229">
      <w:pPr>
        <w:pStyle w:val="Listenabsatz"/>
        <w:numPr>
          <w:ilvl w:val="0"/>
          <w:numId w:val="19"/>
        </w:numPr>
        <w:rPr>
          <w:rFonts w:ascii="Arial" w:eastAsia="Arial" w:hAnsi="Arial" w:cs="Arial"/>
          <w:sz w:val="20"/>
          <w:szCs w:val="20"/>
        </w:rPr>
      </w:pPr>
      <w:r w:rsidRPr="47054229">
        <w:rPr>
          <w:rFonts w:ascii="Arial" w:eastAsia="Arial" w:hAnsi="Arial" w:cs="Arial"/>
          <w:sz w:val="20"/>
          <w:szCs w:val="20"/>
        </w:rPr>
        <w:t>Sie veranlassen zur weiterführenden Diagnostik eine MRT-Bildgebung, die frühestens am Folgetag möglich ist, und bestellen den Patienten nach dem MRT erneut in ihre Sprechstunde ein.</w:t>
      </w:r>
    </w:p>
    <w:p w14:paraId="51944439" w14:textId="3ADD82A3" w:rsidR="0DD78137" w:rsidRDefault="0DD78137" w:rsidP="47054229">
      <w:pPr>
        <w:pStyle w:val="Listenabsatz"/>
        <w:numPr>
          <w:ilvl w:val="0"/>
          <w:numId w:val="19"/>
        </w:numPr>
        <w:rPr>
          <w:rFonts w:ascii="Arial" w:eastAsia="Arial" w:hAnsi="Arial" w:cs="Arial"/>
          <w:sz w:val="20"/>
          <w:szCs w:val="20"/>
        </w:rPr>
      </w:pPr>
      <w:r w:rsidRPr="47054229">
        <w:rPr>
          <w:rFonts w:ascii="Arial" w:eastAsia="Arial" w:hAnsi="Arial" w:cs="Arial"/>
          <w:sz w:val="20"/>
          <w:szCs w:val="20"/>
        </w:rPr>
        <w:t>Aufgrund des Ergebnisses der Gram-Färbung, leiten Sie eine entsprechende orale antibiotische Therapie ein und empfehlen Laborkontrollen beim Hausarzt mit der Empfehlung, sich bei Befundverschlechterung erneut vorzustellen.</w:t>
      </w:r>
    </w:p>
    <w:p w14:paraId="5CAE59E8" w14:textId="127219F9" w:rsidR="0DD78137" w:rsidRDefault="0DD78137" w:rsidP="47054229">
      <w:pPr>
        <w:pStyle w:val="Listenabsatz"/>
        <w:numPr>
          <w:ilvl w:val="0"/>
          <w:numId w:val="19"/>
        </w:numPr>
        <w:rPr>
          <w:rFonts w:ascii="Arial" w:eastAsia="Arial" w:hAnsi="Arial" w:cs="Arial"/>
          <w:sz w:val="20"/>
          <w:szCs w:val="20"/>
        </w:rPr>
      </w:pPr>
      <w:r w:rsidRPr="47054229">
        <w:rPr>
          <w:rFonts w:ascii="Arial" w:eastAsia="Arial" w:hAnsi="Arial" w:cs="Arial"/>
          <w:sz w:val="20"/>
          <w:szCs w:val="20"/>
        </w:rPr>
        <w:t>Sie nehmen den Patienten stationär auf, leiten eine kalkulierte, parenterale antibiotische Therapie ein und warten den Keimnachweis ab, um dann im Verlauf die antibiotische Therapie antibiogrammgerecht anzupassen.</w:t>
      </w:r>
    </w:p>
    <w:p w14:paraId="41BD10F8" w14:textId="4D15DB21" w:rsidR="44131427" w:rsidRDefault="44131427" w:rsidP="47054229">
      <w:pPr>
        <w:pStyle w:val="Listenabsatz"/>
        <w:numPr>
          <w:ilvl w:val="0"/>
          <w:numId w:val="19"/>
        </w:numPr>
        <w:rPr>
          <w:rFonts w:ascii="Arial" w:eastAsia="Arial" w:hAnsi="Arial" w:cs="Arial"/>
          <w:sz w:val="20"/>
          <w:szCs w:val="20"/>
        </w:rPr>
      </w:pPr>
      <w:r w:rsidRPr="47054229">
        <w:rPr>
          <w:rFonts w:ascii="Arial" w:eastAsia="Arial" w:hAnsi="Arial" w:cs="Arial"/>
          <w:sz w:val="20"/>
          <w:szCs w:val="20"/>
        </w:rPr>
        <w:t>Aufgrund der Rötung und Überwärmung und der 3-monatigen Anamnese vermuten Sie eine rheumatologische Genese und weisen den Patienten zunächst in eine internistisch-rheumatologische Abteilung ein</w:t>
      </w:r>
    </w:p>
    <w:p w14:paraId="3BA0DB91" w14:textId="62716AEA" w:rsidR="2B459EA2" w:rsidRDefault="11A2E9F1" w:rsidP="47054229">
      <w:pPr>
        <w:pStyle w:val="Listenabsatz"/>
        <w:numPr>
          <w:ilvl w:val="0"/>
          <w:numId w:val="19"/>
        </w:numPr>
        <w:rPr>
          <w:rFonts w:ascii="Arial" w:eastAsia="Arial" w:hAnsi="Arial" w:cs="Arial"/>
          <w:b/>
          <w:bCs/>
          <w:sz w:val="20"/>
          <w:szCs w:val="20"/>
        </w:rPr>
      </w:pPr>
      <w:r w:rsidRPr="47054229">
        <w:rPr>
          <w:rFonts w:ascii="Arial" w:eastAsia="Arial" w:hAnsi="Arial" w:cs="Arial"/>
          <w:b/>
          <w:bCs/>
          <w:sz w:val="20"/>
          <w:szCs w:val="20"/>
        </w:rPr>
        <w:t>Sie stellen die Indikation zur notfallmäßigen operativen Therapie in Form einer arthroskopischen Spülung und Gelenktoilette mit anschließender parenteraler antibiotischer Therapie.</w:t>
      </w:r>
    </w:p>
    <w:p w14:paraId="39558D74" w14:textId="3B06BA31" w:rsidR="0AF666EB" w:rsidRDefault="0AF666EB" w:rsidP="0AF666EB">
      <w:pPr>
        <w:pStyle w:val="Klausur"/>
        <w:spacing w:after="0"/>
        <w:rPr>
          <w:rFonts w:ascii="Arial" w:eastAsia="Arial" w:hAnsi="Arial" w:cs="Arial"/>
          <w:b/>
          <w:bCs/>
          <w:sz w:val="20"/>
          <w:szCs w:val="20"/>
        </w:rPr>
      </w:pPr>
    </w:p>
    <w:p w14:paraId="0E65D165" w14:textId="6C61F2ED" w:rsidR="47054229" w:rsidRDefault="47054229" w:rsidP="47054229">
      <w:pPr>
        <w:pStyle w:val="Klausur"/>
        <w:spacing w:after="0"/>
        <w:rPr>
          <w:rFonts w:ascii="Arial" w:eastAsia="Arial" w:hAnsi="Arial" w:cs="Arial"/>
          <w:b/>
          <w:bCs/>
          <w:sz w:val="20"/>
          <w:szCs w:val="20"/>
        </w:rPr>
      </w:pPr>
    </w:p>
    <w:p w14:paraId="7A005F68" w14:textId="1D7C5FF6" w:rsidR="0AF666EB" w:rsidRDefault="547BFFF9" w:rsidP="51E75E2D">
      <w:pPr>
        <w:pStyle w:val="Klausur"/>
        <w:spacing w:after="0"/>
        <w:rPr>
          <w:rFonts w:ascii="Arial" w:eastAsia="Arial" w:hAnsi="Arial" w:cs="Arial"/>
          <w:b/>
          <w:bCs/>
          <w:sz w:val="20"/>
          <w:szCs w:val="20"/>
          <w:highlight w:val="green"/>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28</w:t>
      </w:r>
    </w:p>
    <w:p w14:paraId="7325CCC4" w14:textId="73D38FF0"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79E640D5" w14:textId="408B61E8" w:rsidR="0AF666EB" w:rsidRDefault="0AF666EB" w:rsidP="0AF666EB">
      <w:pPr>
        <w:pStyle w:val="Klausur"/>
        <w:spacing w:after="0"/>
        <w:rPr>
          <w:rFonts w:ascii="Arial" w:eastAsia="Arial" w:hAnsi="Arial" w:cs="Arial"/>
          <w:b/>
          <w:bCs/>
          <w:sz w:val="20"/>
          <w:szCs w:val="20"/>
        </w:rPr>
      </w:pPr>
    </w:p>
    <w:p w14:paraId="47595DAF" w14:textId="77777777" w:rsidR="0AF666EB" w:rsidRDefault="0AF666EB" w:rsidP="0AF666EB">
      <w:pPr>
        <w:pStyle w:val="Klausur"/>
        <w:spacing w:after="0"/>
        <w:rPr>
          <w:rFonts w:ascii="Arial" w:eastAsia="Arial" w:hAnsi="Arial" w:cs="Arial"/>
          <w:b/>
          <w:bCs/>
          <w:sz w:val="20"/>
          <w:szCs w:val="20"/>
        </w:rPr>
      </w:pPr>
      <w:r w:rsidRPr="0AF666EB">
        <w:rPr>
          <w:rFonts w:ascii="Arial" w:eastAsia="Arial" w:hAnsi="Arial" w:cs="Arial"/>
          <w:b/>
          <w:bCs/>
          <w:sz w:val="20"/>
          <w:szCs w:val="20"/>
        </w:rPr>
        <w:t>--</w:t>
      </w:r>
    </w:p>
    <w:p w14:paraId="4CC74F02" w14:textId="7CC5ADFF" w:rsidR="003B140D" w:rsidRDefault="547BFFF9" w:rsidP="086FE5C8">
      <w:pPr>
        <w:spacing w:after="0"/>
        <w:rPr>
          <w:rFonts w:ascii="Arial" w:eastAsia="Arial" w:hAnsi="Arial" w:cs="Arial"/>
          <w:sz w:val="20"/>
          <w:szCs w:val="20"/>
        </w:rPr>
      </w:pPr>
      <w:r w:rsidRPr="0BBD74BD">
        <w:rPr>
          <w:rFonts w:ascii="Arial" w:eastAsia="Arial" w:hAnsi="Arial" w:cs="Arial"/>
          <w:sz w:val="20"/>
          <w:szCs w:val="20"/>
        </w:rPr>
        <w:t xml:space="preserve">28. </w:t>
      </w:r>
      <w:proofErr w:type="spellStart"/>
      <w:r w:rsidR="5F10A24F" w:rsidRPr="0BBD74BD">
        <w:rPr>
          <w:rFonts w:ascii="Arial" w:eastAsia="Arial" w:hAnsi="Arial" w:cs="Arial"/>
          <w:b/>
          <w:bCs/>
          <w:sz w:val="20"/>
          <w:szCs w:val="20"/>
          <w:lang w:eastAsia="de-DE"/>
        </w:rPr>
        <w:t>Kprim</w:t>
      </w:r>
      <w:proofErr w:type="spellEnd"/>
      <w:r w:rsidR="5F10A24F" w:rsidRPr="0BBD74BD">
        <w:rPr>
          <w:rFonts w:ascii="Arial" w:eastAsia="Arial" w:hAnsi="Arial" w:cs="Arial"/>
          <w:b/>
          <w:bCs/>
          <w:sz w:val="20"/>
          <w:szCs w:val="20"/>
          <w:lang w:eastAsia="de-DE"/>
        </w:rPr>
        <w:t>-Frage</w:t>
      </w:r>
      <w:r w:rsidR="5F10A24F" w:rsidRPr="0BBD74BD">
        <w:rPr>
          <w:rFonts w:ascii="Arial" w:eastAsia="Arial" w:hAnsi="Arial" w:cs="Arial"/>
          <w:sz w:val="20"/>
          <w:szCs w:val="20"/>
        </w:rPr>
        <w:t xml:space="preserve"> </w:t>
      </w:r>
      <w:r w:rsidR="00CAEB41" w:rsidRPr="0BBD74BD">
        <w:rPr>
          <w:rFonts w:ascii="Arial" w:eastAsia="Arial" w:hAnsi="Arial" w:cs="Arial"/>
          <w:sz w:val="20"/>
          <w:szCs w:val="20"/>
        </w:rPr>
        <w:t>W</w:t>
      </w:r>
      <w:r w:rsidR="0BBD55C7" w:rsidRPr="0BBD74BD">
        <w:rPr>
          <w:rFonts w:ascii="Arial" w:eastAsia="Arial" w:hAnsi="Arial" w:cs="Arial"/>
          <w:sz w:val="20"/>
          <w:szCs w:val="20"/>
        </w:rPr>
        <w:t>as sollte</w:t>
      </w:r>
      <w:r w:rsidR="6760F47B" w:rsidRPr="0BBD74BD">
        <w:rPr>
          <w:rFonts w:ascii="Arial" w:eastAsia="Arial" w:hAnsi="Arial" w:cs="Arial"/>
          <w:sz w:val="20"/>
          <w:szCs w:val="20"/>
        </w:rPr>
        <w:t xml:space="preserve"> unter anderem</w:t>
      </w:r>
      <w:r w:rsidR="0BBD55C7" w:rsidRPr="0BBD74BD">
        <w:rPr>
          <w:rFonts w:ascii="Arial" w:eastAsia="Arial" w:hAnsi="Arial" w:cs="Arial"/>
          <w:sz w:val="20"/>
          <w:szCs w:val="20"/>
        </w:rPr>
        <w:t xml:space="preserve"> im Rahmen der </w:t>
      </w:r>
      <w:r w:rsidR="0BBD55C7" w:rsidRPr="0BBD74BD">
        <w:rPr>
          <w:rFonts w:ascii="Arial" w:eastAsia="Arial" w:hAnsi="Arial" w:cs="Arial"/>
          <w:b/>
          <w:bCs/>
          <w:sz w:val="20"/>
          <w:szCs w:val="20"/>
        </w:rPr>
        <w:t>Basisdiagnostik</w:t>
      </w:r>
      <w:r w:rsidR="0BBD55C7" w:rsidRPr="0BBD74BD">
        <w:rPr>
          <w:rFonts w:ascii="Arial" w:eastAsia="Arial" w:hAnsi="Arial" w:cs="Arial"/>
          <w:sz w:val="20"/>
          <w:szCs w:val="20"/>
        </w:rPr>
        <w:t xml:space="preserve"> einer Osteoporose erfolgen</w:t>
      </w:r>
      <w:r w:rsidR="00CAEB41" w:rsidRPr="0BBD74BD">
        <w:rPr>
          <w:rFonts w:ascii="Arial" w:eastAsia="Arial" w:hAnsi="Arial" w:cs="Arial"/>
          <w:sz w:val="20"/>
          <w:szCs w:val="20"/>
        </w:rPr>
        <w:t>?</w:t>
      </w:r>
    </w:p>
    <w:p w14:paraId="59F91DB3" w14:textId="274FC4A4" w:rsidR="6718AD43" w:rsidRDefault="6718AD43" w:rsidP="47054229">
      <w:pPr>
        <w:spacing w:after="0"/>
        <w:rPr>
          <w:rFonts w:ascii="Arial" w:eastAsia="Arial" w:hAnsi="Arial" w:cs="Arial"/>
          <w:b/>
          <w:bCs/>
          <w:sz w:val="20"/>
          <w:szCs w:val="20"/>
        </w:rPr>
      </w:pPr>
      <w:proofErr w:type="spellStart"/>
      <w:proofErr w:type="gramStart"/>
      <w:r w:rsidRPr="47054229">
        <w:rPr>
          <w:rFonts w:ascii="Arial" w:eastAsia="Arial" w:hAnsi="Arial" w:cs="Arial"/>
          <w:sz w:val="20"/>
          <w:szCs w:val="20"/>
        </w:rPr>
        <w:t>Typ:kprim</w:t>
      </w:r>
      <w:proofErr w:type="spellEnd"/>
      <w:proofErr w:type="gramEnd"/>
      <w:r w:rsidRPr="47054229">
        <w:rPr>
          <w:rFonts w:ascii="Arial" w:eastAsia="Arial" w:hAnsi="Arial" w:cs="Arial"/>
          <w:sz w:val="20"/>
          <w:szCs w:val="20"/>
        </w:rPr>
        <w:t xml:space="preserve"> </w:t>
      </w:r>
    </w:p>
    <w:p w14:paraId="47810B2F" w14:textId="5BC74088" w:rsidR="6718AD43" w:rsidRDefault="6718AD43" w:rsidP="47054229">
      <w:pPr>
        <w:spacing w:after="0"/>
      </w:pPr>
      <w:r w:rsidRPr="47054229">
        <w:rPr>
          <w:rFonts w:ascii="Arial" w:eastAsia="Arial" w:hAnsi="Arial" w:cs="Arial"/>
          <w:sz w:val="20"/>
          <w:szCs w:val="20"/>
        </w:rPr>
        <w:t>Schema:PS50P</w:t>
      </w:r>
    </w:p>
    <w:p w14:paraId="326ADA7F" w14:textId="384BB010" w:rsidR="47054229" w:rsidRDefault="47054229" w:rsidP="47054229">
      <w:pPr>
        <w:spacing w:after="0"/>
        <w:rPr>
          <w:rFonts w:ascii="Arial" w:eastAsia="Arial" w:hAnsi="Arial" w:cs="Arial"/>
          <w:sz w:val="20"/>
          <w:szCs w:val="20"/>
        </w:rPr>
      </w:pPr>
    </w:p>
    <w:p w14:paraId="0B224D6D" w14:textId="70195545" w:rsidR="481AE8E2" w:rsidRDefault="6718AD43" w:rsidP="47054229">
      <w:pPr>
        <w:pStyle w:val="Listenabsatz"/>
        <w:numPr>
          <w:ilvl w:val="0"/>
          <w:numId w:val="30"/>
        </w:numPr>
        <w:rPr>
          <w:rFonts w:ascii="Arial" w:eastAsia="Arial" w:hAnsi="Arial" w:cs="Arial"/>
          <w:b/>
          <w:bCs/>
          <w:sz w:val="20"/>
          <w:szCs w:val="20"/>
        </w:rPr>
      </w:pPr>
      <w:r w:rsidRPr="0BBD74BD">
        <w:rPr>
          <w:rFonts w:ascii="Arial" w:eastAsia="Arial" w:hAnsi="Arial" w:cs="Arial"/>
          <w:b/>
          <w:bCs/>
          <w:sz w:val="20"/>
          <w:szCs w:val="20"/>
        </w:rPr>
        <w:t>Knochendichtemessung</w:t>
      </w:r>
    </w:p>
    <w:p w14:paraId="45251632" w14:textId="305D8A4B" w:rsidR="481AE8E2" w:rsidRDefault="6718AD43" w:rsidP="47054229">
      <w:pPr>
        <w:pStyle w:val="Listenabsatz"/>
        <w:numPr>
          <w:ilvl w:val="0"/>
          <w:numId w:val="30"/>
        </w:numPr>
        <w:rPr>
          <w:rFonts w:ascii="Arial" w:eastAsia="Arial" w:hAnsi="Arial" w:cs="Arial"/>
          <w:b/>
          <w:bCs/>
          <w:sz w:val="20"/>
          <w:szCs w:val="20"/>
        </w:rPr>
      </w:pPr>
      <w:r w:rsidRPr="47054229">
        <w:rPr>
          <w:rFonts w:ascii="Arial" w:eastAsia="Arial" w:hAnsi="Arial" w:cs="Arial"/>
          <w:b/>
          <w:bCs/>
          <w:sz w:val="20"/>
          <w:szCs w:val="20"/>
        </w:rPr>
        <w:t>Anamnese und klinische Befunderhebung</w:t>
      </w:r>
    </w:p>
    <w:p w14:paraId="683C4A1C" w14:textId="03DAC84D" w:rsidR="481AE8E2" w:rsidRDefault="6718AD43" w:rsidP="086FE5C8">
      <w:pPr>
        <w:pStyle w:val="Listenabsatz"/>
        <w:numPr>
          <w:ilvl w:val="0"/>
          <w:numId w:val="30"/>
        </w:numPr>
        <w:rPr>
          <w:rFonts w:ascii="Arial" w:eastAsia="Arial" w:hAnsi="Arial" w:cs="Arial"/>
          <w:sz w:val="20"/>
          <w:szCs w:val="20"/>
        </w:rPr>
      </w:pPr>
      <w:r w:rsidRPr="47054229">
        <w:rPr>
          <w:rFonts w:ascii="Arial" w:eastAsia="Arial" w:hAnsi="Arial" w:cs="Arial"/>
          <w:sz w:val="20"/>
          <w:szCs w:val="20"/>
        </w:rPr>
        <w:t>Bestimmung des Vitamin-D-Spiegels</w:t>
      </w:r>
    </w:p>
    <w:p w14:paraId="609E1D35" w14:textId="2AC2ADB8" w:rsidR="33BD29BA" w:rsidRDefault="6718AD43" w:rsidP="47054229">
      <w:pPr>
        <w:pStyle w:val="Listenabsatz"/>
        <w:numPr>
          <w:ilvl w:val="0"/>
          <w:numId w:val="30"/>
        </w:numPr>
        <w:rPr>
          <w:rFonts w:ascii="Arial" w:eastAsia="Arial" w:hAnsi="Arial" w:cs="Arial"/>
          <w:sz w:val="20"/>
          <w:szCs w:val="20"/>
        </w:rPr>
      </w:pPr>
      <w:r w:rsidRPr="47054229">
        <w:rPr>
          <w:rFonts w:ascii="Arial" w:eastAsia="Arial" w:hAnsi="Arial" w:cs="Arial"/>
          <w:sz w:val="20"/>
          <w:szCs w:val="20"/>
        </w:rPr>
        <w:t>Bildgebung der Wirbelsäule mittels MRT/CT unabhängig von erh</w:t>
      </w:r>
      <w:r w:rsidR="2143AB27" w:rsidRPr="47054229">
        <w:rPr>
          <w:rFonts w:ascii="Arial" w:eastAsia="Arial" w:hAnsi="Arial" w:cs="Arial"/>
          <w:sz w:val="20"/>
          <w:szCs w:val="20"/>
        </w:rPr>
        <w:t>obener Anamnese und klinischem Befund</w:t>
      </w:r>
    </w:p>
    <w:p w14:paraId="71765DAE" w14:textId="259387B1" w:rsidR="0AF666EB" w:rsidRDefault="0AF666EB" w:rsidP="0AF666EB">
      <w:pPr>
        <w:spacing w:after="0" w:line="240" w:lineRule="auto"/>
        <w:rPr>
          <w:rFonts w:ascii="Arial" w:eastAsia="Arial" w:hAnsi="Arial" w:cs="Arial"/>
          <w:b/>
          <w:bCs/>
          <w:sz w:val="20"/>
          <w:szCs w:val="20"/>
        </w:rPr>
      </w:pPr>
    </w:p>
    <w:p w14:paraId="7CDD3F30" w14:textId="43A0500D" w:rsidR="0AF666EB" w:rsidRDefault="0AF666EB" w:rsidP="0AF666EB">
      <w:pPr>
        <w:spacing w:after="0" w:line="240" w:lineRule="auto"/>
        <w:rPr>
          <w:rFonts w:ascii="Arial" w:eastAsia="Arial" w:hAnsi="Arial" w:cs="Arial"/>
          <w:b/>
          <w:bCs/>
          <w:sz w:val="20"/>
          <w:szCs w:val="20"/>
        </w:rPr>
      </w:pPr>
    </w:p>
    <w:p w14:paraId="6FF28ADB" w14:textId="1502CEAE" w:rsidR="0AF666EB" w:rsidRDefault="547BFFF9" w:rsidP="47054229">
      <w:pPr>
        <w:pStyle w:val="Klausur"/>
        <w:spacing w:after="0"/>
        <w:rPr>
          <w:rFonts w:ascii="Arial" w:eastAsia="Arial" w:hAnsi="Arial" w:cs="Arial"/>
          <w:b/>
          <w:bCs/>
          <w:sz w:val="20"/>
          <w:szCs w:val="20"/>
          <w:highlight w:val="green"/>
        </w:rPr>
      </w:pPr>
      <w:r w:rsidRPr="47054229">
        <w:rPr>
          <w:rFonts w:ascii="Arial" w:eastAsia="Arial" w:hAnsi="Arial" w:cs="Arial"/>
          <w:b/>
          <w:bCs/>
          <w:sz w:val="20"/>
          <w:szCs w:val="20"/>
        </w:rPr>
        <w:t>-------------------------------------------------</w:t>
      </w:r>
      <w:r w:rsidRPr="47054229">
        <w:rPr>
          <w:rFonts w:ascii="Arial" w:eastAsia="Arial" w:hAnsi="Arial" w:cs="Arial"/>
          <w:b/>
          <w:bCs/>
          <w:sz w:val="20"/>
          <w:szCs w:val="20"/>
          <w:highlight w:val="green"/>
        </w:rPr>
        <w:t>Abschnitt - Frage 29</w:t>
      </w:r>
    </w:p>
    <w:p w14:paraId="55939E28" w14:textId="03783198" w:rsidR="0AF666EB"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46EF5373" w14:textId="6E08E7E0" w:rsidR="0AF666EB" w:rsidRDefault="0AF666EB" w:rsidP="0AF666EB">
      <w:pPr>
        <w:spacing w:after="0" w:line="240" w:lineRule="auto"/>
        <w:rPr>
          <w:rFonts w:ascii="Arial" w:eastAsia="Arial" w:hAnsi="Arial" w:cs="Arial"/>
          <w:b/>
          <w:bCs/>
          <w:sz w:val="20"/>
          <w:szCs w:val="20"/>
        </w:rPr>
      </w:pPr>
    </w:p>
    <w:p w14:paraId="71D859DD" w14:textId="310D7C81" w:rsidR="2063B71B" w:rsidRDefault="07503C1A" w:rsidP="510BD6AC">
      <w:pPr>
        <w:spacing w:after="160" w:line="259" w:lineRule="auto"/>
        <w:rPr>
          <w:rFonts w:ascii="Arial" w:eastAsia="Arial" w:hAnsi="Arial" w:cs="Arial"/>
          <w:sz w:val="20"/>
          <w:szCs w:val="20"/>
        </w:rPr>
      </w:pPr>
      <w:r w:rsidRPr="47054229">
        <w:rPr>
          <w:rFonts w:ascii="Arial" w:eastAsia="Arial" w:hAnsi="Arial" w:cs="Arial"/>
          <w:sz w:val="20"/>
          <w:szCs w:val="20"/>
        </w:rPr>
        <w:t xml:space="preserve">Moderne </w:t>
      </w:r>
      <w:r w:rsidR="32F8502B" w:rsidRPr="47054229">
        <w:rPr>
          <w:rFonts w:ascii="Arial" w:eastAsia="Arial" w:hAnsi="Arial" w:cs="Arial"/>
          <w:sz w:val="20"/>
          <w:szCs w:val="20"/>
        </w:rPr>
        <w:t>E</w:t>
      </w:r>
      <w:r w:rsidRPr="47054229">
        <w:rPr>
          <w:rFonts w:ascii="Arial" w:eastAsia="Arial" w:hAnsi="Arial" w:cs="Arial"/>
          <w:sz w:val="20"/>
          <w:szCs w:val="20"/>
        </w:rPr>
        <w:t xml:space="preserve">ndoprothesen </w:t>
      </w:r>
      <w:r w:rsidR="361C4BFA" w:rsidRPr="47054229">
        <w:rPr>
          <w:rFonts w:ascii="Arial" w:eastAsia="Arial" w:hAnsi="Arial" w:cs="Arial"/>
          <w:sz w:val="20"/>
          <w:szCs w:val="20"/>
        </w:rPr>
        <w:t xml:space="preserve">(beispielsweise an Hüfte, Knie oder Schulter) </w:t>
      </w:r>
      <w:r w:rsidRPr="47054229">
        <w:rPr>
          <w:rFonts w:ascii="Arial" w:eastAsia="Arial" w:hAnsi="Arial" w:cs="Arial"/>
          <w:sz w:val="20"/>
          <w:szCs w:val="20"/>
        </w:rPr>
        <w:t>können auf verschiedene Arten im Knochen verankert werden.</w:t>
      </w:r>
      <w:r w:rsidR="1DFC54EC" w:rsidRPr="47054229">
        <w:rPr>
          <w:rFonts w:ascii="Arial" w:eastAsia="Arial" w:hAnsi="Arial" w:cs="Arial"/>
          <w:sz w:val="20"/>
          <w:szCs w:val="20"/>
        </w:rPr>
        <w:t xml:space="preserve"> Grundsätzlich unterscheidet man zwischen einer zementfreien und zementierten Prothesenverankerung.</w:t>
      </w:r>
    </w:p>
    <w:p w14:paraId="66ED0D3D" w14:textId="1D1DEEE7" w:rsidR="0AF666EB" w:rsidRDefault="00B73E0B" w:rsidP="00B73E0B">
      <w:pPr>
        <w:spacing w:after="0"/>
        <w:rPr>
          <w:rFonts w:ascii="Arial" w:eastAsia="Arial" w:hAnsi="Arial" w:cs="Arial"/>
          <w:sz w:val="20"/>
          <w:szCs w:val="20"/>
        </w:rPr>
      </w:pPr>
      <w:r w:rsidRPr="0AF666EB">
        <w:rPr>
          <w:rFonts w:ascii="Arial" w:eastAsia="Arial" w:hAnsi="Arial" w:cs="Arial"/>
          <w:sz w:val="20"/>
          <w:szCs w:val="20"/>
        </w:rPr>
        <w:t>--</w:t>
      </w:r>
    </w:p>
    <w:p w14:paraId="27F80137" w14:textId="59555E64" w:rsidR="00B73E0B" w:rsidRDefault="4C00D3E8" w:rsidP="510BD6AC">
      <w:pPr>
        <w:spacing w:after="0"/>
        <w:rPr>
          <w:rFonts w:ascii="Arial" w:eastAsia="Arial" w:hAnsi="Arial" w:cs="Arial"/>
          <w:sz w:val="20"/>
          <w:szCs w:val="20"/>
        </w:rPr>
      </w:pPr>
      <w:r w:rsidRPr="47054229">
        <w:rPr>
          <w:rFonts w:ascii="Arial" w:eastAsia="Arial" w:hAnsi="Arial" w:cs="Arial"/>
          <w:sz w:val="20"/>
          <w:szCs w:val="20"/>
        </w:rPr>
        <w:t xml:space="preserve">29. </w:t>
      </w:r>
      <w:r w:rsidR="667E624F" w:rsidRPr="47054229">
        <w:rPr>
          <w:rFonts w:ascii="Arial" w:eastAsia="Arial" w:hAnsi="Arial" w:cs="Arial"/>
          <w:sz w:val="20"/>
          <w:szCs w:val="20"/>
        </w:rPr>
        <w:t>W</w:t>
      </w:r>
      <w:r w:rsidR="744A1026" w:rsidRPr="47054229">
        <w:rPr>
          <w:rFonts w:ascii="Arial" w:eastAsia="Arial" w:hAnsi="Arial" w:cs="Arial"/>
          <w:sz w:val="20"/>
          <w:szCs w:val="20"/>
        </w:rPr>
        <w:t xml:space="preserve">as stellt einen Vorteil der </w:t>
      </w:r>
      <w:r w:rsidR="744A1026" w:rsidRPr="47054229">
        <w:rPr>
          <w:rFonts w:ascii="Arial" w:eastAsia="Arial" w:hAnsi="Arial" w:cs="Arial"/>
          <w:b/>
          <w:bCs/>
          <w:sz w:val="20"/>
          <w:szCs w:val="20"/>
        </w:rPr>
        <w:t xml:space="preserve">zementierten </w:t>
      </w:r>
      <w:r w:rsidR="744A1026" w:rsidRPr="47054229">
        <w:rPr>
          <w:rFonts w:ascii="Arial" w:eastAsia="Arial" w:hAnsi="Arial" w:cs="Arial"/>
          <w:sz w:val="20"/>
          <w:szCs w:val="20"/>
        </w:rPr>
        <w:t>Prothesenverankerung dar</w:t>
      </w:r>
      <w:r w:rsidR="667E624F" w:rsidRPr="47054229">
        <w:rPr>
          <w:rFonts w:ascii="Arial" w:eastAsia="Arial" w:hAnsi="Arial" w:cs="Arial"/>
          <w:sz w:val="20"/>
          <w:szCs w:val="20"/>
        </w:rPr>
        <w:t>?</w:t>
      </w:r>
    </w:p>
    <w:p w14:paraId="67A2899E" w14:textId="716024DD" w:rsidR="475EBA01" w:rsidRDefault="667E624F" w:rsidP="510BD6AC">
      <w:pPr>
        <w:spacing w:after="0"/>
        <w:rPr>
          <w:rFonts w:ascii="Arial" w:eastAsia="Arial" w:hAnsi="Arial" w:cs="Arial"/>
          <w:sz w:val="20"/>
          <w:szCs w:val="20"/>
        </w:rPr>
      </w:pPr>
      <w:proofErr w:type="spellStart"/>
      <w:proofErr w:type="gramStart"/>
      <w:r w:rsidRPr="47054229">
        <w:rPr>
          <w:rFonts w:ascii="Arial" w:eastAsia="Arial" w:hAnsi="Arial" w:cs="Arial"/>
          <w:sz w:val="20"/>
          <w:szCs w:val="20"/>
        </w:rPr>
        <w:t>Typ:</w:t>
      </w:r>
      <w:r w:rsidR="09CC7A2F" w:rsidRPr="47054229">
        <w:rPr>
          <w:rFonts w:ascii="Arial" w:eastAsia="Arial" w:hAnsi="Arial" w:cs="Arial"/>
          <w:sz w:val="20"/>
          <w:szCs w:val="20"/>
        </w:rPr>
        <w:t>TypA</w:t>
      </w:r>
      <w:proofErr w:type="spellEnd"/>
      <w:proofErr w:type="gramEnd"/>
    </w:p>
    <w:p w14:paraId="129444CE" w14:textId="0CCCEC21" w:rsidR="47054229" w:rsidRDefault="47054229" w:rsidP="47054229">
      <w:pPr>
        <w:spacing w:after="0"/>
        <w:rPr>
          <w:rFonts w:ascii="Arial" w:eastAsia="Arial" w:hAnsi="Arial" w:cs="Arial"/>
          <w:sz w:val="20"/>
          <w:szCs w:val="20"/>
        </w:rPr>
      </w:pPr>
    </w:p>
    <w:p w14:paraId="096372FD" w14:textId="26601F1E" w:rsidR="57211FA8" w:rsidRDefault="683A8F8A" w:rsidP="510BD6AC">
      <w:pPr>
        <w:pStyle w:val="Listenabsatz"/>
        <w:numPr>
          <w:ilvl w:val="0"/>
          <w:numId w:val="18"/>
        </w:numPr>
        <w:rPr>
          <w:rFonts w:ascii="Arial" w:eastAsia="Arial" w:hAnsi="Arial" w:cs="Arial"/>
          <w:sz w:val="20"/>
          <w:szCs w:val="20"/>
        </w:rPr>
      </w:pPr>
      <w:r w:rsidRPr="0BBD74BD">
        <w:rPr>
          <w:rFonts w:ascii="Arial" w:eastAsia="Arial" w:hAnsi="Arial" w:cs="Arial"/>
          <w:sz w:val="20"/>
          <w:szCs w:val="20"/>
        </w:rPr>
        <w:t xml:space="preserve">Bei der Implantation zementierter Prothesen kommt es zu weniger embolischen Ereignissen im perioperativen </w:t>
      </w:r>
      <w:r w:rsidR="78C33FC6" w:rsidRPr="0BBD74BD">
        <w:rPr>
          <w:rFonts w:ascii="Arial" w:eastAsia="Arial" w:hAnsi="Arial" w:cs="Arial"/>
          <w:sz w:val="20"/>
          <w:szCs w:val="20"/>
        </w:rPr>
        <w:t>Verlauf</w:t>
      </w:r>
    </w:p>
    <w:p w14:paraId="37773516" w14:textId="6DC8A417" w:rsidR="57211FA8" w:rsidRDefault="683A8F8A" w:rsidP="47054229">
      <w:pPr>
        <w:pStyle w:val="Listenabsatz"/>
        <w:numPr>
          <w:ilvl w:val="0"/>
          <w:numId w:val="18"/>
        </w:numPr>
        <w:rPr>
          <w:rFonts w:ascii="Arial" w:eastAsia="Arial" w:hAnsi="Arial" w:cs="Arial"/>
          <w:b/>
          <w:bCs/>
          <w:sz w:val="20"/>
          <w:szCs w:val="20"/>
        </w:rPr>
      </w:pPr>
      <w:r w:rsidRPr="47054229">
        <w:rPr>
          <w:rFonts w:ascii="Arial" w:eastAsia="Arial" w:hAnsi="Arial" w:cs="Arial"/>
          <w:b/>
          <w:bCs/>
          <w:sz w:val="20"/>
          <w:szCs w:val="20"/>
        </w:rPr>
        <w:t>Die zementierte Verankerung ermöglicht eine sicher</w:t>
      </w:r>
      <w:ins w:id="47" w:author="Entwistle, Andrew" w:date="2026-01-15T12:17:00Z">
        <w:r w:rsidR="00AE6654">
          <w:rPr>
            <w:rFonts w:ascii="Arial" w:eastAsia="Arial" w:hAnsi="Arial" w:cs="Arial"/>
            <w:b/>
            <w:bCs/>
            <w:sz w:val="20"/>
            <w:szCs w:val="20"/>
          </w:rPr>
          <w:t>e</w:t>
        </w:r>
      </w:ins>
      <w:r w:rsidRPr="47054229">
        <w:rPr>
          <w:rFonts w:ascii="Arial" w:eastAsia="Arial" w:hAnsi="Arial" w:cs="Arial"/>
          <w:b/>
          <w:bCs/>
          <w:sz w:val="20"/>
          <w:szCs w:val="20"/>
        </w:rPr>
        <w:t xml:space="preserve"> Prothesenverankerung auch im osteoporotischen Knochen</w:t>
      </w:r>
    </w:p>
    <w:p w14:paraId="2E89C45D" w14:textId="39E5D175" w:rsidR="57211FA8" w:rsidRDefault="34EC39A7" w:rsidP="510BD6AC">
      <w:pPr>
        <w:pStyle w:val="Listenabsatz"/>
        <w:numPr>
          <w:ilvl w:val="0"/>
          <w:numId w:val="18"/>
        </w:numPr>
        <w:rPr>
          <w:rFonts w:ascii="Arial" w:eastAsia="Arial" w:hAnsi="Arial" w:cs="Arial"/>
          <w:sz w:val="20"/>
          <w:szCs w:val="20"/>
        </w:rPr>
      </w:pPr>
      <w:r w:rsidRPr="47054229">
        <w:rPr>
          <w:rFonts w:ascii="Arial" w:eastAsia="Arial" w:hAnsi="Arial" w:cs="Arial"/>
          <w:sz w:val="20"/>
          <w:szCs w:val="20"/>
        </w:rPr>
        <w:t>Die zementierte Prothesenverankerung ermöglicht im Gegensatz zur zementfreien Verankerung die sofortige postoperative Vollbelastung</w:t>
      </w:r>
    </w:p>
    <w:p w14:paraId="17CC6037" w14:textId="6498C6AF" w:rsidR="57211FA8" w:rsidRDefault="54218A61" w:rsidP="47054229">
      <w:pPr>
        <w:pStyle w:val="Listenabsatz"/>
        <w:numPr>
          <w:ilvl w:val="0"/>
          <w:numId w:val="18"/>
        </w:numPr>
        <w:rPr>
          <w:rFonts w:ascii="Arial" w:eastAsia="Arial" w:hAnsi="Arial" w:cs="Arial"/>
          <w:sz w:val="20"/>
          <w:szCs w:val="20"/>
        </w:rPr>
      </w:pPr>
      <w:r w:rsidRPr="47054229">
        <w:rPr>
          <w:rFonts w:ascii="Arial" w:eastAsia="Arial" w:hAnsi="Arial" w:cs="Arial"/>
          <w:sz w:val="20"/>
          <w:szCs w:val="20"/>
        </w:rPr>
        <w:t>Durch zementierte Prothesensysteme ist die OP-Zeit in der Regel kürzer als bei zementfreien Systemen</w:t>
      </w:r>
    </w:p>
    <w:p w14:paraId="2D412959" w14:textId="6CE15CB0" w:rsidR="57211FA8" w:rsidRDefault="7E904EB7" w:rsidP="47054229">
      <w:pPr>
        <w:pStyle w:val="Listenabsatz"/>
        <w:numPr>
          <w:ilvl w:val="0"/>
          <w:numId w:val="18"/>
        </w:numPr>
        <w:rPr>
          <w:rFonts w:ascii="Arial" w:eastAsia="Arial" w:hAnsi="Arial" w:cs="Arial"/>
          <w:sz w:val="20"/>
          <w:szCs w:val="20"/>
        </w:rPr>
      </w:pPr>
      <w:r w:rsidRPr="47054229">
        <w:rPr>
          <w:rFonts w:ascii="Arial" w:eastAsia="Arial" w:hAnsi="Arial" w:cs="Arial"/>
          <w:sz w:val="20"/>
          <w:szCs w:val="20"/>
        </w:rPr>
        <w:t>Durch die zementierte Verankerung kommt es zu weniger Abrieb bei den implantierten Prothesen</w:t>
      </w:r>
    </w:p>
    <w:p w14:paraId="6109B76F" w14:textId="43A0500D" w:rsidR="57211FA8" w:rsidRDefault="57211FA8" w:rsidP="0AF666EB">
      <w:pPr>
        <w:spacing w:after="0" w:line="240" w:lineRule="auto"/>
        <w:rPr>
          <w:rFonts w:ascii="Arial" w:eastAsia="Arial" w:hAnsi="Arial" w:cs="Arial"/>
          <w:b/>
          <w:bCs/>
          <w:sz w:val="20"/>
          <w:szCs w:val="20"/>
        </w:rPr>
      </w:pPr>
    </w:p>
    <w:p w14:paraId="11337566" w14:textId="6BF2F616" w:rsidR="510BD6AC" w:rsidRDefault="510BD6AC" w:rsidP="510BD6AC">
      <w:pPr>
        <w:spacing w:after="0" w:line="240" w:lineRule="auto"/>
        <w:rPr>
          <w:rFonts w:ascii="Arial" w:eastAsia="Arial" w:hAnsi="Arial" w:cs="Arial"/>
          <w:b/>
          <w:bCs/>
          <w:sz w:val="20"/>
          <w:szCs w:val="20"/>
        </w:rPr>
      </w:pPr>
    </w:p>
    <w:p w14:paraId="312F4E77" w14:textId="59DB5953" w:rsidR="57211FA8" w:rsidRDefault="0AF666EB" w:rsidP="16C15A86">
      <w:pPr>
        <w:pStyle w:val="Klausur"/>
        <w:spacing w:after="0"/>
        <w:rPr>
          <w:rFonts w:ascii="Arial" w:eastAsia="Arial" w:hAnsi="Arial" w:cs="Arial"/>
          <w:b/>
          <w:bCs/>
          <w:sz w:val="20"/>
          <w:szCs w:val="20"/>
          <w:highlight w:val="green"/>
        </w:rPr>
      </w:pPr>
      <w:r w:rsidRPr="16C15A86">
        <w:rPr>
          <w:rFonts w:ascii="Arial" w:eastAsia="Arial" w:hAnsi="Arial" w:cs="Arial"/>
          <w:b/>
          <w:bCs/>
          <w:sz w:val="20"/>
          <w:szCs w:val="20"/>
        </w:rPr>
        <w:lastRenderedPageBreak/>
        <w:t>-------------------------------------------------</w:t>
      </w:r>
      <w:r w:rsidRPr="16C15A86">
        <w:rPr>
          <w:rFonts w:ascii="Arial" w:eastAsia="Arial" w:hAnsi="Arial" w:cs="Arial"/>
          <w:b/>
          <w:bCs/>
          <w:sz w:val="20"/>
          <w:szCs w:val="20"/>
          <w:highlight w:val="green"/>
        </w:rPr>
        <w:t>Abschnitt - Frage 30</w:t>
      </w:r>
    </w:p>
    <w:p w14:paraId="28752FAD" w14:textId="5B19218F" w:rsidR="57211FA8" w:rsidRDefault="0AF666EB" w:rsidP="0AF666EB">
      <w:pPr>
        <w:pStyle w:val="Klausur"/>
        <w:spacing w:after="0"/>
        <w:rPr>
          <w:rFonts w:ascii="Arial" w:eastAsia="Arial" w:hAnsi="Arial" w:cs="Arial"/>
          <w:b/>
          <w:bCs/>
          <w:sz w:val="20"/>
          <w:szCs w:val="20"/>
        </w:rPr>
      </w:pPr>
      <w:r w:rsidRPr="30490AC6">
        <w:rPr>
          <w:rFonts w:ascii="Arial" w:eastAsia="Arial" w:hAnsi="Arial" w:cs="Arial"/>
          <w:b/>
          <w:bCs/>
          <w:sz w:val="20"/>
          <w:szCs w:val="20"/>
        </w:rPr>
        <w:t xml:space="preserve">Titel: Klausur Orthopädie </w:t>
      </w:r>
      <w:r w:rsidR="03934A38" w:rsidRPr="30490AC6">
        <w:rPr>
          <w:rFonts w:ascii="Arial" w:eastAsia="Arial" w:hAnsi="Arial" w:cs="Arial"/>
          <w:b/>
          <w:bCs/>
          <w:sz w:val="20"/>
          <w:szCs w:val="20"/>
        </w:rPr>
        <w:t>Wintersemester 2026</w:t>
      </w:r>
    </w:p>
    <w:p w14:paraId="68FCB8FD" w14:textId="59925F5D" w:rsidR="57211FA8" w:rsidRDefault="57211FA8" w:rsidP="57211FA8">
      <w:pPr>
        <w:spacing w:after="0"/>
        <w:rPr>
          <w:rFonts w:ascii="Arial" w:eastAsia="Arial" w:hAnsi="Arial" w:cs="Arial"/>
          <w:sz w:val="20"/>
          <w:szCs w:val="20"/>
        </w:rPr>
      </w:pPr>
    </w:p>
    <w:p w14:paraId="06C3BE89" w14:textId="21D45499" w:rsidR="2427DEE5" w:rsidRDefault="2427DEE5" w:rsidP="16C15A86">
      <w:pPr>
        <w:rPr>
          <w:rFonts w:ascii="Arial" w:eastAsia="Arial" w:hAnsi="Arial" w:cs="Arial"/>
          <w:sz w:val="20"/>
          <w:szCs w:val="20"/>
        </w:rPr>
      </w:pPr>
      <w:commentRangeStart w:id="48"/>
      <w:r w:rsidRPr="16C15A86">
        <w:rPr>
          <w:rFonts w:ascii="Arial" w:eastAsia="Arial" w:hAnsi="Arial" w:cs="Arial"/>
          <w:sz w:val="20"/>
          <w:szCs w:val="20"/>
        </w:rPr>
        <w:t>Eine 62-jährige Patientin berichtet über seit 3 Monaten bestehende symmetrische Schmerzen und Schwellungen der MCP- und PIP-Gelenke beider Hände. Sie klagt über eine ausgeprägte Morgensteifigkeit von etwa 90 Minuten. Laborchemisch zeigen sich erhöhte CRP-Werte, der Rheumafaktor ist negativ, Anti-CCP-Antikörper sind positiv.</w:t>
      </w:r>
    </w:p>
    <w:p w14:paraId="00AB4681" w14:textId="2D847596" w:rsidR="2427DEE5" w:rsidRDefault="2427DEE5" w:rsidP="16C15A86">
      <w:pPr>
        <w:spacing w:after="0"/>
        <w:rPr>
          <w:rFonts w:ascii="Arial" w:eastAsia="Arial" w:hAnsi="Arial" w:cs="Arial"/>
          <w:sz w:val="20"/>
          <w:szCs w:val="20"/>
        </w:rPr>
      </w:pPr>
      <w:r w:rsidRPr="16C15A86">
        <w:rPr>
          <w:rFonts w:ascii="Arial" w:eastAsia="Arial" w:hAnsi="Arial" w:cs="Arial"/>
          <w:sz w:val="20"/>
          <w:szCs w:val="20"/>
        </w:rPr>
        <w:t>--</w:t>
      </w:r>
    </w:p>
    <w:p w14:paraId="0A2CBAD7" w14:textId="6BCBABC5" w:rsidR="2427DEE5" w:rsidRDefault="2427DEE5" w:rsidP="16C15A86">
      <w:pPr>
        <w:spacing w:after="0"/>
        <w:rPr>
          <w:rFonts w:ascii="Arial" w:eastAsia="Arial" w:hAnsi="Arial" w:cs="Arial"/>
          <w:sz w:val="20"/>
          <w:szCs w:val="20"/>
        </w:rPr>
      </w:pPr>
      <w:r w:rsidRPr="16C15A86">
        <w:rPr>
          <w:rFonts w:ascii="Arial" w:eastAsia="Arial" w:hAnsi="Arial" w:cs="Arial"/>
          <w:sz w:val="20"/>
          <w:szCs w:val="20"/>
        </w:rPr>
        <w:t>30. Welche der folgenden Aussagen trifft am ehesten zu?</w:t>
      </w:r>
    </w:p>
    <w:p w14:paraId="1954064F" w14:textId="043E7AFE" w:rsidR="2427DEE5" w:rsidRDefault="2427DEE5" w:rsidP="16C15A86">
      <w:pPr>
        <w:spacing w:after="0" w:line="240" w:lineRule="auto"/>
        <w:rPr>
          <w:rFonts w:ascii="Arial" w:eastAsia="Arial" w:hAnsi="Arial" w:cs="Arial"/>
          <w:sz w:val="20"/>
          <w:szCs w:val="20"/>
        </w:rPr>
      </w:pPr>
      <w:proofErr w:type="spellStart"/>
      <w:proofErr w:type="gramStart"/>
      <w:r w:rsidRPr="16C15A86">
        <w:rPr>
          <w:rFonts w:ascii="Arial" w:eastAsia="Arial" w:hAnsi="Arial" w:cs="Arial"/>
          <w:sz w:val="20"/>
          <w:szCs w:val="20"/>
        </w:rPr>
        <w:t>Typ:TypA</w:t>
      </w:r>
      <w:proofErr w:type="spellEnd"/>
      <w:proofErr w:type="gramEnd"/>
    </w:p>
    <w:p w14:paraId="3BFB7EBA" w14:textId="716652CB" w:rsidR="16C15A86" w:rsidRDefault="16C15A86" w:rsidP="16C15A86">
      <w:pPr>
        <w:spacing w:after="0" w:line="240" w:lineRule="auto"/>
        <w:rPr>
          <w:rFonts w:ascii="Arial" w:eastAsia="Arial" w:hAnsi="Arial" w:cs="Arial"/>
          <w:sz w:val="20"/>
          <w:szCs w:val="20"/>
        </w:rPr>
      </w:pPr>
    </w:p>
    <w:p w14:paraId="2340068D" w14:textId="0ED53853" w:rsidR="2427DEE5" w:rsidRDefault="2427DEE5" w:rsidP="0D30EEC1">
      <w:pPr>
        <w:pStyle w:val="Listenabsatz"/>
        <w:numPr>
          <w:ilvl w:val="0"/>
          <w:numId w:val="15"/>
        </w:numPr>
        <w:rPr>
          <w:rFonts w:ascii="Arial" w:eastAsia="Arial" w:hAnsi="Arial" w:cs="Arial"/>
          <w:sz w:val="20"/>
          <w:szCs w:val="20"/>
        </w:rPr>
      </w:pPr>
      <w:r w:rsidRPr="0D30EEC1">
        <w:rPr>
          <w:rFonts w:ascii="Arial" w:eastAsia="Arial" w:hAnsi="Arial" w:cs="Arial"/>
          <w:sz w:val="20"/>
          <w:szCs w:val="20"/>
        </w:rPr>
        <w:t>Die Diagnose einer rheumatoiden Arthritis ist ausgeschlossen, da der Rheumafaktor negativ ist.</w:t>
      </w:r>
    </w:p>
    <w:p w14:paraId="0B42075D" w14:textId="74A19156" w:rsidR="2427DEE5" w:rsidRDefault="2427DEE5" w:rsidP="0D30EEC1">
      <w:pPr>
        <w:pStyle w:val="Listenabsatz"/>
        <w:numPr>
          <w:ilvl w:val="0"/>
          <w:numId w:val="15"/>
        </w:numPr>
        <w:rPr>
          <w:rFonts w:ascii="Arial" w:eastAsia="Arial" w:hAnsi="Arial" w:cs="Arial"/>
          <w:sz w:val="20"/>
          <w:szCs w:val="20"/>
        </w:rPr>
      </w:pPr>
      <w:r w:rsidRPr="0D30EEC1">
        <w:rPr>
          <w:rFonts w:ascii="Arial" w:eastAsia="Arial" w:hAnsi="Arial" w:cs="Arial"/>
          <w:sz w:val="20"/>
          <w:szCs w:val="20"/>
        </w:rPr>
        <w:t>Die Klassifikation einer rheumatoiden Arthritis ist erst bei radiologisch nachweisbaren Erosionen möglich.</w:t>
      </w:r>
    </w:p>
    <w:p w14:paraId="6C875357" w14:textId="0267F40F" w:rsidR="2427DEE5" w:rsidRDefault="2427DEE5" w:rsidP="0D30EEC1">
      <w:pPr>
        <w:pStyle w:val="Listenabsatz"/>
        <w:numPr>
          <w:ilvl w:val="0"/>
          <w:numId w:val="15"/>
        </w:numPr>
        <w:rPr>
          <w:rFonts w:ascii="Arial" w:eastAsia="Arial" w:hAnsi="Arial" w:cs="Arial"/>
          <w:sz w:val="20"/>
          <w:szCs w:val="20"/>
        </w:rPr>
      </w:pPr>
      <w:r w:rsidRPr="0D30EEC1">
        <w:rPr>
          <w:rFonts w:ascii="Arial" w:eastAsia="Arial" w:hAnsi="Arial" w:cs="Arial"/>
          <w:b/>
          <w:bCs/>
          <w:sz w:val="20"/>
          <w:szCs w:val="20"/>
        </w:rPr>
        <w:t>Die Patientin erfüllt die ACR/EULAR-Klassifikationskriterien für eine rheumatoide Arthritis.</w:t>
      </w:r>
    </w:p>
    <w:p w14:paraId="26E6973C" w14:textId="599F428E" w:rsidR="2427DEE5" w:rsidRDefault="2427DEE5" w:rsidP="0D30EEC1">
      <w:pPr>
        <w:pStyle w:val="Listenabsatz"/>
        <w:numPr>
          <w:ilvl w:val="0"/>
          <w:numId w:val="15"/>
        </w:numPr>
        <w:rPr>
          <w:rFonts w:ascii="Arial" w:eastAsia="Arial" w:hAnsi="Arial" w:cs="Arial"/>
          <w:sz w:val="20"/>
          <w:szCs w:val="20"/>
        </w:rPr>
      </w:pPr>
      <w:r w:rsidRPr="0D30EEC1">
        <w:rPr>
          <w:rFonts w:ascii="Arial" w:eastAsia="Arial" w:hAnsi="Arial" w:cs="Arial"/>
          <w:sz w:val="20"/>
          <w:szCs w:val="20"/>
        </w:rPr>
        <w:t>Die Symptome sprechen primär für eine aktivierte Arthrose der Hände.</w:t>
      </w:r>
    </w:p>
    <w:p w14:paraId="57EB48DC" w14:textId="4EA9642E" w:rsidR="2427DEE5" w:rsidRDefault="2427DEE5" w:rsidP="0D30EEC1">
      <w:pPr>
        <w:pStyle w:val="Listenabsatz"/>
        <w:numPr>
          <w:ilvl w:val="0"/>
          <w:numId w:val="15"/>
        </w:numPr>
        <w:rPr>
          <w:rFonts w:ascii="Arial" w:eastAsia="Arial" w:hAnsi="Arial" w:cs="Arial"/>
          <w:sz w:val="20"/>
          <w:szCs w:val="20"/>
        </w:rPr>
      </w:pPr>
      <w:r w:rsidRPr="16C15A86">
        <w:rPr>
          <w:rFonts w:ascii="Arial" w:eastAsia="Arial" w:hAnsi="Arial" w:cs="Arial"/>
          <w:sz w:val="20"/>
          <w:szCs w:val="20"/>
        </w:rPr>
        <w:t>Die Dauer der Symptome ist zu kurz, um eine rheumatoide Arthritis zu klassifizieren.</w:t>
      </w:r>
      <w:commentRangeEnd w:id="48"/>
      <w:r w:rsidR="00AE6654">
        <w:rPr>
          <w:rStyle w:val="Kommentarzeichen"/>
          <w:rFonts w:ascii="Cambria" w:eastAsia="Cambria" w:hAnsi="Cambria"/>
          <w:lang w:eastAsia="en-US"/>
        </w:rPr>
        <w:commentReference w:id="48"/>
      </w:r>
    </w:p>
    <w:p w14:paraId="6D072C0D" w14:textId="77777777" w:rsidR="00564056" w:rsidRPr="000248FD" w:rsidRDefault="00564056" w:rsidP="1137B75A">
      <w:pPr>
        <w:pStyle w:val="Klausur"/>
        <w:spacing w:after="0"/>
        <w:rPr>
          <w:rFonts w:ascii="Arial" w:eastAsia="Arial" w:hAnsi="Arial" w:cs="Arial"/>
          <w:sz w:val="20"/>
          <w:szCs w:val="20"/>
        </w:rPr>
      </w:pPr>
    </w:p>
    <w:p w14:paraId="60668918" w14:textId="78BDE5D0" w:rsidR="00564056" w:rsidRPr="000248FD" w:rsidRDefault="0AF666EB" w:rsidP="1137B75A">
      <w:pPr>
        <w:pStyle w:val="Klausur"/>
        <w:spacing w:after="0"/>
        <w:rPr>
          <w:rFonts w:ascii="Arial" w:eastAsia="Arial" w:hAnsi="Arial" w:cs="Arial"/>
          <w:sz w:val="20"/>
          <w:szCs w:val="20"/>
        </w:rPr>
      </w:pPr>
      <w:r w:rsidRPr="0AF666EB">
        <w:rPr>
          <w:rFonts w:ascii="Arial" w:eastAsia="Arial" w:hAnsi="Arial" w:cs="Arial"/>
          <w:sz w:val="20"/>
          <w:szCs w:val="20"/>
        </w:rPr>
        <w:t>--</w:t>
      </w:r>
    </w:p>
    <w:sectPr w:rsidR="00564056" w:rsidRPr="000248FD">
      <w:pgSz w:w="11906" w:h="16838"/>
      <w:pgMar w:top="851"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4" w:author="Entwistle, Andrew" w:date="2026-01-15T12:15:00Z" w:initials="EA">
    <w:p w14:paraId="47D5C505" w14:textId="6614DC8C" w:rsidR="00513E07" w:rsidRDefault="00513E07">
      <w:pPr>
        <w:pStyle w:val="Kommentartext"/>
      </w:pPr>
      <w:r>
        <w:rPr>
          <w:rStyle w:val="Kommentarzeichen"/>
        </w:rPr>
        <w:annotationRef/>
      </w:r>
      <w:r>
        <w:t xml:space="preserve">Die Frage brauchen Sie nicht zweimal zu stellen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8" w:author="Entwistle, Andrew" w:date="2026-01-15T12:18:00Z" w:initials="EA">
    <w:p w14:paraId="5B7091DC" w14:textId="0DB98577" w:rsidR="00AE6654" w:rsidRDefault="00AE6654">
      <w:pPr>
        <w:pStyle w:val="Kommentartext"/>
      </w:pPr>
      <w:r>
        <w:rPr>
          <w:rStyle w:val="Kommentarzeichen"/>
        </w:rPr>
        <w:annotationRef/>
      </w:r>
      <w:r>
        <w:t>Bitte die Abkürzungen (außer CRP vielleicht) voll ausschreiben…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5C505" w15:done="0"/>
  <w15:commentEx w15:paraId="5B7091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C02DBA9" w16cex:dateUtc="2026-01-15T11:15:00Z"/>
  <w16cex:commentExtensible w16cex:durableId="7C07F145" w16cex:dateUtc="2026-01-15T1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5C505" w16cid:durableId="5C02DBA9"/>
  <w16cid:commentId w16cid:paraId="5B7091DC" w16cid:durableId="7C07F1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gu1iljsREcPxCx" int2:id="fcmOq9G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CD2C"/>
    <w:multiLevelType w:val="hybridMultilevel"/>
    <w:tmpl w:val="D4C0689A"/>
    <w:lvl w:ilvl="0" w:tplc="54CA2CD6">
      <w:start w:val="1"/>
      <w:numFmt w:val="upperLetter"/>
      <w:lvlText w:val="%1."/>
      <w:lvlJc w:val="left"/>
      <w:pPr>
        <w:ind w:left="720" w:hanging="360"/>
      </w:pPr>
    </w:lvl>
    <w:lvl w:ilvl="1" w:tplc="9D2E9CAA">
      <w:start w:val="1"/>
      <w:numFmt w:val="lowerLetter"/>
      <w:lvlText w:val="%2."/>
      <w:lvlJc w:val="left"/>
      <w:pPr>
        <w:ind w:left="1440" w:hanging="360"/>
      </w:pPr>
    </w:lvl>
    <w:lvl w:ilvl="2" w:tplc="8CC86806">
      <w:start w:val="1"/>
      <w:numFmt w:val="lowerRoman"/>
      <w:lvlText w:val="%3."/>
      <w:lvlJc w:val="right"/>
      <w:pPr>
        <w:ind w:left="2160" w:hanging="180"/>
      </w:pPr>
    </w:lvl>
    <w:lvl w:ilvl="3" w:tplc="10F02792">
      <w:start w:val="1"/>
      <w:numFmt w:val="decimal"/>
      <w:lvlText w:val="%4."/>
      <w:lvlJc w:val="left"/>
      <w:pPr>
        <w:ind w:left="2880" w:hanging="360"/>
      </w:pPr>
    </w:lvl>
    <w:lvl w:ilvl="4" w:tplc="85126B2A">
      <w:start w:val="1"/>
      <w:numFmt w:val="lowerLetter"/>
      <w:lvlText w:val="%5."/>
      <w:lvlJc w:val="left"/>
      <w:pPr>
        <w:ind w:left="3600" w:hanging="360"/>
      </w:pPr>
    </w:lvl>
    <w:lvl w:ilvl="5" w:tplc="91FCE308">
      <w:start w:val="1"/>
      <w:numFmt w:val="lowerRoman"/>
      <w:lvlText w:val="%6."/>
      <w:lvlJc w:val="right"/>
      <w:pPr>
        <w:ind w:left="4320" w:hanging="180"/>
      </w:pPr>
    </w:lvl>
    <w:lvl w:ilvl="6" w:tplc="3E8A886C">
      <w:start w:val="1"/>
      <w:numFmt w:val="decimal"/>
      <w:lvlText w:val="%7."/>
      <w:lvlJc w:val="left"/>
      <w:pPr>
        <w:ind w:left="5040" w:hanging="360"/>
      </w:pPr>
    </w:lvl>
    <w:lvl w:ilvl="7" w:tplc="FE7C5EBA">
      <w:start w:val="1"/>
      <w:numFmt w:val="lowerLetter"/>
      <w:lvlText w:val="%8."/>
      <w:lvlJc w:val="left"/>
      <w:pPr>
        <w:ind w:left="5760" w:hanging="360"/>
      </w:pPr>
    </w:lvl>
    <w:lvl w:ilvl="8" w:tplc="88DAA8AE">
      <w:start w:val="1"/>
      <w:numFmt w:val="lowerRoman"/>
      <w:lvlText w:val="%9."/>
      <w:lvlJc w:val="right"/>
      <w:pPr>
        <w:ind w:left="6480" w:hanging="180"/>
      </w:pPr>
    </w:lvl>
  </w:abstractNum>
  <w:abstractNum w:abstractNumId="1" w15:restartNumberingAfterBreak="0">
    <w:nsid w:val="07024809"/>
    <w:multiLevelType w:val="hybridMultilevel"/>
    <w:tmpl w:val="894CC96E"/>
    <w:lvl w:ilvl="0" w:tplc="F7308820">
      <w:start w:val="1"/>
      <w:numFmt w:val="upperLetter"/>
      <w:lvlText w:val="%1)"/>
      <w:lvlJc w:val="left"/>
      <w:pPr>
        <w:ind w:left="720" w:hanging="360"/>
      </w:pPr>
    </w:lvl>
    <w:lvl w:ilvl="1" w:tplc="C8504420">
      <w:start w:val="1"/>
      <w:numFmt w:val="lowerLetter"/>
      <w:lvlText w:val="%2."/>
      <w:lvlJc w:val="left"/>
      <w:pPr>
        <w:ind w:left="1440" w:hanging="360"/>
      </w:pPr>
    </w:lvl>
    <w:lvl w:ilvl="2" w:tplc="0C22FAC4">
      <w:start w:val="1"/>
      <w:numFmt w:val="lowerRoman"/>
      <w:lvlText w:val="%3."/>
      <w:lvlJc w:val="right"/>
      <w:pPr>
        <w:ind w:left="2160" w:hanging="180"/>
      </w:pPr>
    </w:lvl>
    <w:lvl w:ilvl="3" w:tplc="DE0C220A">
      <w:start w:val="1"/>
      <w:numFmt w:val="decimal"/>
      <w:lvlText w:val="%4."/>
      <w:lvlJc w:val="left"/>
      <w:pPr>
        <w:ind w:left="2880" w:hanging="360"/>
      </w:pPr>
    </w:lvl>
    <w:lvl w:ilvl="4" w:tplc="34340020">
      <w:start w:val="1"/>
      <w:numFmt w:val="lowerLetter"/>
      <w:lvlText w:val="%5."/>
      <w:lvlJc w:val="left"/>
      <w:pPr>
        <w:ind w:left="3600" w:hanging="360"/>
      </w:pPr>
    </w:lvl>
    <w:lvl w:ilvl="5" w:tplc="060C6AAE">
      <w:start w:val="1"/>
      <w:numFmt w:val="lowerRoman"/>
      <w:lvlText w:val="%6."/>
      <w:lvlJc w:val="right"/>
      <w:pPr>
        <w:ind w:left="4320" w:hanging="180"/>
      </w:pPr>
    </w:lvl>
    <w:lvl w:ilvl="6" w:tplc="F7A07F12">
      <w:start w:val="1"/>
      <w:numFmt w:val="decimal"/>
      <w:lvlText w:val="%7."/>
      <w:lvlJc w:val="left"/>
      <w:pPr>
        <w:ind w:left="5040" w:hanging="360"/>
      </w:pPr>
    </w:lvl>
    <w:lvl w:ilvl="7" w:tplc="5178DC98">
      <w:start w:val="1"/>
      <w:numFmt w:val="lowerLetter"/>
      <w:lvlText w:val="%8."/>
      <w:lvlJc w:val="left"/>
      <w:pPr>
        <w:ind w:left="5760" w:hanging="360"/>
      </w:pPr>
    </w:lvl>
    <w:lvl w:ilvl="8" w:tplc="4B1272AA">
      <w:start w:val="1"/>
      <w:numFmt w:val="lowerRoman"/>
      <w:lvlText w:val="%9."/>
      <w:lvlJc w:val="right"/>
      <w:pPr>
        <w:ind w:left="6480" w:hanging="180"/>
      </w:pPr>
    </w:lvl>
  </w:abstractNum>
  <w:abstractNum w:abstractNumId="2" w15:restartNumberingAfterBreak="0">
    <w:nsid w:val="0C524ED8"/>
    <w:multiLevelType w:val="hybridMultilevel"/>
    <w:tmpl w:val="7DEA00E6"/>
    <w:lvl w:ilvl="0" w:tplc="C3C260A2">
      <w:start w:val="1"/>
      <w:numFmt w:val="upperLetter"/>
      <w:lvlText w:val="%1)"/>
      <w:lvlJc w:val="left"/>
      <w:pPr>
        <w:ind w:left="720" w:hanging="360"/>
      </w:pPr>
    </w:lvl>
    <w:lvl w:ilvl="1" w:tplc="B7C0D6E6">
      <w:start w:val="1"/>
      <w:numFmt w:val="lowerLetter"/>
      <w:lvlText w:val="%2."/>
      <w:lvlJc w:val="left"/>
      <w:pPr>
        <w:ind w:left="1440" w:hanging="360"/>
      </w:pPr>
    </w:lvl>
    <w:lvl w:ilvl="2" w:tplc="D9B69464">
      <w:start w:val="1"/>
      <w:numFmt w:val="lowerRoman"/>
      <w:lvlText w:val="%3."/>
      <w:lvlJc w:val="right"/>
      <w:pPr>
        <w:ind w:left="2160" w:hanging="180"/>
      </w:pPr>
    </w:lvl>
    <w:lvl w:ilvl="3" w:tplc="56C8C036">
      <w:start w:val="1"/>
      <w:numFmt w:val="decimal"/>
      <w:lvlText w:val="%4."/>
      <w:lvlJc w:val="left"/>
      <w:pPr>
        <w:ind w:left="2880" w:hanging="360"/>
      </w:pPr>
    </w:lvl>
    <w:lvl w:ilvl="4" w:tplc="70503E4C">
      <w:start w:val="1"/>
      <w:numFmt w:val="lowerLetter"/>
      <w:lvlText w:val="%5."/>
      <w:lvlJc w:val="left"/>
      <w:pPr>
        <w:ind w:left="3600" w:hanging="360"/>
      </w:pPr>
    </w:lvl>
    <w:lvl w:ilvl="5" w:tplc="4636EC88">
      <w:start w:val="1"/>
      <w:numFmt w:val="lowerRoman"/>
      <w:lvlText w:val="%6."/>
      <w:lvlJc w:val="right"/>
      <w:pPr>
        <w:ind w:left="4320" w:hanging="180"/>
      </w:pPr>
    </w:lvl>
    <w:lvl w:ilvl="6" w:tplc="CB2AA258">
      <w:start w:val="1"/>
      <w:numFmt w:val="decimal"/>
      <w:lvlText w:val="%7."/>
      <w:lvlJc w:val="left"/>
      <w:pPr>
        <w:ind w:left="5040" w:hanging="360"/>
      </w:pPr>
    </w:lvl>
    <w:lvl w:ilvl="7" w:tplc="B8181854">
      <w:start w:val="1"/>
      <w:numFmt w:val="lowerLetter"/>
      <w:lvlText w:val="%8."/>
      <w:lvlJc w:val="left"/>
      <w:pPr>
        <w:ind w:left="5760" w:hanging="360"/>
      </w:pPr>
    </w:lvl>
    <w:lvl w:ilvl="8" w:tplc="955EB9F8">
      <w:start w:val="1"/>
      <w:numFmt w:val="lowerRoman"/>
      <w:lvlText w:val="%9."/>
      <w:lvlJc w:val="right"/>
      <w:pPr>
        <w:ind w:left="6480" w:hanging="180"/>
      </w:pPr>
    </w:lvl>
  </w:abstractNum>
  <w:abstractNum w:abstractNumId="3" w15:restartNumberingAfterBreak="0">
    <w:nsid w:val="0E1D300B"/>
    <w:multiLevelType w:val="hybridMultilevel"/>
    <w:tmpl w:val="7DEA00E6"/>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23479D3"/>
    <w:multiLevelType w:val="hybridMultilevel"/>
    <w:tmpl w:val="F140A852"/>
    <w:lvl w:ilvl="0" w:tplc="6018D3E8">
      <w:start w:val="1"/>
      <w:numFmt w:val="upp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5" w15:restartNumberingAfterBreak="0">
    <w:nsid w:val="13D91086"/>
    <w:multiLevelType w:val="hybridMultilevel"/>
    <w:tmpl w:val="7DEA00E6"/>
    <w:lvl w:ilvl="0" w:tplc="C3C260A2">
      <w:start w:val="1"/>
      <w:numFmt w:val="upperLetter"/>
      <w:lvlText w:val="%1)"/>
      <w:lvlJc w:val="left"/>
      <w:pPr>
        <w:ind w:left="720" w:hanging="360"/>
      </w:pPr>
    </w:lvl>
    <w:lvl w:ilvl="1" w:tplc="B7C0D6E6">
      <w:start w:val="1"/>
      <w:numFmt w:val="lowerLetter"/>
      <w:lvlText w:val="%2."/>
      <w:lvlJc w:val="left"/>
      <w:pPr>
        <w:ind w:left="1440" w:hanging="360"/>
      </w:pPr>
    </w:lvl>
    <w:lvl w:ilvl="2" w:tplc="D9B69464">
      <w:start w:val="1"/>
      <w:numFmt w:val="lowerRoman"/>
      <w:lvlText w:val="%3."/>
      <w:lvlJc w:val="right"/>
      <w:pPr>
        <w:ind w:left="2160" w:hanging="180"/>
      </w:pPr>
    </w:lvl>
    <w:lvl w:ilvl="3" w:tplc="56C8C036">
      <w:start w:val="1"/>
      <w:numFmt w:val="decimal"/>
      <w:lvlText w:val="%4."/>
      <w:lvlJc w:val="left"/>
      <w:pPr>
        <w:ind w:left="2880" w:hanging="360"/>
      </w:pPr>
    </w:lvl>
    <w:lvl w:ilvl="4" w:tplc="70503E4C">
      <w:start w:val="1"/>
      <w:numFmt w:val="lowerLetter"/>
      <w:lvlText w:val="%5."/>
      <w:lvlJc w:val="left"/>
      <w:pPr>
        <w:ind w:left="3600" w:hanging="360"/>
      </w:pPr>
    </w:lvl>
    <w:lvl w:ilvl="5" w:tplc="4636EC88">
      <w:start w:val="1"/>
      <w:numFmt w:val="lowerRoman"/>
      <w:lvlText w:val="%6."/>
      <w:lvlJc w:val="right"/>
      <w:pPr>
        <w:ind w:left="4320" w:hanging="180"/>
      </w:pPr>
    </w:lvl>
    <w:lvl w:ilvl="6" w:tplc="CB2AA258">
      <w:start w:val="1"/>
      <w:numFmt w:val="decimal"/>
      <w:lvlText w:val="%7."/>
      <w:lvlJc w:val="left"/>
      <w:pPr>
        <w:ind w:left="5040" w:hanging="360"/>
      </w:pPr>
    </w:lvl>
    <w:lvl w:ilvl="7" w:tplc="B8181854">
      <w:start w:val="1"/>
      <w:numFmt w:val="lowerLetter"/>
      <w:lvlText w:val="%8."/>
      <w:lvlJc w:val="left"/>
      <w:pPr>
        <w:ind w:left="5760" w:hanging="360"/>
      </w:pPr>
    </w:lvl>
    <w:lvl w:ilvl="8" w:tplc="955EB9F8">
      <w:start w:val="1"/>
      <w:numFmt w:val="lowerRoman"/>
      <w:lvlText w:val="%9."/>
      <w:lvlJc w:val="right"/>
      <w:pPr>
        <w:ind w:left="6480" w:hanging="180"/>
      </w:pPr>
    </w:lvl>
  </w:abstractNum>
  <w:abstractNum w:abstractNumId="6" w15:restartNumberingAfterBreak="0">
    <w:nsid w:val="13F37D5D"/>
    <w:multiLevelType w:val="hybridMultilevel"/>
    <w:tmpl w:val="F140A852"/>
    <w:lvl w:ilvl="0" w:tplc="6018D3E8">
      <w:start w:val="1"/>
      <w:numFmt w:val="upp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7" w15:restartNumberingAfterBreak="0">
    <w:nsid w:val="144EE636"/>
    <w:multiLevelType w:val="hybridMultilevel"/>
    <w:tmpl w:val="D7427CA2"/>
    <w:lvl w:ilvl="0" w:tplc="DDE08846">
      <w:start w:val="1"/>
      <w:numFmt w:val="upperLetter"/>
      <w:lvlText w:val="%1)"/>
      <w:lvlJc w:val="left"/>
      <w:pPr>
        <w:ind w:left="720" w:hanging="360"/>
      </w:pPr>
    </w:lvl>
    <w:lvl w:ilvl="1" w:tplc="6FD4823A">
      <w:start w:val="1"/>
      <w:numFmt w:val="lowerLetter"/>
      <w:lvlText w:val="%2."/>
      <w:lvlJc w:val="left"/>
      <w:pPr>
        <w:ind w:left="1440" w:hanging="360"/>
      </w:pPr>
    </w:lvl>
    <w:lvl w:ilvl="2" w:tplc="907EA8B0">
      <w:start w:val="1"/>
      <w:numFmt w:val="lowerRoman"/>
      <w:lvlText w:val="%3."/>
      <w:lvlJc w:val="right"/>
      <w:pPr>
        <w:ind w:left="2160" w:hanging="180"/>
      </w:pPr>
    </w:lvl>
    <w:lvl w:ilvl="3" w:tplc="D38C456E">
      <w:start w:val="1"/>
      <w:numFmt w:val="decimal"/>
      <w:lvlText w:val="%4."/>
      <w:lvlJc w:val="left"/>
      <w:pPr>
        <w:ind w:left="2880" w:hanging="360"/>
      </w:pPr>
    </w:lvl>
    <w:lvl w:ilvl="4" w:tplc="0114A16E">
      <w:start w:val="1"/>
      <w:numFmt w:val="lowerLetter"/>
      <w:lvlText w:val="%5."/>
      <w:lvlJc w:val="left"/>
      <w:pPr>
        <w:ind w:left="3600" w:hanging="360"/>
      </w:pPr>
    </w:lvl>
    <w:lvl w:ilvl="5" w:tplc="81622F68">
      <w:start w:val="1"/>
      <w:numFmt w:val="lowerRoman"/>
      <w:lvlText w:val="%6."/>
      <w:lvlJc w:val="right"/>
      <w:pPr>
        <w:ind w:left="4320" w:hanging="180"/>
      </w:pPr>
    </w:lvl>
    <w:lvl w:ilvl="6" w:tplc="23E68FBA">
      <w:start w:val="1"/>
      <w:numFmt w:val="decimal"/>
      <w:lvlText w:val="%7."/>
      <w:lvlJc w:val="left"/>
      <w:pPr>
        <w:ind w:left="5040" w:hanging="360"/>
      </w:pPr>
    </w:lvl>
    <w:lvl w:ilvl="7" w:tplc="4810EC28">
      <w:start w:val="1"/>
      <w:numFmt w:val="lowerLetter"/>
      <w:lvlText w:val="%8."/>
      <w:lvlJc w:val="left"/>
      <w:pPr>
        <w:ind w:left="5760" w:hanging="360"/>
      </w:pPr>
    </w:lvl>
    <w:lvl w:ilvl="8" w:tplc="58B23486">
      <w:start w:val="1"/>
      <w:numFmt w:val="lowerRoman"/>
      <w:lvlText w:val="%9."/>
      <w:lvlJc w:val="right"/>
      <w:pPr>
        <w:ind w:left="6480" w:hanging="180"/>
      </w:pPr>
    </w:lvl>
  </w:abstractNum>
  <w:abstractNum w:abstractNumId="8" w15:restartNumberingAfterBreak="0">
    <w:nsid w:val="1889FA42"/>
    <w:multiLevelType w:val="hybridMultilevel"/>
    <w:tmpl w:val="5B90FD2C"/>
    <w:lvl w:ilvl="0" w:tplc="4FA61064">
      <w:start w:val="1"/>
      <w:numFmt w:val="upperLetter"/>
      <w:lvlText w:val="%1)"/>
      <w:lvlJc w:val="left"/>
      <w:pPr>
        <w:ind w:left="720" w:hanging="360"/>
      </w:pPr>
    </w:lvl>
    <w:lvl w:ilvl="1" w:tplc="2B12B23A">
      <w:start w:val="1"/>
      <w:numFmt w:val="lowerLetter"/>
      <w:lvlText w:val="%2."/>
      <w:lvlJc w:val="left"/>
      <w:pPr>
        <w:ind w:left="1440" w:hanging="360"/>
      </w:pPr>
    </w:lvl>
    <w:lvl w:ilvl="2" w:tplc="D660D5FA">
      <w:start w:val="1"/>
      <w:numFmt w:val="lowerRoman"/>
      <w:lvlText w:val="%3."/>
      <w:lvlJc w:val="right"/>
      <w:pPr>
        <w:ind w:left="2160" w:hanging="180"/>
      </w:pPr>
    </w:lvl>
    <w:lvl w:ilvl="3" w:tplc="8218533A">
      <w:start w:val="1"/>
      <w:numFmt w:val="decimal"/>
      <w:lvlText w:val="%4."/>
      <w:lvlJc w:val="left"/>
      <w:pPr>
        <w:ind w:left="2880" w:hanging="360"/>
      </w:pPr>
    </w:lvl>
    <w:lvl w:ilvl="4" w:tplc="3F308E1C">
      <w:start w:val="1"/>
      <w:numFmt w:val="lowerLetter"/>
      <w:lvlText w:val="%5."/>
      <w:lvlJc w:val="left"/>
      <w:pPr>
        <w:ind w:left="3600" w:hanging="360"/>
      </w:pPr>
    </w:lvl>
    <w:lvl w:ilvl="5" w:tplc="2A3E0E98">
      <w:start w:val="1"/>
      <w:numFmt w:val="lowerRoman"/>
      <w:lvlText w:val="%6."/>
      <w:lvlJc w:val="right"/>
      <w:pPr>
        <w:ind w:left="4320" w:hanging="180"/>
      </w:pPr>
    </w:lvl>
    <w:lvl w:ilvl="6" w:tplc="1D14100E">
      <w:start w:val="1"/>
      <w:numFmt w:val="decimal"/>
      <w:lvlText w:val="%7."/>
      <w:lvlJc w:val="left"/>
      <w:pPr>
        <w:ind w:left="5040" w:hanging="360"/>
      </w:pPr>
    </w:lvl>
    <w:lvl w:ilvl="7" w:tplc="62DACE6C">
      <w:start w:val="1"/>
      <w:numFmt w:val="lowerLetter"/>
      <w:lvlText w:val="%8."/>
      <w:lvlJc w:val="left"/>
      <w:pPr>
        <w:ind w:left="5760" w:hanging="360"/>
      </w:pPr>
    </w:lvl>
    <w:lvl w:ilvl="8" w:tplc="B0204998">
      <w:start w:val="1"/>
      <w:numFmt w:val="lowerRoman"/>
      <w:lvlText w:val="%9."/>
      <w:lvlJc w:val="right"/>
      <w:pPr>
        <w:ind w:left="6480" w:hanging="180"/>
      </w:pPr>
    </w:lvl>
  </w:abstractNum>
  <w:abstractNum w:abstractNumId="9" w15:restartNumberingAfterBreak="0">
    <w:nsid w:val="18A1F248"/>
    <w:multiLevelType w:val="hybridMultilevel"/>
    <w:tmpl w:val="7DEA00E6"/>
    <w:lvl w:ilvl="0" w:tplc="C3C260A2">
      <w:start w:val="1"/>
      <w:numFmt w:val="upperLetter"/>
      <w:lvlText w:val="%1)"/>
      <w:lvlJc w:val="left"/>
      <w:pPr>
        <w:ind w:left="720" w:hanging="360"/>
      </w:pPr>
    </w:lvl>
    <w:lvl w:ilvl="1" w:tplc="B7C0D6E6">
      <w:start w:val="1"/>
      <w:numFmt w:val="lowerLetter"/>
      <w:lvlText w:val="%2."/>
      <w:lvlJc w:val="left"/>
      <w:pPr>
        <w:ind w:left="1440" w:hanging="360"/>
      </w:pPr>
    </w:lvl>
    <w:lvl w:ilvl="2" w:tplc="D9B69464">
      <w:start w:val="1"/>
      <w:numFmt w:val="lowerRoman"/>
      <w:lvlText w:val="%3."/>
      <w:lvlJc w:val="right"/>
      <w:pPr>
        <w:ind w:left="2160" w:hanging="180"/>
      </w:pPr>
    </w:lvl>
    <w:lvl w:ilvl="3" w:tplc="56C8C036">
      <w:start w:val="1"/>
      <w:numFmt w:val="decimal"/>
      <w:lvlText w:val="%4."/>
      <w:lvlJc w:val="left"/>
      <w:pPr>
        <w:ind w:left="2880" w:hanging="360"/>
      </w:pPr>
    </w:lvl>
    <w:lvl w:ilvl="4" w:tplc="70503E4C">
      <w:start w:val="1"/>
      <w:numFmt w:val="lowerLetter"/>
      <w:lvlText w:val="%5."/>
      <w:lvlJc w:val="left"/>
      <w:pPr>
        <w:ind w:left="3600" w:hanging="360"/>
      </w:pPr>
    </w:lvl>
    <w:lvl w:ilvl="5" w:tplc="4636EC88">
      <w:start w:val="1"/>
      <w:numFmt w:val="lowerRoman"/>
      <w:lvlText w:val="%6."/>
      <w:lvlJc w:val="right"/>
      <w:pPr>
        <w:ind w:left="4320" w:hanging="180"/>
      </w:pPr>
    </w:lvl>
    <w:lvl w:ilvl="6" w:tplc="CB2AA258">
      <w:start w:val="1"/>
      <w:numFmt w:val="decimal"/>
      <w:lvlText w:val="%7."/>
      <w:lvlJc w:val="left"/>
      <w:pPr>
        <w:ind w:left="5040" w:hanging="360"/>
      </w:pPr>
    </w:lvl>
    <w:lvl w:ilvl="7" w:tplc="B8181854">
      <w:start w:val="1"/>
      <w:numFmt w:val="lowerLetter"/>
      <w:lvlText w:val="%8."/>
      <w:lvlJc w:val="left"/>
      <w:pPr>
        <w:ind w:left="5760" w:hanging="360"/>
      </w:pPr>
    </w:lvl>
    <w:lvl w:ilvl="8" w:tplc="955EB9F8">
      <w:start w:val="1"/>
      <w:numFmt w:val="lowerRoman"/>
      <w:lvlText w:val="%9."/>
      <w:lvlJc w:val="right"/>
      <w:pPr>
        <w:ind w:left="6480" w:hanging="180"/>
      </w:pPr>
    </w:lvl>
  </w:abstractNum>
  <w:abstractNum w:abstractNumId="10" w15:restartNumberingAfterBreak="0">
    <w:nsid w:val="1C4E64F7"/>
    <w:multiLevelType w:val="hybridMultilevel"/>
    <w:tmpl w:val="5232BFEE"/>
    <w:lvl w:ilvl="0" w:tplc="82C41836">
      <w:start w:val="1"/>
      <w:numFmt w:val="upperLetter"/>
      <w:lvlText w:val="%1)"/>
      <w:lvlJc w:val="left"/>
      <w:pPr>
        <w:ind w:left="720" w:hanging="360"/>
      </w:pPr>
    </w:lvl>
    <w:lvl w:ilvl="1" w:tplc="55EE26D6">
      <w:start w:val="1"/>
      <w:numFmt w:val="lowerLetter"/>
      <w:lvlText w:val="%2."/>
      <w:lvlJc w:val="left"/>
      <w:pPr>
        <w:ind w:left="1440" w:hanging="360"/>
      </w:pPr>
    </w:lvl>
    <w:lvl w:ilvl="2" w:tplc="48EA9FF2">
      <w:start w:val="1"/>
      <w:numFmt w:val="lowerRoman"/>
      <w:lvlText w:val="%3."/>
      <w:lvlJc w:val="right"/>
      <w:pPr>
        <w:ind w:left="2160" w:hanging="180"/>
      </w:pPr>
    </w:lvl>
    <w:lvl w:ilvl="3" w:tplc="B486E69A">
      <w:start w:val="1"/>
      <w:numFmt w:val="decimal"/>
      <w:lvlText w:val="%4."/>
      <w:lvlJc w:val="left"/>
      <w:pPr>
        <w:ind w:left="2880" w:hanging="360"/>
      </w:pPr>
    </w:lvl>
    <w:lvl w:ilvl="4" w:tplc="45E2577C">
      <w:start w:val="1"/>
      <w:numFmt w:val="lowerLetter"/>
      <w:lvlText w:val="%5."/>
      <w:lvlJc w:val="left"/>
      <w:pPr>
        <w:ind w:left="3600" w:hanging="360"/>
      </w:pPr>
    </w:lvl>
    <w:lvl w:ilvl="5" w:tplc="B9A8D002">
      <w:start w:val="1"/>
      <w:numFmt w:val="lowerRoman"/>
      <w:lvlText w:val="%6."/>
      <w:lvlJc w:val="right"/>
      <w:pPr>
        <w:ind w:left="4320" w:hanging="180"/>
      </w:pPr>
    </w:lvl>
    <w:lvl w:ilvl="6" w:tplc="77DA7DDA">
      <w:start w:val="1"/>
      <w:numFmt w:val="decimal"/>
      <w:lvlText w:val="%7."/>
      <w:lvlJc w:val="left"/>
      <w:pPr>
        <w:ind w:left="5040" w:hanging="360"/>
      </w:pPr>
    </w:lvl>
    <w:lvl w:ilvl="7" w:tplc="B95CB01A">
      <w:start w:val="1"/>
      <w:numFmt w:val="lowerLetter"/>
      <w:lvlText w:val="%8."/>
      <w:lvlJc w:val="left"/>
      <w:pPr>
        <w:ind w:left="5760" w:hanging="360"/>
      </w:pPr>
    </w:lvl>
    <w:lvl w:ilvl="8" w:tplc="41E66538">
      <w:start w:val="1"/>
      <w:numFmt w:val="lowerRoman"/>
      <w:lvlText w:val="%9."/>
      <w:lvlJc w:val="right"/>
      <w:pPr>
        <w:ind w:left="6480" w:hanging="180"/>
      </w:pPr>
    </w:lvl>
  </w:abstractNum>
  <w:abstractNum w:abstractNumId="11" w15:restartNumberingAfterBreak="0">
    <w:nsid w:val="1CA95BCA"/>
    <w:multiLevelType w:val="hybridMultilevel"/>
    <w:tmpl w:val="A818264A"/>
    <w:lvl w:ilvl="0" w:tplc="3F7E31E4">
      <w:start w:val="1"/>
      <w:numFmt w:val="upperLetter"/>
      <w:lvlText w:val="%1)"/>
      <w:lvlJc w:val="left"/>
      <w:pPr>
        <w:ind w:left="720" w:hanging="360"/>
      </w:pPr>
    </w:lvl>
    <w:lvl w:ilvl="1" w:tplc="8800CE3E">
      <w:start w:val="1"/>
      <w:numFmt w:val="lowerLetter"/>
      <w:lvlText w:val="%2."/>
      <w:lvlJc w:val="left"/>
      <w:pPr>
        <w:ind w:left="1440" w:hanging="360"/>
      </w:pPr>
    </w:lvl>
    <w:lvl w:ilvl="2" w:tplc="D592E560">
      <w:start w:val="1"/>
      <w:numFmt w:val="lowerRoman"/>
      <w:lvlText w:val="%3."/>
      <w:lvlJc w:val="right"/>
      <w:pPr>
        <w:ind w:left="2160" w:hanging="180"/>
      </w:pPr>
    </w:lvl>
    <w:lvl w:ilvl="3" w:tplc="3036DFFE">
      <w:start w:val="1"/>
      <w:numFmt w:val="decimal"/>
      <w:lvlText w:val="%4."/>
      <w:lvlJc w:val="left"/>
      <w:pPr>
        <w:ind w:left="2880" w:hanging="360"/>
      </w:pPr>
    </w:lvl>
    <w:lvl w:ilvl="4" w:tplc="93966474">
      <w:start w:val="1"/>
      <w:numFmt w:val="lowerLetter"/>
      <w:lvlText w:val="%5."/>
      <w:lvlJc w:val="left"/>
      <w:pPr>
        <w:ind w:left="3600" w:hanging="360"/>
      </w:pPr>
    </w:lvl>
    <w:lvl w:ilvl="5" w:tplc="4E6E3330">
      <w:start w:val="1"/>
      <w:numFmt w:val="lowerRoman"/>
      <w:lvlText w:val="%6."/>
      <w:lvlJc w:val="right"/>
      <w:pPr>
        <w:ind w:left="4320" w:hanging="180"/>
      </w:pPr>
    </w:lvl>
    <w:lvl w:ilvl="6" w:tplc="11B8223C">
      <w:start w:val="1"/>
      <w:numFmt w:val="decimal"/>
      <w:lvlText w:val="%7."/>
      <w:lvlJc w:val="left"/>
      <w:pPr>
        <w:ind w:left="5040" w:hanging="360"/>
      </w:pPr>
    </w:lvl>
    <w:lvl w:ilvl="7" w:tplc="A790DE5C">
      <w:start w:val="1"/>
      <w:numFmt w:val="lowerLetter"/>
      <w:lvlText w:val="%8."/>
      <w:lvlJc w:val="left"/>
      <w:pPr>
        <w:ind w:left="5760" w:hanging="360"/>
      </w:pPr>
    </w:lvl>
    <w:lvl w:ilvl="8" w:tplc="F0E2AD7C">
      <w:start w:val="1"/>
      <w:numFmt w:val="lowerRoman"/>
      <w:lvlText w:val="%9."/>
      <w:lvlJc w:val="right"/>
      <w:pPr>
        <w:ind w:left="6480" w:hanging="180"/>
      </w:pPr>
    </w:lvl>
  </w:abstractNum>
  <w:abstractNum w:abstractNumId="12" w15:restartNumberingAfterBreak="0">
    <w:nsid w:val="251947C1"/>
    <w:multiLevelType w:val="hybridMultilevel"/>
    <w:tmpl w:val="278A4D34"/>
    <w:lvl w:ilvl="0" w:tplc="3C7A727E">
      <w:start w:val="1"/>
      <w:numFmt w:val="upperLetter"/>
      <w:lvlText w:val="%1)"/>
      <w:lvlJc w:val="left"/>
      <w:pPr>
        <w:ind w:left="720" w:hanging="360"/>
      </w:pPr>
    </w:lvl>
    <w:lvl w:ilvl="1" w:tplc="D7800A32">
      <w:start w:val="1"/>
      <w:numFmt w:val="lowerLetter"/>
      <w:lvlText w:val="%2."/>
      <w:lvlJc w:val="left"/>
      <w:pPr>
        <w:ind w:left="1440" w:hanging="360"/>
      </w:pPr>
    </w:lvl>
    <w:lvl w:ilvl="2" w:tplc="A0045310">
      <w:start w:val="1"/>
      <w:numFmt w:val="lowerRoman"/>
      <w:lvlText w:val="%3."/>
      <w:lvlJc w:val="right"/>
      <w:pPr>
        <w:ind w:left="2160" w:hanging="180"/>
      </w:pPr>
    </w:lvl>
    <w:lvl w:ilvl="3" w:tplc="0DFCDC96">
      <w:start w:val="1"/>
      <w:numFmt w:val="decimal"/>
      <w:lvlText w:val="%4."/>
      <w:lvlJc w:val="left"/>
      <w:pPr>
        <w:ind w:left="2880" w:hanging="360"/>
      </w:pPr>
    </w:lvl>
    <w:lvl w:ilvl="4" w:tplc="02A84740">
      <w:start w:val="1"/>
      <w:numFmt w:val="lowerLetter"/>
      <w:lvlText w:val="%5."/>
      <w:lvlJc w:val="left"/>
      <w:pPr>
        <w:ind w:left="3600" w:hanging="360"/>
      </w:pPr>
    </w:lvl>
    <w:lvl w:ilvl="5" w:tplc="D2DE346C">
      <w:start w:val="1"/>
      <w:numFmt w:val="lowerRoman"/>
      <w:lvlText w:val="%6."/>
      <w:lvlJc w:val="right"/>
      <w:pPr>
        <w:ind w:left="4320" w:hanging="180"/>
      </w:pPr>
    </w:lvl>
    <w:lvl w:ilvl="6" w:tplc="9B16410C">
      <w:start w:val="1"/>
      <w:numFmt w:val="decimal"/>
      <w:lvlText w:val="%7."/>
      <w:lvlJc w:val="left"/>
      <w:pPr>
        <w:ind w:left="5040" w:hanging="360"/>
      </w:pPr>
    </w:lvl>
    <w:lvl w:ilvl="7" w:tplc="F8043C8A">
      <w:start w:val="1"/>
      <w:numFmt w:val="lowerLetter"/>
      <w:lvlText w:val="%8."/>
      <w:lvlJc w:val="left"/>
      <w:pPr>
        <w:ind w:left="5760" w:hanging="360"/>
      </w:pPr>
    </w:lvl>
    <w:lvl w:ilvl="8" w:tplc="09EC2322">
      <w:start w:val="1"/>
      <w:numFmt w:val="lowerRoman"/>
      <w:lvlText w:val="%9."/>
      <w:lvlJc w:val="right"/>
      <w:pPr>
        <w:ind w:left="6480" w:hanging="180"/>
      </w:pPr>
    </w:lvl>
  </w:abstractNum>
  <w:abstractNum w:abstractNumId="13" w15:restartNumberingAfterBreak="0">
    <w:nsid w:val="25BB2185"/>
    <w:multiLevelType w:val="hybridMultilevel"/>
    <w:tmpl w:val="F140A852"/>
    <w:lvl w:ilvl="0" w:tplc="FFFFFFFF">
      <w:start w:val="1"/>
      <w:numFmt w:val="upperLetter"/>
      <w:lvlText w:val="A)"/>
      <w:lvlJc w:val="left"/>
      <w:pPr>
        <w:ind w:left="927" w:hanging="360"/>
      </w:p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4" w15:restartNumberingAfterBreak="0">
    <w:nsid w:val="267B67A1"/>
    <w:multiLevelType w:val="hybridMultilevel"/>
    <w:tmpl w:val="498ABC1A"/>
    <w:lvl w:ilvl="0" w:tplc="FFFFFFFF">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01D30F3"/>
    <w:multiLevelType w:val="hybridMultilevel"/>
    <w:tmpl w:val="EC7282EA"/>
    <w:lvl w:ilvl="0" w:tplc="B574A342">
      <w:start w:val="1"/>
      <w:numFmt w:val="upperLetter"/>
      <w:lvlText w:val="%1."/>
      <w:lvlJc w:val="left"/>
      <w:pPr>
        <w:ind w:left="720" w:hanging="360"/>
      </w:pPr>
    </w:lvl>
    <w:lvl w:ilvl="1" w:tplc="B334774A">
      <w:start w:val="1"/>
      <w:numFmt w:val="lowerLetter"/>
      <w:lvlText w:val="%2."/>
      <w:lvlJc w:val="left"/>
      <w:pPr>
        <w:ind w:left="1440" w:hanging="360"/>
      </w:pPr>
    </w:lvl>
    <w:lvl w:ilvl="2" w:tplc="C9CC3E9A">
      <w:start w:val="1"/>
      <w:numFmt w:val="lowerRoman"/>
      <w:lvlText w:val="%3."/>
      <w:lvlJc w:val="right"/>
      <w:pPr>
        <w:ind w:left="2160" w:hanging="180"/>
      </w:pPr>
    </w:lvl>
    <w:lvl w:ilvl="3" w:tplc="E5547D32">
      <w:start w:val="1"/>
      <w:numFmt w:val="decimal"/>
      <w:lvlText w:val="%4."/>
      <w:lvlJc w:val="left"/>
      <w:pPr>
        <w:ind w:left="2880" w:hanging="360"/>
      </w:pPr>
    </w:lvl>
    <w:lvl w:ilvl="4" w:tplc="60E6D784">
      <w:start w:val="1"/>
      <w:numFmt w:val="lowerLetter"/>
      <w:lvlText w:val="%5."/>
      <w:lvlJc w:val="left"/>
      <w:pPr>
        <w:ind w:left="3600" w:hanging="360"/>
      </w:pPr>
    </w:lvl>
    <w:lvl w:ilvl="5" w:tplc="8CE21C20">
      <w:start w:val="1"/>
      <w:numFmt w:val="lowerRoman"/>
      <w:lvlText w:val="%6."/>
      <w:lvlJc w:val="right"/>
      <w:pPr>
        <w:ind w:left="4320" w:hanging="180"/>
      </w:pPr>
    </w:lvl>
    <w:lvl w:ilvl="6" w:tplc="4254E1C0">
      <w:start w:val="1"/>
      <w:numFmt w:val="decimal"/>
      <w:lvlText w:val="%7."/>
      <w:lvlJc w:val="left"/>
      <w:pPr>
        <w:ind w:left="5040" w:hanging="360"/>
      </w:pPr>
    </w:lvl>
    <w:lvl w:ilvl="7" w:tplc="000872F8">
      <w:start w:val="1"/>
      <w:numFmt w:val="lowerLetter"/>
      <w:lvlText w:val="%8."/>
      <w:lvlJc w:val="left"/>
      <w:pPr>
        <w:ind w:left="5760" w:hanging="360"/>
      </w:pPr>
    </w:lvl>
    <w:lvl w:ilvl="8" w:tplc="14B0F084">
      <w:start w:val="1"/>
      <w:numFmt w:val="lowerRoman"/>
      <w:lvlText w:val="%9."/>
      <w:lvlJc w:val="right"/>
      <w:pPr>
        <w:ind w:left="6480" w:hanging="180"/>
      </w:pPr>
    </w:lvl>
  </w:abstractNum>
  <w:abstractNum w:abstractNumId="16" w15:restartNumberingAfterBreak="0">
    <w:nsid w:val="304B197B"/>
    <w:multiLevelType w:val="hybridMultilevel"/>
    <w:tmpl w:val="0B6EC348"/>
    <w:lvl w:ilvl="0" w:tplc="3D287E32">
      <w:start w:val="1"/>
      <w:numFmt w:val="upperLetter"/>
      <w:lvlText w:val="%1)"/>
      <w:lvlJc w:val="left"/>
      <w:pPr>
        <w:ind w:left="1065" w:hanging="705"/>
      </w:pPr>
      <w:rPr>
        <w:rFonts w:ascii="Arial" w:hAnsi="Arial" w:hint="default"/>
      </w:rPr>
    </w:lvl>
    <w:lvl w:ilvl="1" w:tplc="C4F0A33A">
      <w:start w:val="1"/>
      <w:numFmt w:val="lowerLetter"/>
      <w:lvlText w:val="%2."/>
      <w:lvlJc w:val="left"/>
      <w:pPr>
        <w:ind w:left="1440" w:hanging="360"/>
      </w:pPr>
    </w:lvl>
    <w:lvl w:ilvl="2" w:tplc="6FF8FFB2">
      <w:start w:val="1"/>
      <w:numFmt w:val="lowerRoman"/>
      <w:lvlText w:val="%3."/>
      <w:lvlJc w:val="right"/>
      <w:pPr>
        <w:ind w:left="2160" w:hanging="180"/>
      </w:pPr>
    </w:lvl>
    <w:lvl w:ilvl="3" w:tplc="F69A1B60">
      <w:start w:val="1"/>
      <w:numFmt w:val="decimal"/>
      <w:lvlText w:val="%4."/>
      <w:lvlJc w:val="left"/>
      <w:pPr>
        <w:ind w:left="2880" w:hanging="360"/>
      </w:pPr>
    </w:lvl>
    <w:lvl w:ilvl="4" w:tplc="B2444E1A">
      <w:start w:val="1"/>
      <w:numFmt w:val="lowerLetter"/>
      <w:lvlText w:val="%5."/>
      <w:lvlJc w:val="left"/>
      <w:pPr>
        <w:ind w:left="3600" w:hanging="360"/>
      </w:pPr>
    </w:lvl>
    <w:lvl w:ilvl="5" w:tplc="D102DD9C">
      <w:start w:val="1"/>
      <w:numFmt w:val="lowerRoman"/>
      <w:lvlText w:val="%6."/>
      <w:lvlJc w:val="right"/>
      <w:pPr>
        <w:ind w:left="4320" w:hanging="180"/>
      </w:pPr>
    </w:lvl>
    <w:lvl w:ilvl="6" w:tplc="4F807A6E">
      <w:start w:val="1"/>
      <w:numFmt w:val="decimal"/>
      <w:lvlText w:val="%7."/>
      <w:lvlJc w:val="left"/>
      <w:pPr>
        <w:ind w:left="5040" w:hanging="360"/>
      </w:pPr>
    </w:lvl>
    <w:lvl w:ilvl="7" w:tplc="4B7AF07A">
      <w:start w:val="1"/>
      <w:numFmt w:val="lowerLetter"/>
      <w:lvlText w:val="%8."/>
      <w:lvlJc w:val="left"/>
      <w:pPr>
        <w:ind w:left="5760" w:hanging="360"/>
      </w:pPr>
    </w:lvl>
    <w:lvl w:ilvl="8" w:tplc="0F8E0794">
      <w:start w:val="1"/>
      <w:numFmt w:val="lowerRoman"/>
      <w:lvlText w:val="%9."/>
      <w:lvlJc w:val="right"/>
      <w:pPr>
        <w:ind w:left="6480" w:hanging="180"/>
      </w:pPr>
    </w:lvl>
  </w:abstractNum>
  <w:abstractNum w:abstractNumId="17" w15:restartNumberingAfterBreak="0">
    <w:nsid w:val="342560B9"/>
    <w:multiLevelType w:val="hybridMultilevel"/>
    <w:tmpl w:val="C6ECBE26"/>
    <w:lvl w:ilvl="0" w:tplc="33F225B8">
      <w:start w:val="1"/>
      <w:numFmt w:val="upperLetter"/>
      <w:lvlText w:val="%1)"/>
      <w:lvlJc w:val="left"/>
      <w:pPr>
        <w:ind w:left="720" w:hanging="360"/>
      </w:pPr>
    </w:lvl>
    <w:lvl w:ilvl="1" w:tplc="5F78FB18">
      <w:start w:val="1"/>
      <w:numFmt w:val="lowerLetter"/>
      <w:lvlText w:val="%2."/>
      <w:lvlJc w:val="left"/>
      <w:pPr>
        <w:ind w:left="1440" w:hanging="360"/>
      </w:pPr>
    </w:lvl>
    <w:lvl w:ilvl="2" w:tplc="50309960">
      <w:start w:val="1"/>
      <w:numFmt w:val="lowerRoman"/>
      <w:lvlText w:val="%3."/>
      <w:lvlJc w:val="right"/>
      <w:pPr>
        <w:ind w:left="2160" w:hanging="180"/>
      </w:pPr>
    </w:lvl>
    <w:lvl w:ilvl="3" w:tplc="9BEE843A">
      <w:start w:val="1"/>
      <w:numFmt w:val="decimal"/>
      <w:lvlText w:val="%4."/>
      <w:lvlJc w:val="left"/>
      <w:pPr>
        <w:ind w:left="2880" w:hanging="360"/>
      </w:pPr>
    </w:lvl>
    <w:lvl w:ilvl="4" w:tplc="222660F8">
      <w:start w:val="1"/>
      <w:numFmt w:val="lowerLetter"/>
      <w:lvlText w:val="%5."/>
      <w:lvlJc w:val="left"/>
      <w:pPr>
        <w:ind w:left="3600" w:hanging="360"/>
      </w:pPr>
    </w:lvl>
    <w:lvl w:ilvl="5" w:tplc="830E4A06">
      <w:start w:val="1"/>
      <w:numFmt w:val="lowerRoman"/>
      <w:lvlText w:val="%6."/>
      <w:lvlJc w:val="right"/>
      <w:pPr>
        <w:ind w:left="4320" w:hanging="180"/>
      </w:pPr>
    </w:lvl>
    <w:lvl w:ilvl="6" w:tplc="31FE3650">
      <w:start w:val="1"/>
      <w:numFmt w:val="decimal"/>
      <w:lvlText w:val="%7."/>
      <w:lvlJc w:val="left"/>
      <w:pPr>
        <w:ind w:left="5040" w:hanging="360"/>
      </w:pPr>
    </w:lvl>
    <w:lvl w:ilvl="7" w:tplc="FE56BB0E">
      <w:start w:val="1"/>
      <w:numFmt w:val="lowerLetter"/>
      <w:lvlText w:val="%8."/>
      <w:lvlJc w:val="left"/>
      <w:pPr>
        <w:ind w:left="5760" w:hanging="360"/>
      </w:pPr>
    </w:lvl>
    <w:lvl w:ilvl="8" w:tplc="C21E8A00">
      <w:start w:val="1"/>
      <w:numFmt w:val="lowerRoman"/>
      <w:lvlText w:val="%9."/>
      <w:lvlJc w:val="right"/>
      <w:pPr>
        <w:ind w:left="6480" w:hanging="180"/>
      </w:pPr>
    </w:lvl>
  </w:abstractNum>
  <w:abstractNum w:abstractNumId="18" w15:restartNumberingAfterBreak="0">
    <w:nsid w:val="34554E68"/>
    <w:multiLevelType w:val="hybridMultilevel"/>
    <w:tmpl w:val="F140A852"/>
    <w:lvl w:ilvl="0" w:tplc="6018D3E8">
      <w:start w:val="1"/>
      <w:numFmt w:val="upp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9" w15:restartNumberingAfterBreak="0">
    <w:nsid w:val="356E786F"/>
    <w:multiLevelType w:val="hybridMultilevel"/>
    <w:tmpl w:val="06DA2D62"/>
    <w:lvl w:ilvl="0" w:tplc="4AF06610">
      <w:start w:val="1"/>
      <w:numFmt w:val="upp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6728CA3"/>
    <w:multiLevelType w:val="hybridMultilevel"/>
    <w:tmpl w:val="4AC83D58"/>
    <w:lvl w:ilvl="0" w:tplc="BFF0F0D0">
      <w:start w:val="1"/>
      <w:numFmt w:val="upperLetter"/>
      <w:lvlText w:val="%1)"/>
      <w:lvlJc w:val="left"/>
      <w:pPr>
        <w:ind w:left="720" w:hanging="360"/>
      </w:pPr>
      <w:rPr>
        <w:rFonts w:ascii="Arial" w:hAnsi="Arial" w:hint="default"/>
      </w:rPr>
    </w:lvl>
    <w:lvl w:ilvl="1" w:tplc="DBC0D968">
      <w:start w:val="1"/>
      <w:numFmt w:val="lowerLetter"/>
      <w:lvlText w:val="%2."/>
      <w:lvlJc w:val="left"/>
      <w:pPr>
        <w:ind w:left="1440" w:hanging="360"/>
      </w:pPr>
    </w:lvl>
    <w:lvl w:ilvl="2" w:tplc="1C2C1D20">
      <w:start w:val="1"/>
      <w:numFmt w:val="lowerRoman"/>
      <w:lvlText w:val="%3."/>
      <w:lvlJc w:val="right"/>
      <w:pPr>
        <w:ind w:left="2160" w:hanging="180"/>
      </w:pPr>
    </w:lvl>
    <w:lvl w:ilvl="3" w:tplc="CF36F280">
      <w:start w:val="1"/>
      <w:numFmt w:val="decimal"/>
      <w:lvlText w:val="%4."/>
      <w:lvlJc w:val="left"/>
      <w:pPr>
        <w:ind w:left="2880" w:hanging="360"/>
      </w:pPr>
    </w:lvl>
    <w:lvl w:ilvl="4" w:tplc="A33CE2D0">
      <w:start w:val="1"/>
      <w:numFmt w:val="lowerLetter"/>
      <w:lvlText w:val="%5."/>
      <w:lvlJc w:val="left"/>
      <w:pPr>
        <w:ind w:left="3600" w:hanging="360"/>
      </w:pPr>
    </w:lvl>
    <w:lvl w:ilvl="5" w:tplc="CEBEF3BA">
      <w:start w:val="1"/>
      <w:numFmt w:val="lowerRoman"/>
      <w:lvlText w:val="%6."/>
      <w:lvlJc w:val="right"/>
      <w:pPr>
        <w:ind w:left="4320" w:hanging="180"/>
      </w:pPr>
    </w:lvl>
    <w:lvl w:ilvl="6" w:tplc="D0FAB630">
      <w:start w:val="1"/>
      <w:numFmt w:val="decimal"/>
      <w:lvlText w:val="%7."/>
      <w:lvlJc w:val="left"/>
      <w:pPr>
        <w:ind w:left="5040" w:hanging="360"/>
      </w:pPr>
    </w:lvl>
    <w:lvl w:ilvl="7" w:tplc="DB504B06">
      <w:start w:val="1"/>
      <w:numFmt w:val="lowerLetter"/>
      <w:lvlText w:val="%8."/>
      <w:lvlJc w:val="left"/>
      <w:pPr>
        <w:ind w:left="5760" w:hanging="360"/>
      </w:pPr>
    </w:lvl>
    <w:lvl w:ilvl="8" w:tplc="7E4ED9A4">
      <w:start w:val="1"/>
      <w:numFmt w:val="lowerRoman"/>
      <w:lvlText w:val="%9."/>
      <w:lvlJc w:val="right"/>
      <w:pPr>
        <w:ind w:left="6480" w:hanging="180"/>
      </w:pPr>
    </w:lvl>
  </w:abstractNum>
  <w:abstractNum w:abstractNumId="21" w15:restartNumberingAfterBreak="0">
    <w:nsid w:val="3A3709F6"/>
    <w:multiLevelType w:val="hybridMultilevel"/>
    <w:tmpl w:val="F140A852"/>
    <w:lvl w:ilvl="0" w:tplc="FFFFFFFF">
      <w:start w:val="1"/>
      <w:numFmt w:val="upperLetter"/>
      <w:lvlText w:val="A)"/>
      <w:lvlJc w:val="left"/>
      <w:pPr>
        <w:ind w:left="785" w:hanging="360"/>
      </w:p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22" w15:restartNumberingAfterBreak="0">
    <w:nsid w:val="3F527F6C"/>
    <w:multiLevelType w:val="hybridMultilevel"/>
    <w:tmpl w:val="647451CA"/>
    <w:lvl w:ilvl="0" w:tplc="FFFFFFFF">
      <w:start w:val="1"/>
      <w:numFmt w:val="upperLetter"/>
      <w:lvlText w:val="%1)"/>
      <w:lvlJc w:val="left"/>
      <w:pPr>
        <w:ind w:left="720" w:hanging="360"/>
      </w:pPr>
    </w:lvl>
    <w:lvl w:ilvl="1" w:tplc="FD10EC88">
      <w:start w:val="1"/>
      <w:numFmt w:val="lowerLetter"/>
      <w:lvlText w:val="%2."/>
      <w:lvlJc w:val="left"/>
      <w:pPr>
        <w:ind w:left="1440" w:hanging="360"/>
      </w:pPr>
    </w:lvl>
    <w:lvl w:ilvl="2" w:tplc="B9E89D5E">
      <w:start w:val="1"/>
      <w:numFmt w:val="lowerRoman"/>
      <w:lvlText w:val="%3."/>
      <w:lvlJc w:val="right"/>
      <w:pPr>
        <w:ind w:left="2160" w:hanging="180"/>
      </w:pPr>
    </w:lvl>
    <w:lvl w:ilvl="3" w:tplc="A35EE678">
      <w:start w:val="1"/>
      <w:numFmt w:val="decimal"/>
      <w:lvlText w:val="%4."/>
      <w:lvlJc w:val="left"/>
      <w:pPr>
        <w:ind w:left="2880" w:hanging="360"/>
      </w:pPr>
    </w:lvl>
    <w:lvl w:ilvl="4" w:tplc="48241BA0">
      <w:start w:val="1"/>
      <w:numFmt w:val="lowerLetter"/>
      <w:lvlText w:val="%5."/>
      <w:lvlJc w:val="left"/>
      <w:pPr>
        <w:ind w:left="3600" w:hanging="360"/>
      </w:pPr>
    </w:lvl>
    <w:lvl w:ilvl="5" w:tplc="24D2D76A">
      <w:start w:val="1"/>
      <w:numFmt w:val="lowerRoman"/>
      <w:lvlText w:val="%6."/>
      <w:lvlJc w:val="right"/>
      <w:pPr>
        <w:ind w:left="4320" w:hanging="180"/>
      </w:pPr>
    </w:lvl>
    <w:lvl w:ilvl="6" w:tplc="BBCE5BD2">
      <w:start w:val="1"/>
      <w:numFmt w:val="decimal"/>
      <w:lvlText w:val="%7."/>
      <w:lvlJc w:val="left"/>
      <w:pPr>
        <w:ind w:left="5040" w:hanging="360"/>
      </w:pPr>
    </w:lvl>
    <w:lvl w:ilvl="7" w:tplc="1C183536">
      <w:start w:val="1"/>
      <w:numFmt w:val="lowerLetter"/>
      <w:lvlText w:val="%8."/>
      <w:lvlJc w:val="left"/>
      <w:pPr>
        <w:ind w:left="5760" w:hanging="360"/>
      </w:pPr>
    </w:lvl>
    <w:lvl w:ilvl="8" w:tplc="AE187D1C">
      <w:start w:val="1"/>
      <w:numFmt w:val="lowerRoman"/>
      <w:lvlText w:val="%9."/>
      <w:lvlJc w:val="right"/>
      <w:pPr>
        <w:ind w:left="6480" w:hanging="180"/>
      </w:pPr>
    </w:lvl>
  </w:abstractNum>
  <w:abstractNum w:abstractNumId="23" w15:restartNumberingAfterBreak="0">
    <w:nsid w:val="407C0A53"/>
    <w:multiLevelType w:val="hybridMultilevel"/>
    <w:tmpl w:val="F140A852"/>
    <w:lvl w:ilvl="0" w:tplc="6018D3E8">
      <w:start w:val="1"/>
      <w:numFmt w:val="upp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24" w15:restartNumberingAfterBreak="0">
    <w:nsid w:val="416DE618"/>
    <w:multiLevelType w:val="hybridMultilevel"/>
    <w:tmpl w:val="8618EF3E"/>
    <w:lvl w:ilvl="0" w:tplc="DA0A6736">
      <w:start w:val="1"/>
      <w:numFmt w:val="upperLetter"/>
      <w:lvlText w:val="%1)"/>
      <w:lvlJc w:val="left"/>
      <w:pPr>
        <w:ind w:left="720" w:hanging="360"/>
      </w:pPr>
    </w:lvl>
    <w:lvl w:ilvl="1" w:tplc="E8627886">
      <w:start w:val="1"/>
      <w:numFmt w:val="lowerLetter"/>
      <w:lvlText w:val="%2."/>
      <w:lvlJc w:val="left"/>
      <w:pPr>
        <w:ind w:left="1440" w:hanging="360"/>
      </w:pPr>
    </w:lvl>
    <w:lvl w:ilvl="2" w:tplc="134A4A3C">
      <w:start w:val="1"/>
      <w:numFmt w:val="lowerRoman"/>
      <w:lvlText w:val="%3."/>
      <w:lvlJc w:val="right"/>
      <w:pPr>
        <w:ind w:left="2160" w:hanging="180"/>
      </w:pPr>
    </w:lvl>
    <w:lvl w:ilvl="3" w:tplc="5B82E98A">
      <w:start w:val="1"/>
      <w:numFmt w:val="decimal"/>
      <w:lvlText w:val="%4."/>
      <w:lvlJc w:val="left"/>
      <w:pPr>
        <w:ind w:left="2880" w:hanging="360"/>
      </w:pPr>
    </w:lvl>
    <w:lvl w:ilvl="4" w:tplc="EE4C899C">
      <w:start w:val="1"/>
      <w:numFmt w:val="lowerLetter"/>
      <w:lvlText w:val="%5."/>
      <w:lvlJc w:val="left"/>
      <w:pPr>
        <w:ind w:left="3600" w:hanging="360"/>
      </w:pPr>
    </w:lvl>
    <w:lvl w:ilvl="5" w:tplc="C6D435D4">
      <w:start w:val="1"/>
      <w:numFmt w:val="lowerRoman"/>
      <w:lvlText w:val="%6."/>
      <w:lvlJc w:val="right"/>
      <w:pPr>
        <w:ind w:left="4320" w:hanging="180"/>
      </w:pPr>
    </w:lvl>
    <w:lvl w:ilvl="6" w:tplc="681A1946">
      <w:start w:val="1"/>
      <w:numFmt w:val="decimal"/>
      <w:lvlText w:val="%7."/>
      <w:lvlJc w:val="left"/>
      <w:pPr>
        <w:ind w:left="5040" w:hanging="360"/>
      </w:pPr>
    </w:lvl>
    <w:lvl w:ilvl="7" w:tplc="05F292DA">
      <w:start w:val="1"/>
      <w:numFmt w:val="lowerLetter"/>
      <w:lvlText w:val="%8."/>
      <w:lvlJc w:val="left"/>
      <w:pPr>
        <w:ind w:left="5760" w:hanging="360"/>
      </w:pPr>
    </w:lvl>
    <w:lvl w:ilvl="8" w:tplc="5A5A9B78">
      <w:start w:val="1"/>
      <w:numFmt w:val="lowerRoman"/>
      <w:lvlText w:val="%9."/>
      <w:lvlJc w:val="right"/>
      <w:pPr>
        <w:ind w:left="6480" w:hanging="180"/>
      </w:pPr>
    </w:lvl>
  </w:abstractNum>
  <w:abstractNum w:abstractNumId="25" w15:restartNumberingAfterBreak="0">
    <w:nsid w:val="44761730"/>
    <w:multiLevelType w:val="hybridMultilevel"/>
    <w:tmpl w:val="7DEA00E6"/>
    <w:lvl w:ilvl="0" w:tplc="C3C260A2">
      <w:start w:val="1"/>
      <w:numFmt w:val="upperLetter"/>
      <w:lvlText w:val="%1)"/>
      <w:lvlJc w:val="left"/>
      <w:pPr>
        <w:ind w:left="720" w:hanging="360"/>
      </w:pPr>
    </w:lvl>
    <w:lvl w:ilvl="1" w:tplc="B7C0D6E6">
      <w:start w:val="1"/>
      <w:numFmt w:val="lowerLetter"/>
      <w:lvlText w:val="%2."/>
      <w:lvlJc w:val="left"/>
      <w:pPr>
        <w:ind w:left="1440" w:hanging="360"/>
      </w:pPr>
    </w:lvl>
    <w:lvl w:ilvl="2" w:tplc="D9B69464">
      <w:start w:val="1"/>
      <w:numFmt w:val="lowerRoman"/>
      <w:lvlText w:val="%3."/>
      <w:lvlJc w:val="right"/>
      <w:pPr>
        <w:ind w:left="2160" w:hanging="180"/>
      </w:pPr>
    </w:lvl>
    <w:lvl w:ilvl="3" w:tplc="56C8C036">
      <w:start w:val="1"/>
      <w:numFmt w:val="decimal"/>
      <w:lvlText w:val="%4."/>
      <w:lvlJc w:val="left"/>
      <w:pPr>
        <w:ind w:left="2880" w:hanging="360"/>
      </w:pPr>
    </w:lvl>
    <w:lvl w:ilvl="4" w:tplc="70503E4C">
      <w:start w:val="1"/>
      <w:numFmt w:val="lowerLetter"/>
      <w:lvlText w:val="%5."/>
      <w:lvlJc w:val="left"/>
      <w:pPr>
        <w:ind w:left="3600" w:hanging="360"/>
      </w:pPr>
    </w:lvl>
    <w:lvl w:ilvl="5" w:tplc="4636EC88">
      <w:start w:val="1"/>
      <w:numFmt w:val="lowerRoman"/>
      <w:lvlText w:val="%6."/>
      <w:lvlJc w:val="right"/>
      <w:pPr>
        <w:ind w:left="4320" w:hanging="180"/>
      </w:pPr>
    </w:lvl>
    <w:lvl w:ilvl="6" w:tplc="CB2AA258">
      <w:start w:val="1"/>
      <w:numFmt w:val="decimal"/>
      <w:lvlText w:val="%7."/>
      <w:lvlJc w:val="left"/>
      <w:pPr>
        <w:ind w:left="5040" w:hanging="360"/>
      </w:pPr>
    </w:lvl>
    <w:lvl w:ilvl="7" w:tplc="B8181854">
      <w:start w:val="1"/>
      <w:numFmt w:val="lowerLetter"/>
      <w:lvlText w:val="%8."/>
      <w:lvlJc w:val="left"/>
      <w:pPr>
        <w:ind w:left="5760" w:hanging="360"/>
      </w:pPr>
    </w:lvl>
    <w:lvl w:ilvl="8" w:tplc="955EB9F8">
      <w:start w:val="1"/>
      <w:numFmt w:val="lowerRoman"/>
      <w:lvlText w:val="%9."/>
      <w:lvlJc w:val="right"/>
      <w:pPr>
        <w:ind w:left="6480" w:hanging="180"/>
      </w:pPr>
    </w:lvl>
  </w:abstractNum>
  <w:abstractNum w:abstractNumId="26" w15:restartNumberingAfterBreak="0">
    <w:nsid w:val="44DA2F0C"/>
    <w:multiLevelType w:val="hybridMultilevel"/>
    <w:tmpl w:val="F258C6A2"/>
    <w:lvl w:ilvl="0" w:tplc="FFFFFFFF">
      <w:start w:val="1"/>
      <w:numFmt w:val="upperLetter"/>
      <w:lvlText w:val="%1)"/>
      <w:lvlJc w:val="left"/>
      <w:pPr>
        <w:ind w:left="720" w:hanging="360"/>
      </w:pPr>
    </w:lvl>
    <w:lvl w:ilvl="1" w:tplc="7D08290A">
      <w:start w:val="1"/>
      <w:numFmt w:val="lowerLetter"/>
      <w:lvlText w:val="%2."/>
      <w:lvlJc w:val="left"/>
      <w:pPr>
        <w:ind w:left="1440" w:hanging="360"/>
      </w:pPr>
    </w:lvl>
    <w:lvl w:ilvl="2" w:tplc="AFF626C6">
      <w:start w:val="1"/>
      <w:numFmt w:val="lowerRoman"/>
      <w:lvlText w:val="%3."/>
      <w:lvlJc w:val="right"/>
      <w:pPr>
        <w:ind w:left="2160" w:hanging="180"/>
      </w:pPr>
    </w:lvl>
    <w:lvl w:ilvl="3" w:tplc="D256E55E">
      <w:start w:val="1"/>
      <w:numFmt w:val="decimal"/>
      <w:lvlText w:val="%4."/>
      <w:lvlJc w:val="left"/>
      <w:pPr>
        <w:ind w:left="2880" w:hanging="360"/>
      </w:pPr>
    </w:lvl>
    <w:lvl w:ilvl="4" w:tplc="0A98B7BA">
      <w:start w:val="1"/>
      <w:numFmt w:val="lowerLetter"/>
      <w:lvlText w:val="%5."/>
      <w:lvlJc w:val="left"/>
      <w:pPr>
        <w:ind w:left="3600" w:hanging="360"/>
      </w:pPr>
    </w:lvl>
    <w:lvl w:ilvl="5" w:tplc="E594DD3C">
      <w:start w:val="1"/>
      <w:numFmt w:val="lowerRoman"/>
      <w:lvlText w:val="%6."/>
      <w:lvlJc w:val="right"/>
      <w:pPr>
        <w:ind w:left="4320" w:hanging="180"/>
      </w:pPr>
    </w:lvl>
    <w:lvl w:ilvl="6" w:tplc="0298EDDA">
      <w:start w:val="1"/>
      <w:numFmt w:val="decimal"/>
      <w:lvlText w:val="%7."/>
      <w:lvlJc w:val="left"/>
      <w:pPr>
        <w:ind w:left="5040" w:hanging="360"/>
      </w:pPr>
    </w:lvl>
    <w:lvl w:ilvl="7" w:tplc="8E3E56DE">
      <w:start w:val="1"/>
      <w:numFmt w:val="lowerLetter"/>
      <w:lvlText w:val="%8."/>
      <w:lvlJc w:val="left"/>
      <w:pPr>
        <w:ind w:left="5760" w:hanging="360"/>
      </w:pPr>
    </w:lvl>
    <w:lvl w:ilvl="8" w:tplc="EBB87CD8">
      <w:start w:val="1"/>
      <w:numFmt w:val="lowerRoman"/>
      <w:lvlText w:val="%9."/>
      <w:lvlJc w:val="right"/>
      <w:pPr>
        <w:ind w:left="6480" w:hanging="180"/>
      </w:pPr>
    </w:lvl>
  </w:abstractNum>
  <w:abstractNum w:abstractNumId="27" w15:restartNumberingAfterBreak="0">
    <w:nsid w:val="48411F44"/>
    <w:multiLevelType w:val="hybridMultilevel"/>
    <w:tmpl w:val="3B349FBE"/>
    <w:lvl w:ilvl="0" w:tplc="D45A031C">
      <w:start w:val="1"/>
      <w:numFmt w:val="upperLetter"/>
      <w:lvlText w:val="%1)"/>
      <w:lvlJc w:val="left"/>
      <w:pPr>
        <w:ind w:left="720" w:hanging="360"/>
      </w:pPr>
    </w:lvl>
    <w:lvl w:ilvl="1" w:tplc="C8B08FAA">
      <w:start w:val="1"/>
      <w:numFmt w:val="lowerLetter"/>
      <w:lvlText w:val="%2."/>
      <w:lvlJc w:val="left"/>
      <w:pPr>
        <w:ind w:left="1440" w:hanging="360"/>
      </w:pPr>
    </w:lvl>
    <w:lvl w:ilvl="2" w:tplc="0A5248B8">
      <w:start w:val="1"/>
      <w:numFmt w:val="lowerRoman"/>
      <w:lvlText w:val="%3."/>
      <w:lvlJc w:val="right"/>
      <w:pPr>
        <w:ind w:left="2160" w:hanging="180"/>
      </w:pPr>
    </w:lvl>
    <w:lvl w:ilvl="3" w:tplc="2B20CF50">
      <w:start w:val="1"/>
      <w:numFmt w:val="decimal"/>
      <w:lvlText w:val="%4."/>
      <w:lvlJc w:val="left"/>
      <w:pPr>
        <w:ind w:left="2880" w:hanging="360"/>
      </w:pPr>
    </w:lvl>
    <w:lvl w:ilvl="4" w:tplc="C26C6002">
      <w:start w:val="1"/>
      <w:numFmt w:val="lowerLetter"/>
      <w:lvlText w:val="%5."/>
      <w:lvlJc w:val="left"/>
      <w:pPr>
        <w:ind w:left="3600" w:hanging="360"/>
      </w:pPr>
    </w:lvl>
    <w:lvl w:ilvl="5" w:tplc="C7ACA3C0">
      <w:start w:val="1"/>
      <w:numFmt w:val="lowerRoman"/>
      <w:lvlText w:val="%6."/>
      <w:lvlJc w:val="right"/>
      <w:pPr>
        <w:ind w:left="4320" w:hanging="180"/>
      </w:pPr>
    </w:lvl>
    <w:lvl w:ilvl="6" w:tplc="80DE4A9E">
      <w:start w:val="1"/>
      <w:numFmt w:val="decimal"/>
      <w:lvlText w:val="%7."/>
      <w:lvlJc w:val="left"/>
      <w:pPr>
        <w:ind w:left="5040" w:hanging="360"/>
      </w:pPr>
    </w:lvl>
    <w:lvl w:ilvl="7" w:tplc="E4541900">
      <w:start w:val="1"/>
      <w:numFmt w:val="lowerLetter"/>
      <w:lvlText w:val="%8."/>
      <w:lvlJc w:val="left"/>
      <w:pPr>
        <w:ind w:left="5760" w:hanging="360"/>
      </w:pPr>
    </w:lvl>
    <w:lvl w:ilvl="8" w:tplc="5E74E9A8">
      <w:start w:val="1"/>
      <w:numFmt w:val="lowerRoman"/>
      <w:lvlText w:val="%9."/>
      <w:lvlJc w:val="right"/>
      <w:pPr>
        <w:ind w:left="6480" w:hanging="180"/>
      </w:pPr>
    </w:lvl>
  </w:abstractNum>
  <w:abstractNum w:abstractNumId="28" w15:restartNumberingAfterBreak="0">
    <w:nsid w:val="492A1192"/>
    <w:multiLevelType w:val="hybridMultilevel"/>
    <w:tmpl w:val="7C9CD28C"/>
    <w:lvl w:ilvl="0" w:tplc="C5B8DDDE">
      <w:start w:val="1"/>
      <w:numFmt w:val="upperLetter"/>
      <w:lvlText w:val="%1)"/>
      <w:lvlJc w:val="left"/>
      <w:pPr>
        <w:ind w:left="720" w:hanging="360"/>
      </w:pPr>
    </w:lvl>
    <w:lvl w:ilvl="1" w:tplc="349827B4">
      <w:start w:val="1"/>
      <w:numFmt w:val="lowerLetter"/>
      <w:lvlText w:val="%2."/>
      <w:lvlJc w:val="left"/>
      <w:pPr>
        <w:ind w:left="1440" w:hanging="360"/>
      </w:pPr>
    </w:lvl>
    <w:lvl w:ilvl="2" w:tplc="778CB62C">
      <w:start w:val="1"/>
      <w:numFmt w:val="lowerRoman"/>
      <w:lvlText w:val="%3."/>
      <w:lvlJc w:val="right"/>
      <w:pPr>
        <w:ind w:left="2160" w:hanging="180"/>
      </w:pPr>
    </w:lvl>
    <w:lvl w:ilvl="3" w:tplc="3FD8B10A">
      <w:start w:val="1"/>
      <w:numFmt w:val="decimal"/>
      <w:lvlText w:val="%4."/>
      <w:lvlJc w:val="left"/>
      <w:pPr>
        <w:ind w:left="2880" w:hanging="360"/>
      </w:pPr>
    </w:lvl>
    <w:lvl w:ilvl="4" w:tplc="400C80C0">
      <w:start w:val="1"/>
      <w:numFmt w:val="lowerLetter"/>
      <w:lvlText w:val="%5."/>
      <w:lvlJc w:val="left"/>
      <w:pPr>
        <w:ind w:left="3600" w:hanging="360"/>
      </w:pPr>
    </w:lvl>
    <w:lvl w:ilvl="5" w:tplc="D9DAFA62">
      <w:start w:val="1"/>
      <w:numFmt w:val="lowerRoman"/>
      <w:lvlText w:val="%6."/>
      <w:lvlJc w:val="right"/>
      <w:pPr>
        <w:ind w:left="4320" w:hanging="180"/>
      </w:pPr>
    </w:lvl>
    <w:lvl w:ilvl="6" w:tplc="19F083CE">
      <w:start w:val="1"/>
      <w:numFmt w:val="decimal"/>
      <w:lvlText w:val="%7."/>
      <w:lvlJc w:val="left"/>
      <w:pPr>
        <w:ind w:left="5040" w:hanging="360"/>
      </w:pPr>
    </w:lvl>
    <w:lvl w:ilvl="7" w:tplc="1D080E8C">
      <w:start w:val="1"/>
      <w:numFmt w:val="lowerLetter"/>
      <w:lvlText w:val="%8."/>
      <w:lvlJc w:val="left"/>
      <w:pPr>
        <w:ind w:left="5760" w:hanging="360"/>
      </w:pPr>
    </w:lvl>
    <w:lvl w:ilvl="8" w:tplc="740A162E">
      <w:start w:val="1"/>
      <w:numFmt w:val="lowerRoman"/>
      <w:lvlText w:val="%9."/>
      <w:lvlJc w:val="right"/>
      <w:pPr>
        <w:ind w:left="6480" w:hanging="180"/>
      </w:pPr>
    </w:lvl>
  </w:abstractNum>
  <w:abstractNum w:abstractNumId="29" w15:restartNumberingAfterBreak="0">
    <w:nsid w:val="4E06BB6B"/>
    <w:multiLevelType w:val="hybridMultilevel"/>
    <w:tmpl w:val="B1AA5F12"/>
    <w:lvl w:ilvl="0" w:tplc="C470B946">
      <w:start w:val="1"/>
      <w:numFmt w:val="upperLetter"/>
      <w:lvlText w:val="E)"/>
      <w:lvlJc w:val="left"/>
      <w:pPr>
        <w:ind w:left="720" w:hanging="360"/>
      </w:pPr>
    </w:lvl>
    <w:lvl w:ilvl="1" w:tplc="6902E64A">
      <w:start w:val="1"/>
      <w:numFmt w:val="lowerLetter"/>
      <w:lvlText w:val="%2."/>
      <w:lvlJc w:val="left"/>
      <w:pPr>
        <w:ind w:left="1440" w:hanging="360"/>
      </w:pPr>
    </w:lvl>
    <w:lvl w:ilvl="2" w:tplc="5E88DFB8">
      <w:start w:val="1"/>
      <w:numFmt w:val="lowerRoman"/>
      <w:lvlText w:val="%3."/>
      <w:lvlJc w:val="right"/>
      <w:pPr>
        <w:ind w:left="2160" w:hanging="180"/>
      </w:pPr>
    </w:lvl>
    <w:lvl w:ilvl="3" w:tplc="54D4D756">
      <w:start w:val="1"/>
      <w:numFmt w:val="decimal"/>
      <w:lvlText w:val="%4."/>
      <w:lvlJc w:val="left"/>
      <w:pPr>
        <w:ind w:left="2880" w:hanging="360"/>
      </w:pPr>
    </w:lvl>
    <w:lvl w:ilvl="4" w:tplc="C172B532">
      <w:start w:val="1"/>
      <w:numFmt w:val="lowerLetter"/>
      <w:lvlText w:val="%5."/>
      <w:lvlJc w:val="left"/>
      <w:pPr>
        <w:ind w:left="3600" w:hanging="360"/>
      </w:pPr>
    </w:lvl>
    <w:lvl w:ilvl="5" w:tplc="B38EFCF0">
      <w:start w:val="1"/>
      <w:numFmt w:val="lowerRoman"/>
      <w:lvlText w:val="%6."/>
      <w:lvlJc w:val="right"/>
      <w:pPr>
        <w:ind w:left="4320" w:hanging="180"/>
      </w:pPr>
    </w:lvl>
    <w:lvl w:ilvl="6" w:tplc="133426EA">
      <w:start w:val="1"/>
      <w:numFmt w:val="decimal"/>
      <w:lvlText w:val="%7."/>
      <w:lvlJc w:val="left"/>
      <w:pPr>
        <w:ind w:left="5040" w:hanging="360"/>
      </w:pPr>
    </w:lvl>
    <w:lvl w:ilvl="7" w:tplc="68E6C718">
      <w:start w:val="1"/>
      <w:numFmt w:val="lowerLetter"/>
      <w:lvlText w:val="%8."/>
      <w:lvlJc w:val="left"/>
      <w:pPr>
        <w:ind w:left="5760" w:hanging="360"/>
      </w:pPr>
    </w:lvl>
    <w:lvl w:ilvl="8" w:tplc="9506A23E">
      <w:start w:val="1"/>
      <w:numFmt w:val="lowerRoman"/>
      <w:lvlText w:val="%9."/>
      <w:lvlJc w:val="right"/>
      <w:pPr>
        <w:ind w:left="6480" w:hanging="180"/>
      </w:pPr>
    </w:lvl>
  </w:abstractNum>
  <w:abstractNum w:abstractNumId="30" w15:restartNumberingAfterBreak="0">
    <w:nsid w:val="52ADDE88"/>
    <w:multiLevelType w:val="hybridMultilevel"/>
    <w:tmpl w:val="F18ABDFA"/>
    <w:lvl w:ilvl="0" w:tplc="96B6568E">
      <w:start w:val="1"/>
      <w:numFmt w:val="upperLetter"/>
      <w:lvlText w:val="%1)"/>
      <w:lvlJc w:val="left"/>
      <w:pPr>
        <w:ind w:left="720" w:hanging="360"/>
      </w:pPr>
    </w:lvl>
    <w:lvl w:ilvl="1" w:tplc="FD64791C">
      <w:start w:val="1"/>
      <w:numFmt w:val="lowerLetter"/>
      <w:lvlText w:val="%2."/>
      <w:lvlJc w:val="left"/>
      <w:pPr>
        <w:ind w:left="1440" w:hanging="360"/>
      </w:pPr>
    </w:lvl>
    <w:lvl w:ilvl="2" w:tplc="8DF80AEE">
      <w:start w:val="1"/>
      <w:numFmt w:val="lowerRoman"/>
      <w:lvlText w:val="%3."/>
      <w:lvlJc w:val="right"/>
      <w:pPr>
        <w:ind w:left="2160" w:hanging="180"/>
      </w:pPr>
    </w:lvl>
    <w:lvl w:ilvl="3" w:tplc="A33481EC">
      <w:start w:val="1"/>
      <w:numFmt w:val="decimal"/>
      <w:lvlText w:val="%4."/>
      <w:lvlJc w:val="left"/>
      <w:pPr>
        <w:ind w:left="2880" w:hanging="360"/>
      </w:pPr>
    </w:lvl>
    <w:lvl w:ilvl="4" w:tplc="BCE094A2">
      <w:start w:val="1"/>
      <w:numFmt w:val="lowerLetter"/>
      <w:lvlText w:val="%5."/>
      <w:lvlJc w:val="left"/>
      <w:pPr>
        <w:ind w:left="3600" w:hanging="360"/>
      </w:pPr>
    </w:lvl>
    <w:lvl w:ilvl="5" w:tplc="6E984460">
      <w:start w:val="1"/>
      <w:numFmt w:val="lowerRoman"/>
      <w:lvlText w:val="%6."/>
      <w:lvlJc w:val="right"/>
      <w:pPr>
        <w:ind w:left="4320" w:hanging="180"/>
      </w:pPr>
    </w:lvl>
    <w:lvl w:ilvl="6" w:tplc="620E4DDA">
      <w:start w:val="1"/>
      <w:numFmt w:val="decimal"/>
      <w:lvlText w:val="%7."/>
      <w:lvlJc w:val="left"/>
      <w:pPr>
        <w:ind w:left="5040" w:hanging="360"/>
      </w:pPr>
    </w:lvl>
    <w:lvl w:ilvl="7" w:tplc="2FAE7880">
      <w:start w:val="1"/>
      <w:numFmt w:val="lowerLetter"/>
      <w:lvlText w:val="%8."/>
      <w:lvlJc w:val="left"/>
      <w:pPr>
        <w:ind w:left="5760" w:hanging="360"/>
      </w:pPr>
    </w:lvl>
    <w:lvl w:ilvl="8" w:tplc="3BF6B5F8">
      <w:start w:val="1"/>
      <w:numFmt w:val="lowerRoman"/>
      <w:lvlText w:val="%9."/>
      <w:lvlJc w:val="right"/>
      <w:pPr>
        <w:ind w:left="6480" w:hanging="180"/>
      </w:pPr>
    </w:lvl>
  </w:abstractNum>
  <w:abstractNum w:abstractNumId="31" w15:restartNumberingAfterBreak="0">
    <w:nsid w:val="5465B19A"/>
    <w:multiLevelType w:val="hybridMultilevel"/>
    <w:tmpl w:val="BEA8A384"/>
    <w:lvl w:ilvl="0" w:tplc="6A92CC9C">
      <w:start w:val="1"/>
      <w:numFmt w:val="upperLetter"/>
      <w:lvlText w:val="%1)"/>
      <w:lvlJc w:val="left"/>
      <w:pPr>
        <w:ind w:left="720" w:hanging="360"/>
      </w:pPr>
    </w:lvl>
    <w:lvl w:ilvl="1" w:tplc="0A0231BE">
      <w:start w:val="1"/>
      <w:numFmt w:val="lowerLetter"/>
      <w:lvlText w:val="%2."/>
      <w:lvlJc w:val="left"/>
      <w:pPr>
        <w:ind w:left="1440" w:hanging="360"/>
      </w:pPr>
    </w:lvl>
    <w:lvl w:ilvl="2" w:tplc="97A2A868">
      <w:start w:val="1"/>
      <w:numFmt w:val="lowerRoman"/>
      <w:lvlText w:val="%3."/>
      <w:lvlJc w:val="right"/>
      <w:pPr>
        <w:ind w:left="2160" w:hanging="180"/>
      </w:pPr>
    </w:lvl>
    <w:lvl w:ilvl="3" w:tplc="130E7106">
      <w:start w:val="1"/>
      <w:numFmt w:val="decimal"/>
      <w:lvlText w:val="%4."/>
      <w:lvlJc w:val="left"/>
      <w:pPr>
        <w:ind w:left="2880" w:hanging="360"/>
      </w:pPr>
    </w:lvl>
    <w:lvl w:ilvl="4" w:tplc="6DA4C0FC">
      <w:start w:val="1"/>
      <w:numFmt w:val="lowerLetter"/>
      <w:lvlText w:val="%5."/>
      <w:lvlJc w:val="left"/>
      <w:pPr>
        <w:ind w:left="3600" w:hanging="360"/>
      </w:pPr>
    </w:lvl>
    <w:lvl w:ilvl="5" w:tplc="F5AA08F4">
      <w:start w:val="1"/>
      <w:numFmt w:val="lowerRoman"/>
      <w:lvlText w:val="%6."/>
      <w:lvlJc w:val="right"/>
      <w:pPr>
        <w:ind w:left="4320" w:hanging="180"/>
      </w:pPr>
    </w:lvl>
    <w:lvl w:ilvl="6" w:tplc="B16E66FE">
      <w:start w:val="1"/>
      <w:numFmt w:val="decimal"/>
      <w:lvlText w:val="%7."/>
      <w:lvlJc w:val="left"/>
      <w:pPr>
        <w:ind w:left="5040" w:hanging="360"/>
      </w:pPr>
    </w:lvl>
    <w:lvl w:ilvl="7" w:tplc="7D386F1A">
      <w:start w:val="1"/>
      <w:numFmt w:val="lowerLetter"/>
      <w:lvlText w:val="%8."/>
      <w:lvlJc w:val="left"/>
      <w:pPr>
        <w:ind w:left="5760" w:hanging="360"/>
      </w:pPr>
    </w:lvl>
    <w:lvl w:ilvl="8" w:tplc="901C0652">
      <w:start w:val="1"/>
      <w:numFmt w:val="lowerRoman"/>
      <w:lvlText w:val="%9."/>
      <w:lvlJc w:val="right"/>
      <w:pPr>
        <w:ind w:left="6480" w:hanging="180"/>
      </w:pPr>
    </w:lvl>
  </w:abstractNum>
  <w:abstractNum w:abstractNumId="32" w15:restartNumberingAfterBreak="0">
    <w:nsid w:val="57B4215D"/>
    <w:multiLevelType w:val="hybridMultilevel"/>
    <w:tmpl w:val="667AD868"/>
    <w:lvl w:ilvl="0" w:tplc="A2D0AAA8">
      <w:start w:val="1"/>
      <w:numFmt w:val="upperLetter"/>
      <w:lvlText w:val="%1)"/>
      <w:lvlJc w:val="left"/>
      <w:pPr>
        <w:ind w:left="720" w:hanging="360"/>
      </w:pPr>
    </w:lvl>
    <w:lvl w:ilvl="1" w:tplc="7F149B6A">
      <w:start w:val="1"/>
      <w:numFmt w:val="lowerLetter"/>
      <w:lvlText w:val="%2."/>
      <w:lvlJc w:val="left"/>
      <w:pPr>
        <w:ind w:left="1440" w:hanging="360"/>
      </w:pPr>
    </w:lvl>
    <w:lvl w:ilvl="2" w:tplc="A8787FA8">
      <w:start w:val="1"/>
      <w:numFmt w:val="lowerRoman"/>
      <w:lvlText w:val="%3."/>
      <w:lvlJc w:val="right"/>
      <w:pPr>
        <w:ind w:left="2160" w:hanging="180"/>
      </w:pPr>
    </w:lvl>
    <w:lvl w:ilvl="3" w:tplc="BBE6F236">
      <w:start w:val="1"/>
      <w:numFmt w:val="decimal"/>
      <w:lvlText w:val="%4."/>
      <w:lvlJc w:val="left"/>
      <w:pPr>
        <w:ind w:left="2880" w:hanging="360"/>
      </w:pPr>
    </w:lvl>
    <w:lvl w:ilvl="4" w:tplc="85769508">
      <w:start w:val="1"/>
      <w:numFmt w:val="lowerLetter"/>
      <w:lvlText w:val="%5."/>
      <w:lvlJc w:val="left"/>
      <w:pPr>
        <w:ind w:left="3600" w:hanging="360"/>
      </w:pPr>
    </w:lvl>
    <w:lvl w:ilvl="5" w:tplc="FAC4E70C">
      <w:start w:val="1"/>
      <w:numFmt w:val="lowerRoman"/>
      <w:lvlText w:val="%6."/>
      <w:lvlJc w:val="right"/>
      <w:pPr>
        <w:ind w:left="4320" w:hanging="180"/>
      </w:pPr>
    </w:lvl>
    <w:lvl w:ilvl="6" w:tplc="6630E0C6">
      <w:start w:val="1"/>
      <w:numFmt w:val="decimal"/>
      <w:lvlText w:val="%7."/>
      <w:lvlJc w:val="left"/>
      <w:pPr>
        <w:ind w:left="5040" w:hanging="360"/>
      </w:pPr>
    </w:lvl>
    <w:lvl w:ilvl="7" w:tplc="99E2EC50">
      <w:start w:val="1"/>
      <w:numFmt w:val="lowerLetter"/>
      <w:lvlText w:val="%8."/>
      <w:lvlJc w:val="left"/>
      <w:pPr>
        <w:ind w:left="5760" w:hanging="360"/>
      </w:pPr>
    </w:lvl>
    <w:lvl w:ilvl="8" w:tplc="4838DA34">
      <w:start w:val="1"/>
      <w:numFmt w:val="lowerRoman"/>
      <w:lvlText w:val="%9."/>
      <w:lvlJc w:val="right"/>
      <w:pPr>
        <w:ind w:left="6480" w:hanging="180"/>
      </w:pPr>
    </w:lvl>
  </w:abstractNum>
  <w:abstractNum w:abstractNumId="33" w15:restartNumberingAfterBreak="0">
    <w:nsid w:val="57F450A8"/>
    <w:multiLevelType w:val="hybridMultilevel"/>
    <w:tmpl w:val="9E6AB13A"/>
    <w:lvl w:ilvl="0" w:tplc="7EAE3C6E">
      <w:start w:val="1"/>
      <w:numFmt w:val="upperLetter"/>
      <w:lvlText w:val="%1)"/>
      <w:lvlJc w:val="left"/>
      <w:pPr>
        <w:ind w:left="720" w:hanging="360"/>
      </w:pPr>
    </w:lvl>
    <w:lvl w:ilvl="1" w:tplc="939647FA">
      <w:start w:val="1"/>
      <w:numFmt w:val="lowerLetter"/>
      <w:lvlText w:val="%2."/>
      <w:lvlJc w:val="left"/>
      <w:pPr>
        <w:ind w:left="1440" w:hanging="360"/>
      </w:pPr>
    </w:lvl>
    <w:lvl w:ilvl="2" w:tplc="AA588914">
      <w:start w:val="1"/>
      <w:numFmt w:val="lowerRoman"/>
      <w:lvlText w:val="%3."/>
      <w:lvlJc w:val="right"/>
      <w:pPr>
        <w:ind w:left="2160" w:hanging="180"/>
      </w:pPr>
    </w:lvl>
    <w:lvl w:ilvl="3" w:tplc="3C18ED50">
      <w:start w:val="1"/>
      <w:numFmt w:val="decimal"/>
      <w:lvlText w:val="%4."/>
      <w:lvlJc w:val="left"/>
      <w:pPr>
        <w:ind w:left="2880" w:hanging="360"/>
      </w:pPr>
    </w:lvl>
    <w:lvl w:ilvl="4" w:tplc="CF3A7A72">
      <w:start w:val="1"/>
      <w:numFmt w:val="lowerLetter"/>
      <w:lvlText w:val="%5."/>
      <w:lvlJc w:val="left"/>
      <w:pPr>
        <w:ind w:left="3600" w:hanging="360"/>
      </w:pPr>
    </w:lvl>
    <w:lvl w:ilvl="5" w:tplc="CF601C9A">
      <w:start w:val="1"/>
      <w:numFmt w:val="lowerRoman"/>
      <w:lvlText w:val="%6."/>
      <w:lvlJc w:val="right"/>
      <w:pPr>
        <w:ind w:left="4320" w:hanging="180"/>
      </w:pPr>
    </w:lvl>
    <w:lvl w:ilvl="6" w:tplc="7F683270">
      <w:start w:val="1"/>
      <w:numFmt w:val="decimal"/>
      <w:lvlText w:val="%7."/>
      <w:lvlJc w:val="left"/>
      <w:pPr>
        <w:ind w:left="5040" w:hanging="360"/>
      </w:pPr>
    </w:lvl>
    <w:lvl w:ilvl="7" w:tplc="60761F6A">
      <w:start w:val="1"/>
      <w:numFmt w:val="lowerLetter"/>
      <w:lvlText w:val="%8."/>
      <w:lvlJc w:val="left"/>
      <w:pPr>
        <w:ind w:left="5760" w:hanging="360"/>
      </w:pPr>
    </w:lvl>
    <w:lvl w:ilvl="8" w:tplc="6F9AC868">
      <w:start w:val="1"/>
      <w:numFmt w:val="lowerRoman"/>
      <w:lvlText w:val="%9."/>
      <w:lvlJc w:val="right"/>
      <w:pPr>
        <w:ind w:left="6480" w:hanging="180"/>
      </w:pPr>
    </w:lvl>
  </w:abstractNum>
  <w:abstractNum w:abstractNumId="34" w15:restartNumberingAfterBreak="0">
    <w:nsid w:val="5971FCE8"/>
    <w:multiLevelType w:val="hybridMultilevel"/>
    <w:tmpl w:val="623C37EA"/>
    <w:lvl w:ilvl="0" w:tplc="95765140">
      <w:start w:val="1"/>
      <w:numFmt w:val="upperLetter"/>
      <w:lvlText w:val="%1)"/>
      <w:lvlJc w:val="left"/>
      <w:pPr>
        <w:ind w:left="720" w:hanging="360"/>
      </w:pPr>
      <w:rPr>
        <w:rFonts w:ascii="Arial" w:hAnsi="Arial" w:hint="default"/>
      </w:rPr>
    </w:lvl>
    <w:lvl w:ilvl="1" w:tplc="7F6A9166">
      <w:start w:val="1"/>
      <w:numFmt w:val="lowerLetter"/>
      <w:lvlText w:val="%2."/>
      <w:lvlJc w:val="left"/>
      <w:pPr>
        <w:ind w:left="1440" w:hanging="360"/>
      </w:pPr>
    </w:lvl>
    <w:lvl w:ilvl="2" w:tplc="8CC4AD86">
      <w:start w:val="1"/>
      <w:numFmt w:val="lowerRoman"/>
      <w:lvlText w:val="%3."/>
      <w:lvlJc w:val="right"/>
      <w:pPr>
        <w:ind w:left="2160" w:hanging="180"/>
      </w:pPr>
    </w:lvl>
    <w:lvl w:ilvl="3" w:tplc="5B680BF4">
      <w:start w:val="1"/>
      <w:numFmt w:val="decimal"/>
      <w:lvlText w:val="%4."/>
      <w:lvlJc w:val="left"/>
      <w:pPr>
        <w:ind w:left="2880" w:hanging="360"/>
      </w:pPr>
    </w:lvl>
    <w:lvl w:ilvl="4" w:tplc="DC8C7320">
      <w:start w:val="1"/>
      <w:numFmt w:val="lowerLetter"/>
      <w:lvlText w:val="%5."/>
      <w:lvlJc w:val="left"/>
      <w:pPr>
        <w:ind w:left="3600" w:hanging="360"/>
      </w:pPr>
    </w:lvl>
    <w:lvl w:ilvl="5" w:tplc="1E96B786">
      <w:start w:val="1"/>
      <w:numFmt w:val="lowerRoman"/>
      <w:lvlText w:val="%6."/>
      <w:lvlJc w:val="right"/>
      <w:pPr>
        <w:ind w:left="4320" w:hanging="180"/>
      </w:pPr>
    </w:lvl>
    <w:lvl w:ilvl="6" w:tplc="33C0CB40">
      <w:start w:val="1"/>
      <w:numFmt w:val="decimal"/>
      <w:lvlText w:val="%7."/>
      <w:lvlJc w:val="left"/>
      <w:pPr>
        <w:ind w:left="5040" w:hanging="360"/>
      </w:pPr>
    </w:lvl>
    <w:lvl w:ilvl="7" w:tplc="CF68464A">
      <w:start w:val="1"/>
      <w:numFmt w:val="lowerLetter"/>
      <w:lvlText w:val="%8."/>
      <w:lvlJc w:val="left"/>
      <w:pPr>
        <w:ind w:left="5760" w:hanging="360"/>
      </w:pPr>
    </w:lvl>
    <w:lvl w:ilvl="8" w:tplc="E44E2A86">
      <w:start w:val="1"/>
      <w:numFmt w:val="lowerRoman"/>
      <w:lvlText w:val="%9."/>
      <w:lvlJc w:val="right"/>
      <w:pPr>
        <w:ind w:left="6480" w:hanging="180"/>
      </w:pPr>
    </w:lvl>
  </w:abstractNum>
  <w:abstractNum w:abstractNumId="35" w15:restartNumberingAfterBreak="0">
    <w:nsid w:val="5D8336B8"/>
    <w:multiLevelType w:val="hybridMultilevel"/>
    <w:tmpl w:val="F258C6A2"/>
    <w:lvl w:ilvl="0" w:tplc="FFFFFFFF">
      <w:start w:val="1"/>
      <w:numFmt w:val="upperLetter"/>
      <w:lvlText w:val="%1)"/>
      <w:lvlJc w:val="left"/>
      <w:pPr>
        <w:ind w:left="720" w:hanging="360"/>
      </w:pPr>
    </w:lvl>
    <w:lvl w:ilvl="1" w:tplc="7D08290A">
      <w:start w:val="1"/>
      <w:numFmt w:val="lowerLetter"/>
      <w:lvlText w:val="%2."/>
      <w:lvlJc w:val="left"/>
      <w:pPr>
        <w:ind w:left="1440" w:hanging="360"/>
      </w:pPr>
    </w:lvl>
    <w:lvl w:ilvl="2" w:tplc="AFF626C6">
      <w:start w:val="1"/>
      <w:numFmt w:val="lowerRoman"/>
      <w:lvlText w:val="%3."/>
      <w:lvlJc w:val="right"/>
      <w:pPr>
        <w:ind w:left="2160" w:hanging="180"/>
      </w:pPr>
    </w:lvl>
    <w:lvl w:ilvl="3" w:tplc="D256E55E">
      <w:start w:val="1"/>
      <w:numFmt w:val="decimal"/>
      <w:lvlText w:val="%4."/>
      <w:lvlJc w:val="left"/>
      <w:pPr>
        <w:ind w:left="2880" w:hanging="360"/>
      </w:pPr>
    </w:lvl>
    <w:lvl w:ilvl="4" w:tplc="0A98B7BA">
      <w:start w:val="1"/>
      <w:numFmt w:val="lowerLetter"/>
      <w:lvlText w:val="%5."/>
      <w:lvlJc w:val="left"/>
      <w:pPr>
        <w:ind w:left="3600" w:hanging="360"/>
      </w:pPr>
    </w:lvl>
    <w:lvl w:ilvl="5" w:tplc="E594DD3C">
      <w:start w:val="1"/>
      <w:numFmt w:val="lowerRoman"/>
      <w:lvlText w:val="%6."/>
      <w:lvlJc w:val="right"/>
      <w:pPr>
        <w:ind w:left="4320" w:hanging="180"/>
      </w:pPr>
    </w:lvl>
    <w:lvl w:ilvl="6" w:tplc="0298EDDA">
      <w:start w:val="1"/>
      <w:numFmt w:val="decimal"/>
      <w:lvlText w:val="%7."/>
      <w:lvlJc w:val="left"/>
      <w:pPr>
        <w:ind w:left="5040" w:hanging="360"/>
      </w:pPr>
    </w:lvl>
    <w:lvl w:ilvl="7" w:tplc="8E3E56DE">
      <w:start w:val="1"/>
      <w:numFmt w:val="lowerLetter"/>
      <w:lvlText w:val="%8."/>
      <w:lvlJc w:val="left"/>
      <w:pPr>
        <w:ind w:left="5760" w:hanging="360"/>
      </w:pPr>
    </w:lvl>
    <w:lvl w:ilvl="8" w:tplc="EBB87CD8">
      <w:start w:val="1"/>
      <w:numFmt w:val="lowerRoman"/>
      <w:lvlText w:val="%9."/>
      <w:lvlJc w:val="right"/>
      <w:pPr>
        <w:ind w:left="6480" w:hanging="180"/>
      </w:pPr>
    </w:lvl>
  </w:abstractNum>
  <w:abstractNum w:abstractNumId="36" w15:restartNumberingAfterBreak="0">
    <w:nsid w:val="5EB65A16"/>
    <w:multiLevelType w:val="hybridMultilevel"/>
    <w:tmpl w:val="CD0AA822"/>
    <w:lvl w:ilvl="0" w:tplc="D09C69CA">
      <w:start w:val="1"/>
      <w:numFmt w:val="upperLetter"/>
      <w:lvlText w:val="%1)"/>
      <w:lvlJc w:val="left"/>
      <w:pPr>
        <w:ind w:left="720" w:hanging="360"/>
      </w:pPr>
    </w:lvl>
    <w:lvl w:ilvl="1" w:tplc="058E8854">
      <w:start w:val="1"/>
      <w:numFmt w:val="lowerLetter"/>
      <w:lvlText w:val="%2."/>
      <w:lvlJc w:val="left"/>
      <w:pPr>
        <w:ind w:left="1440" w:hanging="360"/>
      </w:pPr>
    </w:lvl>
    <w:lvl w:ilvl="2" w:tplc="6D5E1A66">
      <w:start w:val="1"/>
      <w:numFmt w:val="lowerRoman"/>
      <w:lvlText w:val="%3."/>
      <w:lvlJc w:val="right"/>
      <w:pPr>
        <w:ind w:left="2160" w:hanging="180"/>
      </w:pPr>
    </w:lvl>
    <w:lvl w:ilvl="3" w:tplc="0480F3F2">
      <w:start w:val="1"/>
      <w:numFmt w:val="decimal"/>
      <w:lvlText w:val="%4."/>
      <w:lvlJc w:val="left"/>
      <w:pPr>
        <w:ind w:left="2880" w:hanging="360"/>
      </w:pPr>
    </w:lvl>
    <w:lvl w:ilvl="4" w:tplc="42260FE2">
      <w:start w:val="1"/>
      <w:numFmt w:val="lowerLetter"/>
      <w:lvlText w:val="%5."/>
      <w:lvlJc w:val="left"/>
      <w:pPr>
        <w:ind w:left="3600" w:hanging="360"/>
      </w:pPr>
    </w:lvl>
    <w:lvl w:ilvl="5" w:tplc="BC465A8E">
      <w:start w:val="1"/>
      <w:numFmt w:val="lowerRoman"/>
      <w:lvlText w:val="%6."/>
      <w:lvlJc w:val="right"/>
      <w:pPr>
        <w:ind w:left="4320" w:hanging="180"/>
      </w:pPr>
    </w:lvl>
    <w:lvl w:ilvl="6" w:tplc="6988F548">
      <w:start w:val="1"/>
      <w:numFmt w:val="decimal"/>
      <w:lvlText w:val="%7."/>
      <w:lvlJc w:val="left"/>
      <w:pPr>
        <w:ind w:left="5040" w:hanging="360"/>
      </w:pPr>
    </w:lvl>
    <w:lvl w:ilvl="7" w:tplc="83024AA0">
      <w:start w:val="1"/>
      <w:numFmt w:val="lowerLetter"/>
      <w:lvlText w:val="%8."/>
      <w:lvlJc w:val="left"/>
      <w:pPr>
        <w:ind w:left="5760" w:hanging="360"/>
      </w:pPr>
    </w:lvl>
    <w:lvl w:ilvl="8" w:tplc="3D2E704A">
      <w:start w:val="1"/>
      <w:numFmt w:val="lowerRoman"/>
      <w:lvlText w:val="%9."/>
      <w:lvlJc w:val="right"/>
      <w:pPr>
        <w:ind w:left="6480" w:hanging="180"/>
      </w:pPr>
    </w:lvl>
  </w:abstractNum>
  <w:abstractNum w:abstractNumId="37" w15:restartNumberingAfterBreak="0">
    <w:nsid w:val="6074FD4C"/>
    <w:multiLevelType w:val="hybridMultilevel"/>
    <w:tmpl w:val="C83652D8"/>
    <w:lvl w:ilvl="0" w:tplc="AD0C4872">
      <w:start w:val="1"/>
      <w:numFmt w:val="upperLetter"/>
      <w:lvlText w:val="%1)"/>
      <w:lvlJc w:val="left"/>
      <w:pPr>
        <w:ind w:left="720" w:hanging="360"/>
      </w:pPr>
    </w:lvl>
    <w:lvl w:ilvl="1" w:tplc="933615C6">
      <w:start w:val="1"/>
      <w:numFmt w:val="lowerLetter"/>
      <w:lvlText w:val="%2."/>
      <w:lvlJc w:val="left"/>
      <w:pPr>
        <w:ind w:left="1440" w:hanging="360"/>
      </w:pPr>
    </w:lvl>
    <w:lvl w:ilvl="2" w:tplc="B8146408">
      <w:start w:val="1"/>
      <w:numFmt w:val="lowerRoman"/>
      <w:lvlText w:val="%3."/>
      <w:lvlJc w:val="right"/>
      <w:pPr>
        <w:ind w:left="2160" w:hanging="180"/>
      </w:pPr>
    </w:lvl>
    <w:lvl w:ilvl="3" w:tplc="E5AA65BE">
      <w:start w:val="1"/>
      <w:numFmt w:val="decimal"/>
      <w:lvlText w:val="%4."/>
      <w:lvlJc w:val="left"/>
      <w:pPr>
        <w:ind w:left="2880" w:hanging="360"/>
      </w:pPr>
    </w:lvl>
    <w:lvl w:ilvl="4" w:tplc="9370C606">
      <w:start w:val="1"/>
      <w:numFmt w:val="lowerLetter"/>
      <w:lvlText w:val="%5."/>
      <w:lvlJc w:val="left"/>
      <w:pPr>
        <w:ind w:left="3600" w:hanging="360"/>
      </w:pPr>
    </w:lvl>
    <w:lvl w:ilvl="5" w:tplc="4C500442">
      <w:start w:val="1"/>
      <w:numFmt w:val="lowerRoman"/>
      <w:lvlText w:val="%6."/>
      <w:lvlJc w:val="right"/>
      <w:pPr>
        <w:ind w:left="4320" w:hanging="180"/>
      </w:pPr>
    </w:lvl>
    <w:lvl w:ilvl="6" w:tplc="CBE82B22">
      <w:start w:val="1"/>
      <w:numFmt w:val="decimal"/>
      <w:lvlText w:val="%7."/>
      <w:lvlJc w:val="left"/>
      <w:pPr>
        <w:ind w:left="5040" w:hanging="360"/>
      </w:pPr>
    </w:lvl>
    <w:lvl w:ilvl="7" w:tplc="2910BA0E">
      <w:start w:val="1"/>
      <w:numFmt w:val="lowerLetter"/>
      <w:lvlText w:val="%8."/>
      <w:lvlJc w:val="left"/>
      <w:pPr>
        <w:ind w:left="5760" w:hanging="360"/>
      </w:pPr>
    </w:lvl>
    <w:lvl w:ilvl="8" w:tplc="5C8E1C28">
      <w:start w:val="1"/>
      <w:numFmt w:val="lowerRoman"/>
      <w:lvlText w:val="%9."/>
      <w:lvlJc w:val="right"/>
      <w:pPr>
        <w:ind w:left="6480" w:hanging="180"/>
      </w:pPr>
    </w:lvl>
  </w:abstractNum>
  <w:abstractNum w:abstractNumId="38" w15:restartNumberingAfterBreak="0">
    <w:nsid w:val="60795108"/>
    <w:multiLevelType w:val="hybridMultilevel"/>
    <w:tmpl w:val="7DEA00E6"/>
    <w:lvl w:ilvl="0" w:tplc="C3C260A2">
      <w:start w:val="1"/>
      <w:numFmt w:val="upperLetter"/>
      <w:lvlText w:val="%1)"/>
      <w:lvlJc w:val="left"/>
      <w:pPr>
        <w:ind w:left="720" w:hanging="360"/>
      </w:pPr>
    </w:lvl>
    <w:lvl w:ilvl="1" w:tplc="B7C0D6E6">
      <w:start w:val="1"/>
      <w:numFmt w:val="lowerLetter"/>
      <w:lvlText w:val="%2."/>
      <w:lvlJc w:val="left"/>
      <w:pPr>
        <w:ind w:left="1440" w:hanging="360"/>
      </w:pPr>
    </w:lvl>
    <w:lvl w:ilvl="2" w:tplc="D9B69464">
      <w:start w:val="1"/>
      <w:numFmt w:val="lowerRoman"/>
      <w:lvlText w:val="%3."/>
      <w:lvlJc w:val="right"/>
      <w:pPr>
        <w:ind w:left="2160" w:hanging="180"/>
      </w:pPr>
    </w:lvl>
    <w:lvl w:ilvl="3" w:tplc="56C8C036">
      <w:start w:val="1"/>
      <w:numFmt w:val="decimal"/>
      <w:lvlText w:val="%4."/>
      <w:lvlJc w:val="left"/>
      <w:pPr>
        <w:ind w:left="2880" w:hanging="360"/>
      </w:pPr>
    </w:lvl>
    <w:lvl w:ilvl="4" w:tplc="70503E4C">
      <w:start w:val="1"/>
      <w:numFmt w:val="lowerLetter"/>
      <w:lvlText w:val="%5."/>
      <w:lvlJc w:val="left"/>
      <w:pPr>
        <w:ind w:left="3600" w:hanging="360"/>
      </w:pPr>
    </w:lvl>
    <w:lvl w:ilvl="5" w:tplc="4636EC88">
      <w:start w:val="1"/>
      <w:numFmt w:val="lowerRoman"/>
      <w:lvlText w:val="%6."/>
      <w:lvlJc w:val="right"/>
      <w:pPr>
        <w:ind w:left="4320" w:hanging="180"/>
      </w:pPr>
    </w:lvl>
    <w:lvl w:ilvl="6" w:tplc="CB2AA258">
      <w:start w:val="1"/>
      <w:numFmt w:val="decimal"/>
      <w:lvlText w:val="%7."/>
      <w:lvlJc w:val="left"/>
      <w:pPr>
        <w:ind w:left="5040" w:hanging="360"/>
      </w:pPr>
    </w:lvl>
    <w:lvl w:ilvl="7" w:tplc="B8181854">
      <w:start w:val="1"/>
      <w:numFmt w:val="lowerLetter"/>
      <w:lvlText w:val="%8."/>
      <w:lvlJc w:val="left"/>
      <w:pPr>
        <w:ind w:left="5760" w:hanging="360"/>
      </w:pPr>
    </w:lvl>
    <w:lvl w:ilvl="8" w:tplc="955EB9F8">
      <w:start w:val="1"/>
      <w:numFmt w:val="lowerRoman"/>
      <w:lvlText w:val="%9."/>
      <w:lvlJc w:val="right"/>
      <w:pPr>
        <w:ind w:left="6480" w:hanging="180"/>
      </w:pPr>
    </w:lvl>
  </w:abstractNum>
  <w:abstractNum w:abstractNumId="39" w15:restartNumberingAfterBreak="0">
    <w:nsid w:val="60B9B30D"/>
    <w:multiLevelType w:val="hybridMultilevel"/>
    <w:tmpl w:val="C41CFBAC"/>
    <w:lvl w:ilvl="0" w:tplc="829E6C38">
      <w:start w:val="1"/>
      <w:numFmt w:val="upperLetter"/>
      <w:lvlText w:val="%1)"/>
      <w:lvlJc w:val="left"/>
      <w:pPr>
        <w:ind w:left="720" w:hanging="360"/>
      </w:pPr>
    </w:lvl>
    <w:lvl w:ilvl="1" w:tplc="404AE198">
      <w:start w:val="1"/>
      <w:numFmt w:val="lowerLetter"/>
      <w:lvlText w:val="%2."/>
      <w:lvlJc w:val="left"/>
      <w:pPr>
        <w:ind w:left="1440" w:hanging="360"/>
      </w:pPr>
    </w:lvl>
    <w:lvl w:ilvl="2" w:tplc="3138C058">
      <w:start w:val="1"/>
      <w:numFmt w:val="lowerRoman"/>
      <w:lvlText w:val="%3."/>
      <w:lvlJc w:val="right"/>
      <w:pPr>
        <w:ind w:left="2160" w:hanging="180"/>
      </w:pPr>
    </w:lvl>
    <w:lvl w:ilvl="3" w:tplc="77CA1088">
      <w:start w:val="1"/>
      <w:numFmt w:val="decimal"/>
      <w:lvlText w:val="%4."/>
      <w:lvlJc w:val="left"/>
      <w:pPr>
        <w:ind w:left="2880" w:hanging="360"/>
      </w:pPr>
    </w:lvl>
    <w:lvl w:ilvl="4" w:tplc="A4F826B0">
      <w:start w:val="1"/>
      <w:numFmt w:val="lowerLetter"/>
      <w:lvlText w:val="%5."/>
      <w:lvlJc w:val="left"/>
      <w:pPr>
        <w:ind w:left="3600" w:hanging="360"/>
      </w:pPr>
    </w:lvl>
    <w:lvl w:ilvl="5" w:tplc="ACACBB6A">
      <w:start w:val="1"/>
      <w:numFmt w:val="lowerRoman"/>
      <w:lvlText w:val="%6."/>
      <w:lvlJc w:val="right"/>
      <w:pPr>
        <w:ind w:left="4320" w:hanging="180"/>
      </w:pPr>
    </w:lvl>
    <w:lvl w:ilvl="6" w:tplc="604A8958">
      <w:start w:val="1"/>
      <w:numFmt w:val="decimal"/>
      <w:lvlText w:val="%7."/>
      <w:lvlJc w:val="left"/>
      <w:pPr>
        <w:ind w:left="5040" w:hanging="360"/>
      </w:pPr>
    </w:lvl>
    <w:lvl w:ilvl="7" w:tplc="8250DB24">
      <w:start w:val="1"/>
      <w:numFmt w:val="lowerLetter"/>
      <w:lvlText w:val="%8."/>
      <w:lvlJc w:val="left"/>
      <w:pPr>
        <w:ind w:left="5760" w:hanging="360"/>
      </w:pPr>
    </w:lvl>
    <w:lvl w:ilvl="8" w:tplc="7C94C9DC">
      <w:start w:val="1"/>
      <w:numFmt w:val="lowerRoman"/>
      <w:lvlText w:val="%9."/>
      <w:lvlJc w:val="right"/>
      <w:pPr>
        <w:ind w:left="6480" w:hanging="180"/>
      </w:pPr>
    </w:lvl>
  </w:abstractNum>
  <w:abstractNum w:abstractNumId="40" w15:restartNumberingAfterBreak="0">
    <w:nsid w:val="64C650D4"/>
    <w:multiLevelType w:val="hybridMultilevel"/>
    <w:tmpl w:val="F58EEBC0"/>
    <w:lvl w:ilvl="0" w:tplc="DE587FF2">
      <w:start w:val="1"/>
      <w:numFmt w:val="upperLetter"/>
      <w:lvlText w:val="%1)"/>
      <w:lvlJc w:val="left"/>
      <w:pPr>
        <w:ind w:left="720" w:hanging="360"/>
      </w:pPr>
    </w:lvl>
    <w:lvl w:ilvl="1" w:tplc="EBF83BD0">
      <w:start w:val="1"/>
      <w:numFmt w:val="lowerLetter"/>
      <w:lvlText w:val="%2."/>
      <w:lvlJc w:val="left"/>
      <w:pPr>
        <w:ind w:left="1440" w:hanging="360"/>
      </w:pPr>
    </w:lvl>
    <w:lvl w:ilvl="2" w:tplc="28F25A48">
      <w:start w:val="1"/>
      <w:numFmt w:val="lowerRoman"/>
      <w:lvlText w:val="%3."/>
      <w:lvlJc w:val="right"/>
      <w:pPr>
        <w:ind w:left="2160" w:hanging="180"/>
      </w:pPr>
    </w:lvl>
    <w:lvl w:ilvl="3" w:tplc="F5C65044">
      <w:start w:val="1"/>
      <w:numFmt w:val="decimal"/>
      <w:lvlText w:val="%4."/>
      <w:lvlJc w:val="left"/>
      <w:pPr>
        <w:ind w:left="2880" w:hanging="360"/>
      </w:pPr>
    </w:lvl>
    <w:lvl w:ilvl="4" w:tplc="B8508990">
      <w:start w:val="1"/>
      <w:numFmt w:val="lowerLetter"/>
      <w:lvlText w:val="%5."/>
      <w:lvlJc w:val="left"/>
      <w:pPr>
        <w:ind w:left="3600" w:hanging="360"/>
      </w:pPr>
    </w:lvl>
    <w:lvl w:ilvl="5" w:tplc="CCAED6F4">
      <w:start w:val="1"/>
      <w:numFmt w:val="lowerRoman"/>
      <w:lvlText w:val="%6."/>
      <w:lvlJc w:val="right"/>
      <w:pPr>
        <w:ind w:left="4320" w:hanging="180"/>
      </w:pPr>
    </w:lvl>
    <w:lvl w:ilvl="6" w:tplc="D560613C">
      <w:start w:val="1"/>
      <w:numFmt w:val="decimal"/>
      <w:lvlText w:val="%7."/>
      <w:lvlJc w:val="left"/>
      <w:pPr>
        <w:ind w:left="5040" w:hanging="360"/>
      </w:pPr>
    </w:lvl>
    <w:lvl w:ilvl="7" w:tplc="D40EBEC0">
      <w:start w:val="1"/>
      <w:numFmt w:val="lowerLetter"/>
      <w:lvlText w:val="%8."/>
      <w:lvlJc w:val="left"/>
      <w:pPr>
        <w:ind w:left="5760" w:hanging="360"/>
      </w:pPr>
    </w:lvl>
    <w:lvl w:ilvl="8" w:tplc="4D76107C">
      <w:start w:val="1"/>
      <w:numFmt w:val="lowerRoman"/>
      <w:lvlText w:val="%9."/>
      <w:lvlJc w:val="right"/>
      <w:pPr>
        <w:ind w:left="6480" w:hanging="180"/>
      </w:pPr>
    </w:lvl>
  </w:abstractNum>
  <w:abstractNum w:abstractNumId="41" w15:restartNumberingAfterBreak="0">
    <w:nsid w:val="6567B533"/>
    <w:multiLevelType w:val="hybridMultilevel"/>
    <w:tmpl w:val="68424AE2"/>
    <w:lvl w:ilvl="0" w:tplc="310E6DA4">
      <w:start w:val="1"/>
      <w:numFmt w:val="upperLetter"/>
      <w:lvlText w:val="%1)"/>
      <w:lvlJc w:val="left"/>
      <w:pPr>
        <w:ind w:left="720" w:hanging="360"/>
      </w:pPr>
    </w:lvl>
    <w:lvl w:ilvl="1" w:tplc="87B6EB24">
      <w:start w:val="1"/>
      <w:numFmt w:val="lowerLetter"/>
      <w:lvlText w:val="%2."/>
      <w:lvlJc w:val="left"/>
      <w:pPr>
        <w:ind w:left="1440" w:hanging="360"/>
      </w:pPr>
    </w:lvl>
    <w:lvl w:ilvl="2" w:tplc="6EF409E8">
      <w:start w:val="1"/>
      <w:numFmt w:val="lowerRoman"/>
      <w:lvlText w:val="%3."/>
      <w:lvlJc w:val="right"/>
      <w:pPr>
        <w:ind w:left="2160" w:hanging="180"/>
      </w:pPr>
    </w:lvl>
    <w:lvl w:ilvl="3" w:tplc="699E55C0">
      <w:start w:val="1"/>
      <w:numFmt w:val="decimal"/>
      <w:lvlText w:val="%4."/>
      <w:lvlJc w:val="left"/>
      <w:pPr>
        <w:ind w:left="2880" w:hanging="360"/>
      </w:pPr>
    </w:lvl>
    <w:lvl w:ilvl="4" w:tplc="17E040A8">
      <w:start w:val="1"/>
      <w:numFmt w:val="lowerLetter"/>
      <w:lvlText w:val="%5."/>
      <w:lvlJc w:val="left"/>
      <w:pPr>
        <w:ind w:left="3600" w:hanging="360"/>
      </w:pPr>
    </w:lvl>
    <w:lvl w:ilvl="5" w:tplc="C2EA0476">
      <w:start w:val="1"/>
      <w:numFmt w:val="lowerRoman"/>
      <w:lvlText w:val="%6."/>
      <w:lvlJc w:val="right"/>
      <w:pPr>
        <w:ind w:left="4320" w:hanging="180"/>
      </w:pPr>
    </w:lvl>
    <w:lvl w:ilvl="6" w:tplc="9BFE0C3E">
      <w:start w:val="1"/>
      <w:numFmt w:val="decimal"/>
      <w:lvlText w:val="%7."/>
      <w:lvlJc w:val="left"/>
      <w:pPr>
        <w:ind w:left="5040" w:hanging="360"/>
      </w:pPr>
    </w:lvl>
    <w:lvl w:ilvl="7" w:tplc="02FCF2A0">
      <w:start w:val="1"/>
      <w:numFmt w:val="lowerLetter"/>
      <w:lvlText w:val="%8."/>
      <w:lvlJc w:val="left"/>
      <w:pPr>
        <w:ind w:left="5760" w:hanging="360"/>
      </w:pPr>
    </w:lvl>
    <w:lvl w:ilvl="8" w:tplc="A502C990">
      <w:start w:val="1"/>
      <w:numFmt w:val="lowerRoman"/>
      <w:lvlText w:val="%9."/>
      <w:lvlJc w:val="right"/>
      <w:pPr>
        <w:ind w:left="6480" w:hanging="180"/>
      </w:pPr>
    </w:lvl>
  </w:abstractNum>
  <w:abstractNum w:abstractNumId="42" w15:restartNumberingAfterBreak="0">
    <w:nsid w:val="663F4824"/>
    <w:multiLevelType w:val="hybridMultilevel"/>
    <w:tmpl w:val="F140A852"/>
    <w:lvl w:ilvl="0" w:tplc="FFFFFFFF">
      <w:start w:val="1"/>
      <w:numFmt w:val="upperLetter"/>
      <w:lvlText w:val="%1)"/>
      <w:lvlJc w:val="left"/>
      <w:pPr>
        <w:ind w:left="785" w:hanging="360"/>
      </w:p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43" w15:restartNumberingAfterBreak="0">
    <w:nsid w:val="6BCCBDCD"/>
    <w:multiLevelType w:val="hybridMultilevel"/>
    <w:tmpl w:val="262231B4"/>
    <w:lvl w:ilvl="0" w:tplc="0FCC4C30">
      <w:start w:val="1"/>
      <w:numFmt w:val="upperLetter"/>
      <w:lvlText w:val="%1)"/>
      <w:lvlJc w:val="left"/>
      <w:pPr>
        <w:ind w:left="720" w:hanging="360"/>
      </w:pPr>
    </w:lvl>
    <w:lvl w:ilvl="1" w:tplc="370E6646">
      <w:start w:val="1"/>
      <w:numFmt w:val="lowerLetter"/>
      <w:lvlText w:val="%2."/>
      <w:lvlJc w:val="left"/>
      <w:pPr>
        <w:ind w:left="1440" w:hanging="360"/>
      </w:pPr>
    </w:lvl>
    <w:lvl w:ilvl="2" w:tplc="0608B34A">
      <w:start w:val="1"/>
      <w:numFmt w:val="lowerRoman"/>
      <w:lvlText w:val="%3."/>
      <w:lvlJc w:val="right"/>
      <w:pPr>
        <w:ind w:left="2160" w:hanging="180"/>
      </w:pPr>
    </w:lvl>
    <w:lvl w:ilvl="3" w:tplc="B99ADCEE">
      <w:start w:val="1"/>
      <w:numFmt w:val="decimal"/>
      <w:lvlText w:val="%4."/>
      <w:lvlJc w:val="left"/>
      <w:pPr>
        <w:ind w:left="2880" w:hanging="360"/>
      </w:pPr>
    </w:lvl>
    <w:lvl w:ilvl="4" w:tplc="283606DA">
      <w:start w:val="1"/>
      <w:numFmt w:val="lowerLetter"/>
      <w:lvlText w:val="%5."/>
      <w:lvlJc w:val="left"/>
      <w:pPr>
        <w:ind w:left="3600" w:hanging="360"/>
      </w:pPr>
    </w:lvl>
    <w:lvl w:ilvl="5" w:tplc="2AAC4EE2">
      <w:start w:val="1"/>
      <w:numFmt w:val="lowerRoman"/>
      <w:lvlText w:val="%6."/>
      <w:lvlJc w:val="right"/>
      <w:pPr>
        <w:ind w:left="4320" w:hanging="180"/>
      </w:pPr>
    </w:lvl>
    <w:lvl w:ilvl="6" w:tplc="B5A88332">
      <w:start w:val="1"/>
      <w:numFmt w:val="decimal"/>
      <w:lvlText w:val="%7."/>
      <w:lvlJc w:val="left"/>
      <w:pPr>
        <w:ind w:left="5040" w:hanging="360"/>
      </w:pPr>
    </w:lvl>
    <w:lvl w:ilvl="7" w:tplc="A64AF386">
      <w:start w:val="1"/>
      <w:numFmt w:val="lowerLetter"/>
      <w:lvlText w:val="%8."/>
      <w:lvlJc w:val="left"/>
      <w:pPr>
        <w:ind w:left="5760" w:hanging="360"/>
      </w:pPr>
    </w:lvl>
    <w:lvl w:ilvl="8" w:tplc="EBE416AE">
      <w:start w:val="1"/>
      <w:numFmt w:val="lowerRoman"/>
      <w:lvlText w:val="%9."/>
      <w:lvlJc w:val="right"/>
      <w:pPr>
        <w:ind w:left="6480" w:hanging="180"/>
      </w:pPr>
    </w:lvl>
  </w:abstractNum>
  <w:abstractNum w:abstractNumId="44" w15:restartNumberingAfterBreak="0">
    <w:nsid w:val="6D2041C9"/>
    <w:multiLevelType w:val="hybridMultilevel"/>
    <w:tmpl w:val="E49E3588"/>
    <w:lvl w:ilvl="0" w:tplc="95765140">
      <w:start w:val="1"/>
      <w:numFmt w:val="upperLetter"/>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6F709F92"/>
    <w:multiLevelType w:val="hybridMultilevel"/>
    <w:tmpl w:val="5E2C4DEE"/>
    <w:lvl w:ilvl="0" w:tplc="0BA66530">
      <w:start w:val="1"/>
      <w:numFmt w:val="upperLetter"/>
      <w:lvlText w:val="%1."/>
      <w:lvlJc w:val="left"/>
      <w:pPr>
        <w:ind w:left="720" w:hanging="360"/>
      </w:pPr>
    </w:lvl>
    <w:lvl w:ilvl="1" w:tplc="4594C076">
      <w:start w:val="1"/>
      <w:numFmt w:val="lowerLetter"/>
      <w:lvlText w:val="%2."/>
      <w:lvlJc w:val="left"/>
      <w:pPr>
        <w:ind w:left="1440" w:hanging="360"/>
      </w:pPr>
    </w:lvl>
    <w:lvl w:ilvl="2" w:tplc="123CDE6E">
      <w:start w:val="1"/>
      <w:numFmt w:val="lowerRoman"/>
      <w:lvlText w:val="%3."/>
      <w:lvlJc w:val="right"/>
      <w:pPr>
        <w:ind w:left="2160" w:hanging="180"/>
      </w:pPr>
    </w:lvl>
    <w:lvl w:ilvl="3" w:tplc="DD3262CA">
      <w:start w:val="1"/>
      <w:numFmt w:val="decimal"/>
      <w:lvlText w:val="%4."/>
      <w:lvlJc w:val="left"/>
      <w:pPr>
        <w:ind w:left="2880" w:hanging="360"/>
      </w:pPr>
    </w:lvl>
    <w:lvl w:ilvl="4" w:tplc="639011C8">
      <w:start w:val="1"/>
      <w:numFmt w:val="lowerLetter"/>
      <w:lvlText w:val="%5."/>
      <w:lvlJc w:val="left"/>
      <w:pPr>
        <w:ind w:left="3600" w:hanging="360"/>
      </w:pPr>
    </w:lvl>
    <w:lvl w:ilvl="5" w:tplc="6BB2ED24">
      <w:start w:val="1"/>
      <w:numFmt w:val="lowerRoman"/>
      <w:lvlText w:val="%6."/>
      <w:lvlJc w:val="right"/>
      <w:pPr>
        <w:ind w:left="4320" w:hanging="180"/>
      </w:pPr>
    </w:lvl>
    <w:lvl w:ilvl="6" w:tplc="1C403FFC">
      <w:start w:val="1"/>
      <w:numFmt w:val="decimal"/>
      <w:lvlText w:val="%7."/>
      <w:lvlJc w:val="left"/>
      <w:pPr>
        <w:ind w:left="5040" w:hanging="360"/>
      </w:pPr>
    </w:lvl>
    <w:lvl w:ilvl="7" w:tplc="061E2C5C">
      <w:start w:val="1"/>
      <w:numFmt w:val="lowerLetter"/>
      <w:lvlText w:val="%8."/>
      <w:lvlJc w:val="left"/>
      <w:pPr>
        <w:ind w:left="5760" w:hanging="360"/>
      </w:pPr>
    </w:lvl>
    <w:lvl w:ilvl="8" w:tplc="4894B4C8">
      <w:start w:val="1"/>
      <w:numFmt w:val="lowerRoman"/>
      <w:lvlText w:val="%9."/>
      <w:lvlJc w:val="right"/>
      <w:pPr>
        <w:ind w:left="6480" w:hanging="180"/>
      </w:pPr>
    </w:lvl>
  </w:abstractNum>
  <w:abstractNum w:abstractNumId="46" w15:restartNumberingAfterBreak="0">
    <w:nsid w:val="72744A6D"/>
    <w:multiLevelType w:val="hybridMultilevel"/>
    <w:tmpl w:val="4028BDA6"/>
    <w:lvl w:ilvl="0" w:tplc="FFF4E70E">
      <w:start w:val="1"/>
      <w:numFmt w:val="upperLetter"/>
      <w:lvlText w:val="%1)"/>
      <w:lvlJc w:val="left"/>
      <w:pPr>
        <w:ind w:left="720" w:hanging="360"/>
      </w:pPr>
    </w:lvl>
    <w:lvl w:ilvl="1" w:tplc="A3543614">
      <w:start w:val="1"/>
      <w:numFmt w:val="lowerLetter"/>
      <w:lvlText w:val="%2."/>
      <w:lvlJc w:val="left"/>
      <w:pPr>
        <w:ind w:left="1440" w:hanging="360"/>
      </w:pPr>
    </w:lvl>
    <w:lvl w:ilvl="2" w:tplc="FC40CB9A">
      <w:start w:val="1"/>
      <w:numFmt w:val="lowerRoman"/>
      <w:lvlText w:val="%3."/>
      <w:lvlJc w:val="right"/>
      <w:pPr>
        <w:ind w:left="2160" w:hanging="180"/>
      </w:pPr>
    </w:lvl>
    <w:lvl w:ilvl="3" w:tplc="7EBEAF6C">
      <w:start w:val="1"/>
      <w:numFmt w:val="decimal"/>
      <w:lvlText w:val="%4."/>
      <w:lvlJc w:val="left"/>
      <w:pPr>
        <w:ind w:left="2880" w:hanging="360"/>
      </w:pPr>
    </w:lvl>
    <w:lvl w:ilvl="4" w:tplc="6630A69A">
      <w:start w:val="1"/>
      <w:numFmt w:val="lowerLetter"/>
      <w:lvlText w:val="%5."/>
      <w:lvlJc w:val="left"/>
      <w:pPr>
        <w:ind w:left="3600" w:hanging="360"/>
      </w:pPr>
    </w:lvl>
    <w:lvl w:ilvl="5" w:tplc="FAECED14">
      <w:start w:val="1"/>
      <w:numFmt w:val="lowerRoman"/>
      <w:lvlText w:val="%6."/>
      <w:lvlJc w:val="right"/>
      <w:pPr>
        <w:ind w:left="4320" w:hanging="180"/>
      </w:pPr>
    </w:lvl>
    <w:lvl w:ilvl="6" w:tplc="A492123A">
      <w:start w:val="1"/>
      <w:numFmt w:val="decimal"/>
      <w:lvlText w:val="%7."/>
      <w:lvlJc w:val="left"/>
      <w:pPr>
        <w:ind w:left="5040" w:hanging="360"/>
      </w:pPr>
    </w:lvl>
    <w:lvl w:ilvl="7" w:tplc="7D9658E8">
      <w:start w:val="1"/>
      <w:numFmt w:val="lowerLetter"/>
      <w:lvlText w:val="%8."/>
      <w:lvlJc w:val="left"/>
      <w:pPr>
        <w:ind w:left="5760" w:hanging="360"/>
      </w:pPr>
    </w:lvl>
    <w:lvl w:ilvl="8" w:tplc="4EFA415A">
      <w:start w:val="1"/>
      <w:numFmt w:val="lowerRoman"/>
      <w:lvlText w:val="%9."/>
      <w:lvlJc w:val="right"/>
      <w:pPr>
        <w:ind w:left="6480" w:hanging="180"/>
      </w:pPr>
    </w:lvl>
  </w:abstractNum>
  <w:abstractNum w:abstractNumId="47" w15:restartNumberingAfterBreak="0">
    <w:nsid w:val="731ADB24"/>
    <w:multiLevelType w:val="hybridMultilevel"/>
    <w:tmpl w:val="CA500832"/>
    <w:lvl w:ilvl="0" w:tplc="A2DC7DBC">
      <w:start w:val="1"/>
      <w:numFmt w:val="upperLetter"/>
      <w:lvlText w:val="%1)"/>
      <w:lvlJc w:val="left"/>
      <w:pPr>
        <w:ind w:left="720" w:hanging="360"/>
      </w:pPr>
    </w:lvl>
    <w:lvl w:ilvl="1" w:tplc="162E5122">
      <w:start w:val="1"/>
      <w:numFmt w:val="lowerLetter"/>
      <w:lvlText w:val="%2."/>
      <w:lvlJc w:val="left"/>
      <w:pPr>
        <w:ind w:left="1440" w:hanging="360"/>
      </w:pPr>
    </w:lvl>
    <w:lvl w:ilvl="2" w:tplc="EAEA9384">
      <w:start w:val="1"/>
      <w:numFmt w:val="lowerRoman"/>
      <w:lvlText w:val="%3."/>
      <w:lvlJc w:val="right"/>
      <w:pPr>
        <w:ind w:left="2160" w:hanging="180"/>
      </w:pPr>
    </w:lvl>
    <w:lvl w:ilvl="3" w:tplc="9FEEDFB4">
      <w:start w:val="1"/>
      <w:numFmt w:val="decimal"/>
      <w:lvlText w:val="%4."/>
      <w:lvlJc w:val="left"/>
      <w:pPr>
        <w:ind w:left="2880" w:hanging="360"/>
      </w:pPr>
    </w:lvl>
    <w:lvl w:ilvl="4" w:tplc="8B6A0CA4">
      <w:start w:val="1"/>
      <w:numFmt w:val="lowerLetter"/>
      <w:lvlText w:val="%5."/>
      <w:lvlJc w:val="left"/>
      <w:pPr>
        <w:ind w:left="3600" w:hanging="360"/>
      </w:pPr>
    </w:lvl>
    <w:lvl w:ilvl="5" w:tplc="48567500">
      <w:start w:val="1"/>
      <w:numFmt w:val="lowerRoman"/>
      <w:lvlText w:val="%6."/>
      <w:lvlJc w:val="right"/>
      <w:pPr>
        <w:ind w:left="4320" w:hanging="180"/>
      </w:pPr>
    </w:lvl>
    <w:lvl w:ilvl="6" w:tplc="F54648D6">
      <w:start w:val="1"/>
      <w:numFmt w:val="decimal"/>
      <w:lvlText w:val="%7."/>
      <w:lvlJc w:val="left"/>
      <w:pPr>
        <w:ind w:left="5040" w:hanging="360"/>
      </w:pPr>
    </w:lvl>
    <w:lvl w:ilvl="7" w:tplc="90E64E3E">
      <w:start w:val="1"/>
      <w:numFmt w:val="lowerLetter"/>
      <w:lvlText w:val="%8."/>
      <w:lvlJc w:val="left"/>
      <w:pPr>
        <w:ind w:left="5760" w:hanging="360"/>
      </w:pPr>
    </w:lvl>
    <w:lvl w:ilvl="8" w:tplc="F288DEF8">
      <w:start w:val="1"/>
      <w:numFmt w:val="lowerRoman"/>
      <w:lvlText w:val="%9."/>
      <w:lvlJc w:val="right"/>
      <w:pPr>
        <w:ind w:left="6480" w:hanging="180"/>
      </w:pPr>
    </w:lvl>
  </w:abstractNum>
  <w:abstractNum w:abstractNumId="48" w15:restartNumberingAfterBreak="0">
    <w:nsid w:val="763A5682"/>
    <w:multiLevelType w:val="hybridMultilevel"/>
    <w:tmpl w:val="F140A852"/>
    <w:lvl w:ilvl="0" w:tplc="6018D3E8">
      <w:start w:val="1"/>
      <w:numFmt w:val="upp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49" w15:restartNumberingAfterBreak="0">
    <w:nsid w:val="7AA9AF62"/>
    <w:multiLevelType w:val="hybridMultilevel"/>
    <w:tmpl w:val="D16EEF20"/>
    <w:lvl w:ilvl="0" w:tplc="64EC3418">
      <w:start w:val="1"/>
      <w:numFmt w:val="upperLetter"/>
      <w:lvlText w:val="%1)"/>
      <w:lvlJc w:val="left"/>
      <w:pPr>
        <w:ind w:left="720" w:hanging="360"/>
      </w:pPr>
    </w:lvl>
    <w:lvl w:ilvl="1" w:tplc="FBDA98D2">
      <w:start w:val="1"/>
      <w:numFmt w:val="lowerLetter"/>
      <w:lvlText w:val="%2."/>
      <w:lvlJc w:val="left"/>
      <w:pPr>
        <w:ind w:left="1440" w:hanging="360"/>
      </w:pPr>
    </w:lvl>
    <w:lvl w:ilvl="2" w:tplc="24B8FEEA">
      <w:start w:val="1"/>
      <w:numFmt w:val="lowerRoman"/>
      <w:lvlText w:val="%3."/>
      <w:lvlJc w:val="right"/>
      <w:pPr>
        <w:ind w:left="2160" w:hanging="180"/>
      </w:pPr>
    </w:lvl>
    <w:lvl w:ilvl="3" w:tplc="F54888CA">
      <w:start w:val="1"/>
      <w:numFmt w:val="decimal"/>
      <w:lvlText w:val="%4."/>
      <w:lvlJc w:val="left"/>
      <w:pPr>
        <w:ind w:left="2880" w:hanging="360"/>
      </w:pPr>
    </w:lvl>
    <w:lvl w:ilvl="4" w:tplc="4E5440C2">
      <w:start w:val="1"/>
      <w:numFmt w:val="lowerLetter"/>
      <w:lvlText w:val="%5."/>
      <w:lvlJc w:val="left"/>
      <w:pPr>
        <w:ind w:left="3600" w:hanging="360"/>
      </w:pPr>
    </w:lvl>
    <w:lvl w:ilvl="5" w:tplc="ACDA9946">
      <w:start w:val="1"/>
      <w:numFmt w:val="lowerRoman"/>
      <w:lvlText w:val="%6."/>
      <w:lvlJc w:val="right"/>
      <w:pPr>
        <w:ind w:left="4320" w:hanging="180"/>
      </w:pPr>
    </w:lvl>
    <w:lvl w:ilvl="6" w:tplc="B91862EA">
      <w:start w:val="1"/>
      <w:numFmt w:val="decimal"/>
      <w:lvlText w:val="%7."/>
      <w:lvlJc w:val="left"/>
      <w:pPr>
        <w:ind w:left="5040" w:hanging="360"/>
      </w:pPr>
    </w:lvl>
    <w:lvl w:ilvl="7" w:tplc="3434FC46">
      <w:start w:val="1"/>
      <w:numFmt w:val="lowerLetter"/>
      <w:lvlText w:val="%8."/>
      <w:lvlJc w:val="left"/>
      <w:pPr>
        <w:ind w:left="5760" w:hanging="360"/>
      </w:pPr>
    </w:lvl>
    <w:lvl w:ilvl="8" w:tplc="D182EA1E">
      <w:start w:val="1"/>
      <w:numFmt w:val="lowerRoman"/>
      <w:lvlText w:val="%9."/>
      <w:lvlJc w:val="right"/>
      <w:pPr>
        <w:ind w:left="6480" w:hanging="180"/>
      </w:pPr>
    </w:lvl>
  </w:abstractNum>
  <w:abstractNum w:abstractNumId="50" w15:restartNumberingAfterBreak="0">
    <w:nsid w:val="7BEE182F"/>
    <w:multiLevelType w:val="hybridMultilevel"/>
    <w:tmpl w:val="B658EEC0"/>
    <w:lvl w:ilvl="0" w:tplc="05C6B856">
      <w:start w:val="1"/>
      <w:numFmt w:val="upperLetter"/>
      <w:lvlText w:val="%1)"/>
      <w:lvlJc w:val="left"/>
      <w:pPr>
        <w:ind w:left="720" w:hanging="360"/>
      </w:pPr>
    </w:lvl>
    <w:lvl w:ilvl="1" w:tplc="5AAE5E76">
      <w:start w:val="1"/>
      <w:numFmt w:val="lowerLetter"/>
      <w:lvlText w:val="%2."/>
      <w:lvlJc w:val="left"/>
      <w:pPr>
        <w:ind w:left="1440" w:hanging="360"/>
      </w:pPr>
    </w:lvl>
    <w:lvl w:ilvl="2" w:tplc="3184F27E">
      <w:start w:val="1"/>
      <w:numFmt w:val="lowerRoman"/>
      <w:lvlText w:val="%3."/>
      <w:lvlJc w:val="right"/>
      <w:pPr>
        <w:ind w:left="2160" w:hanging="180"/>
      </w:pPr>
    </w:lvl>
    <w:lvl w:ilvl="3" w:tplc="5B3A3B7A">
      <w:start w:val="1"/>
      <w:numFmt w:val="decimal"/>
      <w:lvlText w:val="%4."/>
      <w:lvlJc w:val="left"/>
      <w:pPr>
        <w:ind w:left="2880" w:hanging="360"/>
      </w:pPr>
    </w:lvl>
    <w:lvl w:ilvl="4" w:tplc="41782846">
      <w:start w:val="1"/>
      <w:numFmt w:val="lowerLetter"/>
      <w:lvlText w:val="%5."/>
      <w:lvlJc w:val="left"/>
      <w:pPr>
        <w:ind w:left="3600" w:hanging="360"/>
      </w:pPr>
    </w:lvl>
    <w:lvl w:ilvl="5" w:tplc="7264CBB6">
      <w:start w:val="1"/>
      <w:numFmt w:val="lowerRoman"/>
      <w:lvlText w:val="%6."/>
      <w:lvlJc w:val="right"/>
      <w:pPr>
        <w:ind w:left="4320" w:hanging="180"/>
      </w:pPr>
    </w:lvl>
    <w:lvl w:ilvl="6" w:tplc="C05297BA">
      <w:start w:val="1"/>
      <w:numFmt w:val="decimal"/>
      <w:lvlText w:val="%7."/>
      <w:lvlJc w:val="left"/>
      <w:pPr>
        <w:ind w:left="5040" w:hanging="360"/>
      </w:pPr>
    </w:lvl>
    <w:lvl w:ilvl="7" w:tplc="28A6EA36">
      <w:start w:val="1"/>
      <w:numFmt w:val="lowerLetter"/>
      <w:lvlText w:val="%8."/>
      <w:lvlJc w:val="left"/>
      <w:pPr>
        <w:ind w:left="5760" w:hanging="360"/>
      </w:pPr>
    </w:lvl>
    <w:lvl w:ilvl="8" w:tplc="D7F8C53E">
      <w:start w:val="1"/>
      <w:numFmt w:val="lowerRoman"/>
      <w:lvlText w:val="%9."/>
      <w:lvlJc w:val="right"/>
      <w:pPr>
        <w:ind w:left="6480" w:hanging="180"/>
      </w:pPr>
    </w:lvl>
  </w:abstractNum>
  <w:abstractNum w:abstractNumId="51" w15:restartNumberingAfterBreak="0">
    <w:nsid w:val="7EB83842"/>
    <w:multiLevelType w:val="hybridMultilevel"/>
    <w:tmpl w:val="7DEA00E6"/>
    <w:lvl w:ilvl="0" w:tplc="C3C260A2">
      <w:start w:val="1"/>
      <w:numFmt w:val="upperLetter"/>
      <w:lvlText w:val="%1)"/>
      <w:lvlJc w:val="left"/>
      <w:pPr>
        <w:ind w:left="720" w:hanging="360"/>
      </w:pPr>
    </w:lvl>
    <w:lvl w:ilvl="1" w:tplc="B7C0D6E6">
      <w:start w:val="1"/>
      <w:numFmt w:val="lowerLetter"/>
      <w:lvlText w:val="%2."/>
      <w:lvlJc w:val="left"/>
      <w:pPr>
        <w:ind w:left="1440" w:hanging="360"/>
      </w:pPr>
    </w:lvl>
    <w:lvl w:ilvl="2" w:tplc="D9B69464">
      <w:start w:val="1"/>
      <w:numFmt w:val="lowerRoman"/>
      <w:lvlText w:val="%3."/>
      <w:lvlJc w:val="right"/>
      <w:pPr>
        <w:ind w:left="2160" w:hanging="180"/>
      </w:pPr>
    </w:lvl>
    <w:lvl w:ilvl="3" w:tplc="56C8C036">
      <w:start w:val="1"/>
      <w:numFmt w:val="decimal"/>
      <w:lvlText w:val="%4."/>
      <w:lvlJc w:val="left"/>
      <w:pPr>
        <w:ind w:left="2880" w:hanging="360"/>
      </w:pPr>
    </w:lvl>
    <w:lvl w:ilvl="4" w:tplc="70503E4C">
      <w:start w:val="1"/>
      <w:numFmt w:val="lowerLetter"/>
      <w:lvlText w:val="%5."/>
      <w:lvlJc w:val="left"/>
      <w:pPr>
        <w:ind w:left="3600" w:hanging="360"/>
      </w:pPr>
    </w:lvl>
    <w:lvl w:ilvl="5" w:tplc="4636EC88">
      <w:start w:val="1"/>
      <w:numFmt w:val="lowerRoman"/>
      <w:lvlText w:val="%6."/>
      <w:lvlJc w:val="right"/>
      <w:pPr>
        <w:ind w:left="4320" w:hanging="180"/>
      </w:pPr>
    </w:lvl>
    <w:lvl w:ilvl="6" w:tplc="CB2AA258">
      <w:start w:val="1"/>
      <w:numFmt w:val="decimal"/>
      <w:lvlText w:val="%7."/>
      <w:lvlJc w:val="left"/>
      <w:pPr>
        <w:ind w:left="5040" w:hanging="360"/>
      </w:pPr>
    </w:lvl>
    <w:lvl w:ilvl="7" w:tplc="B8181854">
      <w:start w:val="1"/>
      <w:numFmt w:val="lowerLetter"/>
      <w:lvlText w:val="%8."/>
      <w:lvlJc w:val="left"/>
      <w:pPr>
        <w:ind w:left="5760" w:hanging="360"/>
      </w:pPr>
    </w:lvl>
    <w:lvl w:ilvl="8" w:tplc="955EB9F8">
      <w:start w:val="1"/>
      <w:numFmt w:val="lowerRoman"/>
      <w:lvlText w:val="%9."/>
      <w:lvlJc w:val="right"/>
      <w:pPr>
        <w:ind w:left="6480" w:hanging="180"/>
      </w:pPr>
    </w:lvl>
  </w:abstractNum>
  <w:abstractNum w:abstractNumId="52" w15:restartNumberingAfterBreak="0">
    <w:nsid w:val="7F38311E"/>
    <w:multiLevelType w:val="hybridMultilevel"/>
    <w:tmpl w:val="5A329A04"/>
    <w:lvl w:ilvl="0" w:tplc="329879F0">
      <w:start w:val="1"/>
      <w:numFmt w:val="upperLetter"/>
      <w:lvlText w:val="%1)"/>
      <w:lvlJc w:val="left"/>
      <w:pPr>
        <w:ind w:left="720" w:hanging="360"/>
      </w:pPr>
    </w:lvl>
    <w:lvl w:ilvl="1" w:tplc="6B66C33E">
      <w:start w:val="1"/>
      <w:numFmt w:val="lowerLetter"/>
      <w:lvlText w:val="%2."/>
      <w:lvlJc w:val="left"/>
      <w:pPr>
        <w:ind w:left="1440" w:hanging="360"/>
      </w:pPr>
    </w:lvl>
    <w:lvl w:ilvl="2" w:tplc="98CE9920">
      <w:start w:val="1"/>
      <w:numFmt w:val="lowerRoman"/>
      <w:lvlText w:val="%3."/>
      <w:lvlJc w:val="right"/>
      <w:pPr>
        <w:ind w:left="2160" w:hanging="180"/>
      </w:pPr>
    </w:lvl>
    <w:lvl w:ilvl="3" w:tplc="E6E44764">
      <w:start w:val="1"/>
      <w:numFmt w:val="decimal"/>
      <w:lvlText w:val="%4."/>
      <w:lvlJc w:val="left"/>
      <w:pPr>
        <w:ind w:left="2880" w:hanging="360"/>
      </w:pPr>
    </w:lvl>
    <w:lvl w:ilvl="4" w:tplc="4EBE1F22">
      <w:start w:val="1"/>
      <w:numFmt w:val="lowerLetter"/>
      <w:lvlText w:val="%5."/>
      <w:lvlJc w:val="left"/>
      <w:pPr>
        <w:ind w:left="3600" w:hanging="360"/>
      </w:pPr>
    </w:lvl>
    <w:lvl w:ilvl="5" w:tplc="ADB802E2">
      <w:start w:val="1"/>
      <w:numFmt w:val="lowerRoman"/>
      <w:lvlText w:val="%6."/>
      <w:lvlJc w:val="right"/>
      <w:pPr>
        <w:ind w:left="4320" w:hanging="180"/>
      </w:pPr>
    </w:lvl>
    <w:lvl w:ilvl="6" w:tplc="D096A31E">
      <w:start w:val="1"/>
      <w:numFmt w:val="decimal"/>
      <w:lvlText w:val="%7."/>
      <w:lvlJc w:val="left"/>
      <w:pPr>
        <w:ind w:left="5040" w:hanging="360"/>
      </w:pPr>
    </w:lvl>
    <w:lvl w:ilvl="7" w:tplc="3640BE9C">
      <w:start w:val="1"/>
      <w:numFmt w:val="lowerLetter"/>
      <w:lvlText w:val="%8."/>
      <w:lvlJc w:val="left"/>
      <w:pPr>
        <w:ind w:left="5760" w:hanging="360"/>
      </w:pPr>
    </w:lvl>
    <w:lvl w:ilvl="8" w:tplc="104229F8">
      <w:start w:val="1"/>
      <w:numFmt w:val="lowerRoman"/>
      <w:lvlText w:val="%9."/>
      <w:lvlJc w:val="right"/>
      <w:pPr>
        <w:ind w:left="6480" w:hanging="180"/>
      </w:pPr>
    </w:lvl>
  </w:abstractNum>
  <w:num w:numId="1" w16cid:durableId="1461847167">
    <w:abstractNumId w:val="17"/>
  </w:num>
  <w:num w:numId="2" w16cid:durableId="1035616470">
    <w:abstractNumId w:val="0"/>
  </w:num>
  <w:num w:numId="3" w16cid:durableId="1569223796">
    <w:abstractNumId w:val="16"/>
  </w:num>
  <w:num w:numId="4" w16cid:durableId="195433088">
    <w:abstractNumId w:val="45"/>
  </w:num>
  <w:num w:numId="5" w16cid:durableId="2023386788">
    <w:abstractNumId w:val="15"/>
  </w:num>
  <w:num w:numId="6" w16cid:durableId="1092823099">
    <w:abstractNumId w:val="20"/>
  </w:num>
  <w:num w:numId="7" w16cid:durableId="1341658900">
    <w:abstractNumId w:val="49"/>
  </w:num>
  <w:num w:numId="8" w16cid:durableId="46531495">
    <w:abstractNumId w:val="29"/>
  </w:num>
  <w:num w:numId="9" w16cid:durableId="1803225947">
    <w:abstractNumId w:val="39"/>
  </w:num>
  <w:num w:numId="10" w16cid:durableId="62071301">
    <w:abstractNumId w:val="9"/>
  </w:num>
  <w:num w:numId="11" w16cid:durableId="781530172">
    <w:abstractNumId w:val="36"/>
  </w:num>
  <w:num w:numId="12" w16cid:durableId="804812474">
    <w:abstractNumId w:val="52"/>
  </w:num>
  <w:num w:numId="13" w16cid:durableId="1583875424">
    <w:abstractNumId w:val="1"/>
  </w:num>
  <w:num w:numId="14" w16cid:durableId="731318306">
    <w:abstractNumId w:val="41"/>
  </w:num>
  <w:num w:numId="15" w16cid:durableId="1521696984">
    <w:abstractNumId w:val="12"/>
  </w:num>
  <w:num w:numId="16" w16cid:durableId="79373551">
    <w:abstractNumId w:val="46"/>
  </w:num>
  <w:num w:numId="17" w16cid:durableId="1356341848">
    <w:abstractNumId w:val="30"/>
  </w:num>
  <w:num w:numId="18" w16cid:durableId="1365444726">
    <w:abstractNumId w:val="33"/>
  </w:num>
  <w:num w:numId="19" w16cid:durableId="402459048">
    <w:abstractNumId w:val="40"/>
  </w:num>
  <w:num w:numId="20" w16cid:durableId="1424374217">
    <w:abstractNumId w:val="11"/>
  </w:num>
  <w:num w:numId="21" w16cid:durableId="162936927">
    <w:abstractNumId w:val="34"/>
  </w:num>
  <w:num w:numId="22" w16cid:durableId="1041396483">
    <w:abstractNumId w:val="47"/>
  </w:num>
  <w:num w:numId="23" w16cid:durableId="1140656637">
    <w:abstractNumId w:val="32"/>
  </w:num>
  <w:num w:numId="24" w16cid:durableId="1511136005">
    <w:abstractNumId w:val="24"/>
  </w:num>
  <w:num w:numId="25" w16cid:durableId="20396849">
    <w:abstractNumId w:val="50"/>
  </w:num>
  <w:num w:numId="26" w16cid:durableId="1481455620">
    <w:abstractNumId w:val="8"/>
  </w:num>
  <w:num w:numId="27" w16cid:durableId="1587956481">
    <w:abstractNumId w:val="7"/>
  </w:num>
  <w:num w:numId="28" w16cid:durableId="1012799651">
    <w:abstractNumId w:val="10"/>
  </w:num>
  <w:num w:numId="29" w16cid:durableId="1753771924">
    <w:abstractNumId w:val="28"/>
  </w:num>
  <w:num w:numId="30" w16cid:durableId="754664040">
    <w:abstractNumId w:val="37"/>
  </w:num>
  <w:num w:numId="31" w16cid:durableId="950429993">
    <w:abstractNumId w:val="31"/>
  </w:num>
  <w:num w:numId="32" w16cid:durableId="1272006902">
    <w:abstractNumId w:val="43"/>
  </w:num>
  <w:num w:numId="33" w16cid:durableId="1675837322">
    <w:abstractNumId w:val="22"/>
  </w:num>
  <w:num w:numId="34" w16cid:durableId="1228035348">
    <w:abstractNumId w:val="27"/>
  </w:num>
  <w:num w:numId="35" w16cid:durableId="2014913807">
    <w:abstractNumId w:val="35"/>
  </w:num>
  <w:num w:numId="36" w16cid:durableId="910699653">
    <w:abstractNumId w:val="14"/>
  </w:num>
  <w:num w:numId="37" w16cid:durableId="487945581">
    <w:abstractNumId w:val="26"/>
  </w:num>
  <w:num w:numId="38" w16cid:durableId="227613852">
    <w:abstractNumId w:val="44"/>
  </w:num>
  <w:num w:numId="39" w16cid:durableId="1831865113">
    <w:abstractNumId w:val="4"/>
  </w:num>
  <w:num w:numId="40" w16cid:durableId="2001615470">
    <w:abstractNumId w:val="48"/>
  </w:num>
  <w:num w:numId="41" w16cid:durableId="332685735">
    <w:abstractNumId w:val="18"/>
  </w:num>
  <w:num w:numId="42" w16cid:durableId="1251548679">
    <w:abstractNumId w:val="23"/>
  </w:num>
  <w:num w:numId="43" w16cid:durableId="1182891221">
    <w:abstractNumId w:val="21"/>
  </w:num>
  <w:num w:numId="44" w16cid:durableId="1795901461">
    <w:abstractNumId w:val="42"/>
  </w:num>
  <w:num w:numId="45" w16cid:durableId="653920246">
    <w:abstractNumId w:val="13"/>
  </w:num>
  <w:num w:numId="46" w16cid:durableId="1239055660">
    <w:abstractNumId w:val="25"/>
  </w:num>
  <w:num w:numId="47" w16cid:durableId="1910310435">
    <w:abstractNumId w:val="2"/>
  </w:num>
  <w:num w:numId="48" w16cid:durableId="965619664">
    <w:abstractNumId w:val="5"/>
  </w:num>
  <w:num w:numId="49" w16cid:durableId="1034697992">
    <w:abstractNumId w:val="51"/>
  </w:num>
  <w:num w:numId="50" w16cid:durableId="795948796">
    <w:abstractNumId w:val="3"/>
  </w:num>
  <w:num w:numId="51" w16cid:durableId="87312329">
    <w:abstractNumId w:val="6"/>
  </w:num>
  <w:num w:numId="52" w16cid:durableId="166673177">
    <w:abstractNumId w:val="19"/>
  </w:num>
  <w:num w:numId="53" w16cid:durableId="1885095957">
    <w:abstractNumId w:val="3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twistle, Andrew">
    <w15:presenceInfo w15:providerId="AD" w15:userId="S-1-5-21-682003330-1078081533-1177238915-194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056"/>
    <w:rsid w:val="000004E8"/>
    <w:rsid w:val="00005E5D"/>
    <w:rsid w:val="00010B1A"/>
    <w:rsid w:val="000248FD"/>
    <w:rsid w:val="0010584B"/>
    <w:rsid w:val="0010636C"/>
    <w:rsid w:val="001066E1"/>
    <w:rsid w:val="00166FFF"/>
    <w:rsid w:val="00176B4E"/>
    <w:rsid w:val="00197E81"/>
    <w:rsid w:val="001A6DD8"/>
    <w:rsid w:val="001C1842"/>
    <w:rsid w:val="001E4889"/>
    <w:rsid w:val="001F06D4"/>
    <w:rsid w:val="00211711"/>
    <w:rsid w:val="00260B93"/>
    <w:rsid w:val="002976FF"/>
    <w:rsid w:val="002B2694"/>
    <w:rsid w:val="00304093"/>
    <w:rsid w:val="00365A7E"/>
    <w:rsid w:val="00380FF4"/>
    <w:rsid w:val="00392F21"/>
    <w:rsid w:val="003B140D"/>
    <w:rsid w:val="003C4EC4"/>
    <w:rsid w:val="003E1F18"/>
    <w:rsid w:val="003F0EE9"/>
    <w:rsid w:val="003F742A"/>
    <w:rsid w:val="004007FF"/>
    <w:rsid w:val="00403C1D"/>
    <w:rsid w:val="0044260E"/>
    <w:rsid w:val="00442776"/>
    <w:rsid w:val="00456D80"/>
    <w:rsid w:val="00497CBB"/>
    <w:rsid w:val="00504E51"/>
    <w:rsid w:val="00513E07"/>
    <w:rsid w:val="00564056"/>
    <w:rsid w:val="00594893"/>
    <w:rsid w:val="00597699"/>
    <w:rsid w:val="005A3EBB"/>
    <w:rsid w:val="005A6969"/>
    <w:rsid w:val="005E2F28"/>
    <w:rsid w:val="006104DD"/>
    <w:rsid w:val="00682975"/>
    <w:rsid w:val="00683E57"/>
    <w:rsid w:val="006F0AA1"/>
    <w:rsid w:val="00705626"/>
    <w:rsid w:val="00715894"/>
    <w:rsid w:val="00752B6B"/>
    <w:rsid w:val="00754C0D"/>
    <w:rsid w:val="00760C12"/>
    <w:rsid w:val="00782BB3"/>
    <w:rsid w:val="007B0780"/>
    <w:rsid w:val="007B4E6B"/>
    <w:rsid w:val="007F291F"/>
    <w:rsid w:val="008714DA"/>
    <w:rsid w:val="008A4C86"/>
    <w:rsid w:val="009321E4"/>
    <w:rsid w:val="0095E448"/>
    <w:rsid w:val="00976BD1"/>
    <w:rsid w:val="009A51AF"/>
    <w:rsid w:val="00A03D68"/>
    <w:rsid w:val="00A47C6D"/>
    <w:rsid w:val="00A81E5B"/>
    <w:rsid w:val="00AA4B87"/>
    <w:rsid w:val="00AE6654"/>
    <w:rsid w:val="00B5608E"/>
    <w:rsid w:val="00B6019D"/>
    <w:rsid w:val="00B73D2A"/>
    <w:rsid w:val="00B73E0B"/>
    <w:rsid w:val="00BB0261"/>
    <w:rsid w:val="00BB197E"/>
    <w:rsid w:val="00BE67E6"/>
    <w:rsid w:val="00C01521"/>
    <w:rsid w:val="00C01A3F"/>
    <w:rsid w:val="00C26622"/>
    <w:rsid w:val="00C76DD2"/>
    <w:rsid w:val="00CAEB41"/>
    <w:rsid w:val="00D07148"/>
    <w:rsid w:val="00D54971"/>
    <w:rsid w:val="00D90111"/>
    <w:rsid w:val="00D934AA"/>
    <w:rsid w:val="00DC3431"/>
    <w:rsid w:val="00E0055E"/>
    <w:rsid w:val="00E7279D"/>
    <w:rsid w:val="00E76E0B"/>
    <w:rsid w:val="00E95A15"/>
    <w:rsid w:val="00EE1C3E"/>
    <w:rsid w:val="00EF0254"/>
    <w:rsid w:val="00EF29E7"/>
    <w:rsid w:val="00EF388A"/>
    <w:rsid w:val="00F22B87"/>
    <w:rsid w:val="00F31F4D"/>
    <w:rsid w:val="00F35FC1"/>
    <w:rsid w:val="00F774F2"/>
    <w:rsid w:val="00FC1400"/>
    <w:rsid w:val="010A0F2C"/>
    <w:rsid w:val="01319094"/>
    <w:rsid w:val="01468532"/>
    <w:rsid w:val="016BCD0F"/>
    <w:rsid w:val="017A51BA"/>
    <w:rsid w:val="01B1A5D5"/>
    <w:rsid w:val="01CC55CF"/>
    <w:rsid w:val="02026FD9"/>
    <w:rsid w:val="020490A1"/>
    <w:rsid w:val="0264C602"/>
    <w:rsid w:val="0274DFB1"/>
    <w:rsid w:val="027BDEDA"/>
    <w:rsid w:val="02ADE01D"/>
    <w:rsid w:val="02AECCFD"/>
    <w:rsid w:val="02D63259"/>
    <w:rsid w:val="02E71B37"/>
    <w:rsid w:val="02F28C17"/>
    <w:rsid w:val="02FD4825"/>
    <w:rsid w:val="0318EDB3"/>
    <w:rsid w:val="033D4C36"/>
    <w:rsid w:val="035A5CE5"/>
    <w:rsid w:val="036BE741"/>
    <w:rsid w:val="036E2CFE"/>
    <w:rsid w:val="03934A38"/>
    <w:rsid w:val="03B229BB"/>
    <w:rsid w:val="03B7BBE8"/>
    <w:rsid w:val="03E2946A"/>
    <w:rsid w:val="03F8C807"/>
    <w:rsid w:val="041E0AEC"/>
    <w:rsid w:val="043C23FD"/>
    <w:rsid w:val="0456C779"/>
    <w:rsid w:val="04904869"/>
    <w:rsid w:val="04AD6B65"/>
    <w:rsid w:val="04FB5F4F"/>
    <w:rsid w:val="04FCDED4"/>
    <w:rsid w:val="0501EC87"/>
    <w:rsid w:val="050A942F"/>
    <w:rsid w:val="051AAC5E"/>
    <w:rsid w:val="051E5F4A"/>
    <w:rsid w:val="053E2264"/>
    <w:rsid w:val="05D1399D"/>
    <w:rsid w:val="05E16B9E"/>
    <w:rsid w:val="061383D8"/>
    <w:rsid w:val="061EC8BB"/>
    <w:rsid w:val="065E3AD3"/>
    <w:rsid w:val="0683F4CD"/>
    <w:rsid w:val="06933455"/>
    <w:rsid w:val="06BEBC1C"/>
    <w:rsid w:val="06CCF6D3"/>
    <w:rsid w:val="06CFEE9E"/>
    <w:rsid w:val="06CFF7BA"/>
    <w:rsid w:val="06E2DA27"/>
    <w:rsid w:val="0724F912"/>
    <w:rsid w:val="074E4EEA"/>
    <w:rsid w:val="07503C1A"/>
    <w:rsid w:val="0751A282"/>
    <w:rsid w:val="0788CB15"/>
    <w:rsid w:val="0790917F"/>
    <w:rsid w:val="079C2B65"/>
    <w:rsid w:val="07C5DEF0"/>
    <w:rsid w:val="07DB2C8B"/>
    <w:rsid w:val="07F4A652"/>
    <w:rsid w:val="0816E8E2"/>
    <w:rsid w:val="082163DC"/>
    <w:rsid w:val="083FFA60"/>
    <w:rsid w:val="086FE5C8"/>
    <w:rsid w:val="08DEB174"/>
    <w:rsid w:val="08F8CFF2"/>
    <w:rsid w:val="0906E68A"/>
    <w:rsid w:val="092D6C5D"/>
    <w:rsid w:val="09385A9E"/>
    <w:rsid w:val="09C54D2D"/>
    <w:rsid w:val="09CC7A2F"/>
    <w:rsid w:val="0A5534D7"/>
    <w:rsid w:val="0A5C7689"/>
    <w:rsid w:val="0A6A4FD2"/>
    <w:rsid w:val="0AF666EB"/>
    <w:rsid w:val="0B1268F7"/>
    <w:rsid w:val="0B2860D0"/>
    <w:rsid w:val="0B340EA9"/>
    <w:rsid w:val="0B6CF0DF"/>
    <w:rsid w:val="0B7CF7D5"/>
    <w:rsid w:val="0B945AA6"/>
    <w:rsid w:val="0BA75760"/>
    <w:rsid w:val="0BA98F27"/>
    <w:rsid w:val="0BB84FBA"/>
    <w:rsid w:val="0BBA24BE"/>
    <w:rsid w:val="0BBD55C7"/>
    <w:rsid w:val="0BBD74BD"/>
    <w:rsid w:val="0C5CAA44"/>
    <w:rsid w:val="0CBF0FB5"/>
    <w:rsid w:val="0CCD99E3"/>
    <w:rsid w:val="0D30EEC1"/>
    <w:rsid w:val="0D6F1BC0"/>
    <w:rsid w:val="0D7598B3"/>
    <w:rsid w:val="0DBE3DD2"/>
    <w:rsid w:val="0DD0CDA4"/>
    <w:rsid w:val="0DD78137"/>
    <w:rsid w:val="0DE98159"/>
    <w:rsid w:val="0DF232CC"/>
    <w:rsid w:val="0DF5DF24"/>
    <w:rsid w:val="0E088BF2"/>
    <w:rsid w:val="0E0C161A"/>
    <w:rsid w:val="0E36D1BC"/>
    <w:rsid w:val="0E4FCC73"/>
    <w:rsid w:val="0E76D6DF"/>
    <w:rsid w:val="0EDD14BB"/>
    <w:rsid w:val="0EDF625B"/>
    <w:rsid w:val="0EF9B643"/>
    <w:rsid w:val="0F00189D"/>
    <w:rsid w:val="0F00E624"/>
    <w:rsid w:val="0F0DBBE1"/>
    <w:rsid w:val="0F219D21"/>
    <w:rsid w:val="0F64FC63"/>
    <w:rsid w:val="0F6663B2"/>
    <w:rsid w:val="0F72EF19"/>
    <w:rsid w:val="0F79184C"/>
    <w:rsid w:val="0F9FBF79"/>
    <w:rsid w:val="0FB6E9DF"/>
    <w:rsid w:val="0FB7363D"/>
    <w:rsid w:val="0FE267B1"/>
    <w:rsid w:val="100B0800"/>
    <w:rsid w:val="1019F44D"/>
    <w:rsid w:val="10284C92"/>
    <w:rsid w:val="102AEF76"/>
    <w:rsid w:val="10498619"/>
    <w:rsid w:val="105D9D1C"/>
    <w:rsid w:val="106B311E"/>
    <w:rsid w:val="1075E5A6"/>
    <w:rsid w:val="10A6519C"/>
    <w:rsid w:val="10A921C8"/>
    <w:rsid w:val="10E18141"/>
    <w:rsid w:val="1137B75A"/>
    <w:rsid w:val="1145E611"/>
    <w:rsid w:val="11517C06"/>
    <w:rsid w:val="115BE491"/>
    <w:rsid w:val="117480B2"/>
    <w:rsid w:val="1189E48F"/>
    <w:rsid w:val="11950E0E"/>
    <w:rsid w:val="11A2E9F1"/>
    <w:rsid w:val="11F2C25D"/>
    <w:rsid w:val="120B9FAD"/>
    <w:rsid w:val="122CB59D"/>
    <w:rsid w:val="12405130"/>
    <w:rsid w:val="127234E1"/>
    <w:rsid w:val="12727A3D"/>
    <w:rsid w:val="127ADBB4"/>
    <w:rsid w:val="128C9EDB"/>
    <w:rsid w:val="129FD05C"/>
    <w:rsid w:val="12A88260"/>
    <w:rsid w:val="12C1AFF4"/>
    <w:rsid w:val="12F8EEE8"/>
    <w:rsid w:val="13328ACD"/>
    <w:rsid w:val="13621416"/>
    <w:rsid w:val="13BC6B47"/>
    <w:rsid w:val="13C724A8"/>
    <w:rsid w:val="13F77BEE"/>
    <w:rsid w:val="13F7D327"/>
    <w:rsid w:val="140061B0"/>
    <w:rsid w:val="14465F23"/>
    <w:rsid w:val="145E2151"/>
    <w:rsid w:val="1492CAC5"/>
    <w:rsid w:val="14DACF9C"/>
    <w:rsid w:val="1500CBF9"/>
    <w:rsid w:val="1524D1B5"/>
    <w:rsid w:val="1537357D"/>
    <w:rsid w:val="15B892D6"/>
    <w:rsid w:val="15DB712D"/>
    <w:rsid w:val="16269AC5"/>
    <w:rsid w:val="166DC5AD"/>
    <w:rsid w:val="16728700"/>
    <w:rsid w:val="16739063"/>
    <w:rsid w:val="16BD27F7"/>
    <w:rsid w:val="16BEDE67"/>
    <w:rsid w:val="16C01546"/>
    <w:rsid w:val="16C15A86"/>
    <w:rsid w:val="16DEAEAE"/>
    <w:rsid w:val="16FC1FEF"/>
    <w:rsid w:val="171C68AA"/>
    <w:rsid w:val="175D3F73"/>
    <w:rsid w:val="178B9540"/>
    <w:rsid w:val="17ACD896"/>
    <w:rsid w:val="1825D70C"/>
    <w:rsid w:val="1856D58F"/>
    <w:rsid w:val="18746EDC"/>
    <w:rsid w:val="18A43204"/>
    <w:rsid w:val="18AA2DB5"/>
    <w:rsid w:val="18BB6EFE"/>
    <w:rsid w:val="18CC9B1A"/>
    <w:rsid w:val="1901133C"/>
    <w:rsid w:val="1908EB8C"/>
    <w:rsid w:val="19409826"/>
    <w:rsid w:val="19593B4A"/>
    <w:rsid w:val="19914FE8"/>
    <w:rsid w:val="199515E3"/>
    <w:rsid w:val="19A11B8E"/>
    <w:rsid w:val="19B5007D"/>
    <w:rsid w:val="1A162202"/>
    <w:rsid w:val="1A3FC4E4"/>
    <w:rsid w:val="1A495B35"/>
    <w:rsid w:val="1A5064C6"/>
    <w:rsid w:val="1A554E5D"/>
    <w:rsid w:val="1A7C9C1B"/>
    <w:rsid w:val="1AA183E2"/>
    <w:rsid w:val="1B183EAA"/>
    <w:rsid w:val="1B2A3CCC"/>
    <w:rsid w:val="1B44B06B"/>
    <w:rsid w:val="1B8209E2"/>
    <w:rsid w:val="1B9323FC"/>
    <w:rsid w:val="1BAE70BA"/>
    <w:rsid w:val="1BF92A86"/>
    <w:rsid w:val="1BFD3420"/>
    <w:rsid w:val="1C10A9BD"/>
    <w:rsid w:val="1C17CFA4"/>
    <w:rsid w:val="1C2C71CE"/>
    <w:rsid w:val="1C569B3E"/>
    <w:rsid w:val="1C835E51"/>
    <w:rsid w:val="1CC398C9"/>
    <w:rsid w:val="1D0C3414"/>
    <w:rsid w:val="1D2851DC"/>
    <w:rsid w:val="1D2B6029"/>
    <w:rsid w:val="1D33E01D"/>
    <w:rsid w:val="1D5CF71D"/>
    <w:rsid w:val="1D5F08A1"/>
    <w:rsid w:val="1D7A84A2"/>
    <w:rsid w:val="1D8D4BE8"/>
    <w:rsid w:val="1DABB4B5"/>
    <w:rsid w:val="1DEA95D4"/>
    <w:rsid w:val="1DFC54EC"/>
    <w:rsid w:val="1E23FCB6"/>
    <w:rsid w:val="1E3C320D"/>
    <w:rsid w:val="1E48C550"/>
    <w:rsid w:val="1E53588E"/>
    <w:rsid w:val="1E80A300"/>
    <w:rsid w:val="1E81FFAB"/>
    <w:rsid w:val="1ED375D0"/>
    <w:rsid w:val="1EDA762B"/>
    <w:rsid w:val="1EEFA2B5"/>
    <w:rsid w:val="1F40E7B2"/>
    <w:rsid w:val="1F573AC2"/>
    <w:rsid w:val="1F7291C3"/>
    <w:rsid w:val="1F7AE676"/>
    <w:rsid w:val="1F8B25AF"/>
    <w:rsid w:val="1FF5DD27"/>
    <w:rsid w:val="205814BB"/>
    <w:rsid w:val="2063B71B"/>
    <w:rsid w:val="206A8C50"/>
    <w:rsid w:val="207B9940"/>
    <w:rsid w:val="20975A66"/>
    <w:rsid w:val="20C65DA2"/>
    <w:rsid w:val="210E3C7A"/>
    <w:rsid w:val="211A3EBE"/>
    <w:rsid w:val="2143AB27"/>
    <w:rsid w:val="21B96F70"/>
    <w:rsid w:val="21BB9CD2"/>
    <w:rsid w:val="223749CB"/>
    <w:rsid w:val="2241AFE8"/>
    <w:rsid w:val="2262492D"/>
    <w:rsid w:val="226572FA"/>
    <w:rsid w:val="2292283B"/>
    <w:rsid w:val="22961859"/>
    <w:rsid w:val="229C7413"/>
    <w:rsid w:val="22BA9470"/>
    <w:rsid w:val="22EA9A3F"/>
    <w:rsid w:val="2317726A"/>
    <w:rsid w:val="231F05A9"/>
    <w:rsid w:val="234B1E2D"/>
    <w:rsid w:val="236F279D"/>
    <w:rsid w:val="238C6212"/>
    <w:rsid w:val="23AD0C53"/>
    <w:rsid w:val="23D7C3B4"/>
    <w:rsid w:val="23F9EEE2"/>
    <w:rsid w:val="2427DEE5"/>
    <w:rsid w:val="24515AD4"/>
    <w:rsid w:val="24695B02"/>
    <w:rsid w:val="2473A31C"/>
    <w:rsid w:val="2492C6E5"/>
    <w:rsid w:val="24BC77A3"/>
    <w:rsid w:val="24BD724C"/>
    <w:rsid w:val="24CFC41C"/>
    <w:rsid w:val="24E109EE"/>
    <w:rsid w:val="24E321F6"/>
    <w:rsid w:val="24E5DD43"/>
    <w:rsid w:val="25221D8F"/>
    <w:rsid w:val="25534A7E"/>
    <w:rsid w:val="2570450A"/>
    <w:rsid w:val="257202D7"/>
    <w:rsid w:val="25D4B062"/>
    <w:rsid w:val="261F9883"/>
    <w:rsid w:val="262431A0"/>
    <w:rsid w:val="263FE1F6"/>
    <w:rsid w:val="2659C0AE"/>
    <w:rsid w:val="26696131"/>
    <w:rsid w:val="26818F54"/>
    <w:rsid w:val="2690FFE5"/>
    <w:rsid w:val="26D7063B"/>
    <w:rsid w:val="26D732F4"/>
    <w:rsid w:val="26F4AD92"/>
    <w:rsid w:val="27224AAE"/>
    <w:rsid w:val="2731F572"/>
    <w:rsid w:val="275FC4EE"/>
    <w:rsid w:val="2789F0E9"/>
    <w:rsid w:val="278BBA90"/>
    <w:rsid w:val="27C0DE27"/>
    <w:rsid w:val="27C1AADC"/>
    <w:rsid w:val="27CC6F34"/>
    <w:rsid w:val="280E678B"/>
    <w:rsid w:val="28255FE1"/>
    <w:rsid w:val="28297D25"/>
    <w:rsid w:val="28453D93"/>
    <w:rsid w:val="28514C8E"/>
    <w:rsid w:val="28787154"/>
    <w:rsid w:val="28863AC6"/>
    <w:rsid w:val="28CB5B33"/>
    <w:rsid w:val="28EA72C7"/>
    <w:rsid w:val="28EF96B1"/>
    <w:rsid w:val="28FD059E"/>
    <w:rsid w:val="292ECAA4"/>
    <w:rsid w:val="293199DB"/>
    <w:rsid w:val="29360F20"/>
    <w:rsid w:val="29369EA6"/>
    <w:rsid w:val="2955187A"/>
    <w:rsid w:val="2981EE2E"/>
    <w:rsid w:val="29BA0B49"/>
    <w:rsid w:val="29BD95F3"/>
    <w:rsid w:val="29CD3B5E"/>
    <w:rsid w:val="29E7201C"/>
    <w:rsid w:val="2A0B9708"/>
    <w:rsid w:val="2A33B6C4"/>
    <w:rsid w:val="2A437017"/>
    <w:rsid w:val="2A5F97A1"/>
    <w:rsid w:val="2A6595E6"/>
    <w:rsid w:val="2A83A328"/>
    <w:rsid w:val="2A86AD31"/>
    <w:rsid w:val="2A9BA8F1"/>
    <w:rsid w:val="2ABE2557"/>
    <w:rsid w:val="2AE7AE63"/>
    <w:rsid w:val="2AF07804"/>
    <w:rsid w:val="2B03ADC3"/>
    <w:rsid w:val="2B120802"/>
    <w:rsid w:val="2B34AC12"/>
    <w:rsid w:val="2B459EA2"/>
    <w:rsid w:val="2B4D4F56"/>
    <w:rsid w:val="2B6AE2C2"/>
    <w:rsid w:val="2B70AB15"/>
    <w:rsid w:val="2B9B76C6"/>
    <w:rsid w:val="2BA9BA26"/>
    <w:rsid w:val="2BCACAD8"/>
    <w:rsid w:val="2BE81E53"/>
    <w:rsid w:val="2C5CF6A1"/>
    <w:rsid w:val="2C63A464"/>
    <w:rsid w:val="2CA2F0A8"/>
    <w:rsid w:val="2CC52EFC"/>
    <w:rsid w:val="2CE43490"/>
    <w:rsid w:val="2D2AB1DB"/>
    <w:rsid w:val="2D340EBC"/>
    <w:rsid w:val="2D3789C3"/>
    <w:rsid w:val="2D6777D8"/>
    <w:rsid w:val="2D707A6B"/>
    <w:rsid w:val="2DB1D9F0"/>
    <w:rsid w:val="2DC744F7"/>
    <w:rsid w:val="2E1EEF73"/>
    <w:rsid w:val="2E1F6053"/>
    <w:rsid w:val="2E4CDE05"/>
    <w:rsid w:val="2E53A7F8"/>
    <w:rsid w:val="2E6EF0AC"/>
    <w:rsid w:val="2E8733C3"/>
    <w:rsid w:val="2E95790B"/>
    <w:rsid w:val="2EB45B7F"/>
    <w:rsid w:val="2EDA913F"/>
    <w:rsid w:val="2FA84107"/>
    <w:rsid w:val="2FABFCD7"/>
    <w:rsid w:val="2FD44A09"/>
    <w:rsid w:val="2FDB0BAA"/>
    <w:rsid w:val="2FE12C48"/>
    <w:rsid w:val="2FF22CAB"/>
    <w:rsid w:val="30490AC6"/>
    <w:rsid w:val="3087CCEE"/>
    <w:rsid w:val="309450CD"/>
    <w:rsid w:val="30CE0BE1"/>
    <w:rsid w:val="30D2D059"/>
    <w:rsid w:val="30F49BFE"/>
    <w:rsid w:val="310FC324"/>
    <w:rsid w:val="3128C34D"/>
    <w:rsid w:val="312B75C0"/>
    <w:rsid w:val="312C9374"/>
    <w:rsid w:val="312D9730"/>
    <w:rsid w:val="31959852"/>
    <w:rsid w:val="31E06D95"/>
    <w:rsid w:val="31F768D8"/>
    <w:rsid w:val="3200BD91"/>
    <w:rsid w:val="32085D2C"/>
    <w:rsid w:val="3232E033"/>
    <w:rsid w:val="324DD3B0"/>
    <w:rsid w:val="326D739E"/>
    <w:rsid w:val="32B8614A"/>
    <w:rsid w:val="32D85711"/>
    <w:rsid w:val="32D88FC0"/>
    <w:rsid w:val="32F8502B"/>
    <w:rsid w:val="338B38AB"/>
    <w:rsid w:val="338BF687"/>
    <w:rsid w:val="33AD4270"/>
    <w:rsid w:val="33B44A8C"/>
    <w:rsid w:val="33B4DC60"/>
    <w:rsid w:val="33BD2284"/>
    <w:rsid w:val="33BD29BA"/>
    <w:rsid w:val="33CAAF35"/>
    <w:rsid w:val="341FE00C"/>
    <w:rsid w:val="3424586E"/>
    <w:rsid w:val="343039DD"/>
    <w:rsid w:val="345E320E"/>
    <w:rsid w:val="34737918"/>
    <w:rsid w:val="349A2EA8"/>
    <w:rsid w:val="34A33DCD"/>
    <w:rsid w:val="34B1AD83"/>
    <w:rsid w:val="34C4B2A8"/>
    <w:rsid w:val="34EC39A7"/>
    <w:rsid w:val="35009ED8"/>
    <w:rsid w:val="350B2CF1"/>
    <w:rsid w:val="35835AA5"/>
    <w:rsid w:val="358B5967"/>
    <w:rsid w:val="36090571"/>
    <w:rsid w:val="361AFB39"/>
    <w:rsid w:val="361C4BFA"/>
    <w:rsid w:val="362932E4"/>
    <w:rsid w:val="364F1DF7"/>
    <w:rsid w:val="36604503"/>
    <w:rsid w:val="3660EBBC"/>
    <w:rsid w:val="36619FF2"/>
    <w:rsid w:val="36D6740A"/>
    <w:rsid w:val="37021D16"/>
    <w:rsid w:val="3707DA3E"/>
    <w:rsid w:val="370F1862"/>
    <w:rsid w:val="3733CD44"/>
    <w:rsid w:val="3740C6BF"/>
    <w:rsid w:val="3743FDC1"/>
    <w:rsid w:val="3749A0AA"/>
    <w:rsid w:val="377368EC"/>
    <w:rsid w:val="37A6A4DF"/>
    <w:rsid w:val="3800AFF9"/>
    <w:rsid w:val="3842E453"/>
    <w:rsid w:val="386A21D0"/>
    <w:rsid w:val="3877EF29"/>
    <w:rsid w:val="388063B8"/>
    <w:rsid w:val="38946F5D"/>
    <w:rsid w:val="38AED27F"/>
    <w:rsid w:val="38E59011"/>
    <w:rsid w:val="390028B5"/>
    <w:rsid w:val="391FB2C7"/>
    <w:rsid w:val="39271F02"/>
    <w:rsid w:val="3930B42B"/>
    <w:rsid w:val="3939D6AF"/>
    <w:rsid w:val="3953D768"/>
    <w:rsid w:val="398BB6AD"/>
    <w:rsid w:val="39920104"/>
    <w:rsid w:val="39D15EF7"/>
    <w:rsid w:val="39D9CB08"/>
    <w:rsid w:val="39E603DA"/>
    <w:rsid w:val="3A05CD8C"/>
    <w:rsid w:val="3A10228B"/>
    <w:rsid w:val="3A24911D"/>
    <w:rsid w:val="3A26FE57"/>
    <w:rsid w:val="3A2DE01E"/>
    <w:rsid w:val="3A37FC33"/>
    <w:rsid w:val="3A4DD151"/>
    <w:rsid w:val="3A7E4EDD"/>
    <w:rsid w:val="3AB58892"/>
    <w:rsid w:val="3AB7F479"/>
    <w:rsid w:val="3ABC6DFF"/>
    <w:rsid w:val="3ADEAC36"/>
    <w:rsid w:val="3B2E975C"/>
    <w:rsid w:val="3BEDB040"/>
    <w:rsid w:val="3C13F610"/>
    <w:rsid w:val="3C1AFFF5"/>
    <w:rsid w:val="3C5313E5"/>
    <w:rsid w:val="3C5B0DD5"/>
    <w:rsid w:val="3C8E175C"/>
    <w:rsid w:val="3CA37706"/>
    <w:rsid w:val="3CB7B922"/>
    <w:rsid w:val="3D3D695D"/>
    <w:rsid w:val="3DD501E8"/>
    <w:rsid w:val="3DDB5FF2"/>
    <w:rsid w:val="3DF9F173"/>
    <w:rsid w:val="3E00DE5E"/>
    <w:rsid w:val="3E1A511F"/>
    <w:rsid w:val="3E290BFF"/>
    <w:rsid w:val="3E3CD553"/>
    <w:rsid w:val="3E59ACC3"/>
    <w:rsid w:val="3E72E78D"/>
    <w:rsid w:val="3EA77B50"/>
    <w:rsid w:val="3EB8FCCB"/>
    <w:rsid w:val="3EC283CC"/>
    <w:rsid w:val="3EFA2C49"/>
    <w:rsid w:val="3EFA8A68"/>
    <w:rsid w:val="3F031CBA"/>
    <w:rsid w:val="3F3F9E67"/>
    <w:rsid w:val="3F409048"/>
    <w:rsid w:val="3F8935C3"/>
    <w:rsid w:val="3FA0AA57"/>
    <w:rsid w:val="3FB64362"/>
    <w:rsid w:val="3FB7C898"/>
    <w:rsid w:val="3FC5AC34"/>
    <w:rsid w:val="3FE95F23"/>
    <w:rsid w:val="3FFB38E7"/>
    <w:rsid w:val="4001B3FD"/>
    <w:rsid w:val="401A5493"/>
    <w:rsid w:val="405F88E2"/>
    <w:rsid w:val="407D95DF"/>
    <w:rsid w:val="40A05420"/>
    <w:rsid w:val="40BD5D91"/>
    <w:rsid w:val="40FDA6ED"/>
    <w:rsid w:val="4115451B"/>
    <w:rsid w:val="41184AA9"/>
    <w:rsid w:val="4135A207"/>
    <w:rsid w:val="418456D3"/>
    <w:rsid w:val="418D99AA"/>
    <w:rsid w:val="41B17A69"/>
    <w:rsid w:val="41B3FD42"/>
    <w:rsid w:val="41C64974"/>
    <w:rsid w:val="41D3A282"/>
    <w:rsid w:val="41E2A01E"/>
    <w:rsid w:val="42082219"/>
    <w:rsid w:val="422FBE3F"/>
    <w:rsid w:val="425D2FED"/>
    <w:rsid w:val="4276F628"/>
    <w:rsid w:val="427B6278"/>
    <w:rsid w:val="4289BDFD"/>
    <w:rsid w:val="4289EB49"/>
    <w:rsid w:val="42A09EB2"/>
    <w:rsid w:val="43405DFA"/>
    <w:rsid w:val="434B1D9B"/>
    <w:rsid w:val="43D3FCFE"/>
    <w:rsid w:val="43E2F545"/>
    <w:rsid w:val="440457C5"/>
    <w:rsid w:val="44131427"/>
    <w:rsid w:val="443CF72F"/>
    <w:rsid w:val="4445B100"/>
    <w:rsid w:val="44563F68"/>
    <w:rsid w:val="4469D274"/>
    <w:rsid w:val="446DAF80"/>
    <w:rsid w:val="4471121F"/>
    <w:rsid w:val="4479BDE9"/>
    <w:rsid w:val="447B00FB"/>
    <w:rsid w:val="44A652A6"/>
    <w:rsid w:val="44A7DE3B"/>
    <w:rsid w:val="44CB50F4"/>
    <w:rsid w:val="453862BE"/>
    <w:rsid w:val="456F990A"/>
    <w:rsid w:val="458D2280"/>
    <w:rsid w:val="458DDD58"/>
    <w:rsid w:val="45947894"/>
    <w:rsid w:val="459C8D9F"/>
    <w:rsid w:val="45DA7847"/>
    <w:rsid w:val="461C2FD0"/>
    <w:rsid w:val="4622C1F3"/>
    <w:rsid w:val="4652369F"/>
    <w:rsid w:val="465BF041"/>
    <w:rsid w:val="46680B31"/>
    <w:rsid w:val="46B6A06C"/>
    <w:rsid w:val="46BDADF4"/>
    <w:rsid w:val="46C1F26C"/>
    <w:rsid w:val="46DD3AC7"/>
    <w:rsid w:val="47054229"/>
    <w:rsid w:val="475EBA01"/>
    <w:rsid w:val="47601C35"/>
    <w:rsid w:val="47810F6B"/>
    <w:rsid w:val="4784A062"/>
    <w:rsid w:val="47C2E9C2"/>
    <w:rsid w:val="47C4AE08"/>
    <w:rsid w:val="47C5886C"/>
    <w:rsid w:val="48038C19"/>
    <w:rsid w:val="481AE8E2"/>
    <w:rsid w:val="482B1BF4"/>
    <w:rsid w:val="484B5E86"/>
    <w:rsid w:val="48A1438B"/>
    <w:rsid w:val="48B5B8E1"/>
    <w:rsid w:val="48C689A0"/>
    <w:rsid w:val="48D7E0A5"/>
    <w:rsid w:val="48FA731E"/>
    <w:rsid w:val="4920FBF8"/>
    <w:rsid w:val="4935A9CD"/>
    <w:rsid w:val="493ED8C9"/>
    <w:rsid w:val="49D90865"/>
    <w:rsid w:val="49F7A1B3"/>
    <w:rsid w:val="4A0BBDE8"/>
    <w:rsid w:val="4A31FE05"/>
    <w:rsid w:val="4A948CED"/>
    <w:rsid w:val="4B1CD0E6"/>
    <w:rsid w:val="4B2EA219"/>
    <w:rsid w:val="4B36FB26"/>
    <w:rsid w:val="4B379A77"/>
    <w:rsid w:val="4B899F96"/>
    <w:rsid w:val="4BA5A15F"/>
    <w:rsid w:val="4BBB95C6"/>
    <w:rsid w:val="4BC03801"/>
    <w:rsid w:val="4BDC3D21"/>
    <w:rsid w:val="4BE6D2E9"/>
    <w:rsid w:val="4C00D3E8"/>
    <w:rsid w:val="4C024071"/>
    <w:rsid w:val="4C0FEFD0"/>
    <w:rsid w:val="4C1892F2"/>
    <w:rsid w:val="4C2A6433"/>
    <w:rsid w:val="4C2D67D4"/>
    <w:rsid w:val="4C5FEE13"/>
    <w:rsid w:val="4C627A74"/>
    <w:rsid w:val="4C6C6EC3"/>
    <w:rsid w:val="4C8DCB23"/>
    <w:rsid w:val="4CA1D493"/>
    <w:rsid w:val="4CA51B3B"/>
    <w:rsid w:val="4CAE802F"/>
    <w:rsid w:val="4CCC15C1"/>
    <w:rsid w:val="4D053C4B"/>
    <w:rsid w:val="4D1C5240"/>
    <w:rsid w:val="4D3A2E6B"/>
    <w:rsid w:val="4D73915F"/>
    <w:rsid w:val="4DE4DA37"/>
    <w:rsid w:val="4DF4BB20"/>
    <w:rsid w:val="4E0A9188"/>
    <w:rsid w:val="4E456862"/>
    <w:rsid w:val="4E4989A6"/>
    <w:rsid w:val="4E5D83C2"/>
    <w:rsid w:val="4E6D63B3"/>
    <w:rsid w:val="4E7FFD06"/>
    <w:rsid w:val="4EC7A6DF"/>
    <w:rsid w:val="4EE1D988"/>
    <w:rsid w:val="4EF6779C"/>
    <w:rsid w:val="4F21521D"/>
    <w:rsid w:val="4F2C311F"/>
    <w:rsid w:val="4F3E4FAF"/>
    <w:rsid w:val="4F73F4A8"/>
    <w:rsid w:val="4FF4653C"/>
    <w:rsid w:val="5014AA6A"/>
    <w:rsid w:val="501DD6F6"/>
    <w:rsid w:val="50351155"/>
    <w:rsid w:val="5072FD76"/>
    <w:rsid w:val="50A14BAE"/>
    <w:rsid w:val="50A30BA6"/>
    <w:rsid w:val="50B0304D"/>
    <w:rsid w:val="50C44611"/>
    <w:rsid w:val="50EED8B5"/>
    <w:rsid w:val="50FCDA19"/>
    <w:rsid w:val="510BD6AC"/>
    <w:rsid w:val="5128E24F"/>
    <w:rsid w:val="5135ADFB"/>
    <w:rsid w:val="513706E6"/>
    <w:rsid w:val="51666DC9"/>
    <w:rsid w:val="51774EE0"/>
    <w:rsid w:val="51987E15"/>
    <w:rsid w:val="51B1E2AC"/>
    <w:rsid w:val="51CE8D51"/>
    <w:rsid w:val="51E75E2D"/>
    <w:rsid w:val="521A9DEC"/>
    <w:rsid w:val="522CAB83"/>
    <w:rsid w:val="5259114C"/>
    <w:rsid w:val="52B098FD"/>
    <w:rsid w:val="530C4C9F"/>
    <w:rsid w:val="532D63D8"/>
    <w:rsid w:val="5333B524"/>
    <w:rsid w:val="533C714E"/>
    <w:rsid w:val="535113B1"/>
    <w:rsid w:val="53623887"/>
    <w:rsid w:val="537F54A0"/>
    <w:rsid w:val="539CB62A"/>
    <w:rsid w:val="53D12483"/>
    <w:rsid w:val="53E32299"/>
    <w:rsid w:val="54086C65"/>
    <w:rsid w:val="540D713B"/>
    <w:rsid w:val="54218A61"/>
    <w:rsid w:val="5428B96C"/>
    <w:rsid w:val="546D0456"/>
    <w:rsid w:val="547BFFF9"/>
    <w:rsid w:val="5489DA56"/>
    <w:rsid w:val="548E139D"/>
    <w:rsid w:val="54A0A128"/>
    <w:rsid w:val="54ABD2D2"/>
    <w:rsid w:val="54B421E4"/>
    <w:rsid w:val="550043CF"/>
    <w:rsid w:val="55390D68"/>
    <w:rsid w:val="553F8838"/>
    <w:rsid w:val="55406959"/>
    <w:rsid w:val="5541C121"/>
    <w:rsid w:val="5543E162"/>
    <w:rsid w:val="5571E889"/>
    <w:rsid w:val="55807AC2"/>
    <w:rsid w:val="5595A03E"/>
    <w:rsid w:val="55CAC6A4"/>
    <w:rsid w:val="562D86F1"/>
    <w:rsid w:val="563E5E68"/>
    <w:rsid w:val="564ADF1E"/>
    <w:rsid w:val="5655DD9E"/>
    <w:rsid w:val="56571FFD"/>
    <w:rsid w:val="56C76135"/>
    <w:rsid w:val="56EABBEB"/>
    <w:rsid w:val="56F74B99"/>
    <w:rsid w:val="56FF8CB6"/>
    <w:rsid w:val="570F6E97"/>
    <w:rsid w:val="570FC5F1"/>
    <w:rsid w:val="57211FA8"/>
    <w:rsid w:val="573CCE4D"/>
    <w:rsid w:val="575A1049"/>
    <w:rsid w:val="57DF0BA3"/>
    <w:rsid w:val="5807794E"/>
    <w:rsid w:val="582A983C"/>
    <w:rsid w:val="586A96F3"/>
    <w:rsid w:val="587C32CB"/>
    <w:rsid w:val="589C914F"/>
    <w:rsid w:val="58C8FF8B"/>
    <w:rsid w:val="58ECEC18"/>
    <w:rsid w:val="58F89BD0"/>
    <w:rsid w:val="591A95C2"/>
    <w:rsid w:val="59359870"/>
    <w:rsid w:val="596B6D7E"/>
    <w:rsid w:val="5988ECC7"/>
    <w:rsid w:val="598AA1BC"/>
    <w:rsid w:val="59932DB2"/>
    <w:rsid w:val="59B382A0"/>
    <w:rsid w:val="59F4BB88"/>
    <w:rsid w:val="5A6174BE"/>
    <w:rsid w:val="5AA0189D"/>
    <w:rsid w:val="5B0F60DA"/>
    <w:rsid w:val="5B360958"/>
    <w:rsid w:val="5B594162"/>
    <w:rsid w:val="5B7B8BA3"/>
    <w:rsid w:val="5B862849"/>
    <w:rsid w:val="5B99B367"/>
    <w:rsid w:val="5BF5AD9D"/>
    <w:rsid w:val="5C12B3F1"/>
    <w:rsid w:val="5C47B994"/>
    <w:rsid w:val="5C51CB69"/>
    <w:rsid w:val="5C7240A4"/>
    <w:rsid w:val="5C77312A"/>
    <w:rsid w:val="5C7DB159"/>
    <w:rsid w:val="5C9AA185"/>
    <w:rsid w:val="5C9CE3E4"/>
    <w:rsid w:val="5CB6ABEF"/>
    <w:rsid w:val="5CCF22C7"/>
    <w:rsid w:val="5CD9B07E"/>
    <w:rsid w:val="5D0ADAB5"/>
    <w:rsid w:val="5D0F8086"/>
    <w:rsid w:val="5D17C183"/>
    <w:rsid w:val="5D263B2B"/>
    <w:rsid w:val="5D4A5E1F"/>
    <w:rsid w:val="5D7FB896"/>
    <w:rsid w:val="5DD5C634"/>
    <w:rsid w:val="5DE7EDC8"/>
    <w:rsid w:val="5DF7EAF3"/>
    <w:rsid w:val="5E1DCE14"/>
    <w:rsid w:val="5E21A46B"/>
    <w:rsid w:val="5E5BF29C"/>
    <w:rsid w:val="5EBAF46D"/>
    <w:rsid w:val="5ECAAD0B"/>
    <w:rsid w:val="5ECAD40F"/>
    <w:rsid w:val="5EDB4654"/>
    <w:rsid w:val="5EDB8EF3"/>
    <w:rsid w:val="5EF75C67"/>
    <w:rsid w:val="5F10A24F"/>
    <w:rsid w:val="5F2C5818"/>
    <w:rsid w:val="5F3E202E"/>
    <w:rsid w:val="5F7F0EC8"/>
    <w:rsid w:val="5FD5E98E"/>
    <w:rsid w:val="5FF31F64"/>
    <w:rsid w:val="601FC977"/>
    <w:rsid w:val="6062513F"/>
    <w:rsid w:val="60B3F496"/>
    <w:rsid w:val="60B47389"/>
    <w:rsid w:val="60DBE83C"/>
    <w:rsid w:val="60FB916F"/>
    <w:rsid w:val="6106ADBD"/>
    <w:rsid w:val="6120A239"/>
    <w:rsid w:val="612815B7"/>
    <w:rsid w:val="612A5B1C"/>
    <w:rsid w:val="612DB098"/>
    <w:rsid w:val="61303587"/>
    <w:rsid w:val="61457A6B"/>
    <w:rsid w:val="6148F869"/>
    <w:rsid w:val="616B17D4"/>
    <w:rsid w:val="619E34FE"/>
    <w:rsid w:val="61B3EA1F"/>
    <w:rsid w:val="61EAB0A7"/>
    <w:rsid w:val="61EFCE00"/>
    <w:rsid w:val="6214BB4E"/>
    <w:rsid w:val="6246CE40"/>
    <w:rsid w:val="62766616"/>
    <w:rsid w:val="6284A9BE"/>
    <w:rsid w:val="62F7A716"/>
    <w:rsid w:val="62FBE325"/>
    <w:rsid w:val="63392C58"/>
    <w:rsid w:val="635B4DAD"/>
    <w:rsid w:val="635CE491"/>
    <w:rsid w:val="636DAAB8"/>
    <w:rsid w:val="6378EFEF"/>
    <w:rsid w:val="6386E860"/>
    <w:rsid w:val="638CD495"/>
    <w:rsid w:val="638FD8BE"/>
    <w:rsid w:val="6419CC2D"/>
    <w:rsid w:val="642A40ED"/>
    <w:rsid w:val="6435816F"/>
    <w:rsid w:val="648CD223"/>
    <w:rsid w:val="64AF8ADE"/>
    <w:rsid w:val="64DFC96C"/>
    <w:rsid w:val="64F3DF11"/>
    <w:rsid w:val="653233FB"/>
    <w:rsid w:val="655C92FF"/>
    <w:rsid w:val="6565A1C1"/>
    <w:rsid w:val="65CDEB16"/>
    <w:rsid w:val="65D32048"/>
    <w:rsid w:val="6606F105"/>
    <w:rsid w:val="660AF6CE"/>
    <w:rsid w:val="660D2508"/>
    <w:rsid w:val="6628B779"/>
    <w:rsid w:val="664D8A21"/>
    <w:rsid w:val="6652559E"/>
    <w:rsid w:val="6679065E"/>
    <w:rsid w:val="667E624F"/>
    <w:rsid w:val="6682EBFD"/>
    <w:rsid w:val="66C25760"/>
    <w:rsid w:val="66DA6750"/>
    <w:rsid w:val="66EBDB48"/>
    <w:rsid w:val="66EDC0C4"/>
    <w:rsid w:val="6718AD43"/>
    <w:rsid w:val="67401C59"/>
    <w:rsid w:val="675F2F38"/>
    <w:rsid w:val="6760F47B"/>
    <w:rsid w:val="677FE532"/>
    <w:rsid w:val="67805241"/>
    <w:rsid w:val="67A2A11A"/>
    <w:rsid w:val="67C90A04"/>
    <w:rsid w:val="67D15B08"/>
    <w:rsid w:val="67D8C69B"/>
    <w:rsid w:val="68050301"/>
    <w:rsid w:val="6808726E"/>
    <w:rsid w:val="681BF041"/>
    <w:rsid w:val="681DB288"/>
    <w:rsid w:val="68399EF1"/>
    <w:rsid w:val="683A8F8A"/>
    <w:rsid w:val="686C0597"/>
    <w:rsid w:val="68849688"/>
    <w:rsid w:val="68B8A938"/>
    <w:rsid w:val="68EF7A6D"/>
    <w:rsid w:val="691BBA0F"/>
    <w:rsid w:val="694D83C9"/>
    <w:rsid w:val="695F5140"/>
    <w:rsid w:val="6980FB85"/>
    <w:rsid w:val="69AB3BBE"/>
    <w:rsid w:val="69C07304"/>
    <w:rsid w:val="69CAD85C"/>
    <w:rsid w:val="69DF9151"/>
    <w:rsid w:val="69F2F5E4"/>
    <w:rsid w:val="69F7B239"/>
    <w:rsid w:val="69F85B7E"/>
    <w:rsid w:val="69FDF06B"/>
    <w:rsid w:val="6A0A05B3"/>
    <w:rsid w:val="6A784EC8"/>
    <w:rsid w:val="6A9D086D"/>
    <w:rsid w:val="6AAAC011"/>
    <w:rsid w:val="6AB7AE52"/>
    <w:rsid w:val="6B0622A4"/>
    <w:rsid w:val="6B0AB5DE"/>
    <w:rsid w:val="6B78B725"/>
    <w:rsid w:val="6B864D18"/>
    <w:rsid w:val="6B8AB297"/>
    <w:rsid w:val="6B8B3257"/>
    <w:rsid w:val="6BC0003F"/>
    <w:rsid w:val="6BCB6109"/>
    <w:rsid w:val="6BDA14BD"/>
    <w:rsid w:val="6C093261"/>
    <w:rsid w:val="6C0D4FD4"/>
    <w:rsid w:val="6C56E9A2"/>
    <w:rsid w:val="6C7EFFFA"/>
    <w:rsid w:val="6C7F324D"/>
    <w:rsid w:val="6CBC9547"/>
    <w:rsid w:val="6CBDA4D7"/>
    <w:rsid w:val="6D28BFC9"/>
    <w:rsid w:val="6D4D6B48"/>
    <w:rsid w:val="6D56EA5F"/>
    <w:rsid w:val="6D6E2A61"/>
    <w:rsid w:val="6D7422E5"/>
    <w:rsid w:val="6DD54A1A"/>
    <w:rsid w:val="6E15CF73"/>
    <w:rsid w:val="6E23F6C5"/>
    <w:rsid w:val="6E3B6C40"/>
    <w:rsid w:val="6E443684"/>
    <w:rsid w:val="6E44E389"/>
    <w:rsid w:val="6E878572"/>
    <w:rsid w:val="6E89BA39"/>
    <w:rsid w:val="6EC34BBE"/>
    <w:rsid w:val="6EEB8F50"/>
    <w:rsid w:val="6F452B37"/>
    <w:rsid w:val="6F6920C8"/>
    <w:rsid w:val="6F9E4A64"/>
    <w:rsid w:val="6FD7C0F8"/>
    <w:rsid w:val="6FE4F95E"/>
    <w:rsid w:val="7050B01E"/>
    <w:rsid w:val="7098770C"/>
    <w:rsid w:val="709D4FFB"/>
    <w:rsid w:val="70A4E35C"/>
    <w:rsid w:val="70C8F7B7"/>
    <w:rsid w:val="713EBBEB"/>
    <w:rsid w:val="7169F89B"/>
    <w:rsid w:val="71969D69"/>
    <w:rsid w:val="71DFF5CA"/>
    <w:rsid w:val="7205EB12"/>
    <w:rsid w:val="72270396"/>
    <w:rsid w:val="7232B208"/>
    <w:rsid w:val="724B673A"/>
    <w:rsid w:val="72ACBB05"/>
    <w:rsid w:val="72ADE33B"/>
    <w:rsid w:val="72D78B47"/>
    <w:rsid w:val="72D88F56"/>
    <w:rsid w:val="72EC5E2F"/>
    <w:rsid w:val="734908AD"/>
    <w:rsid w:val="73499803"/>
    <w:rsid w:val="736EE424"/>
    <w:rsid w:val="73767BD6"/>
    <w:rsid w:val="737CB01F"/>
    <w:rsid w:val="739D3C57"/>
    <w:rsid w:val="73BBD288"/>
    <w:rsid w:val="73CC0074"/>
    <w:rsid w:val="73E630C5"/>
    <w:rsid w:val="73F5488D"/>
    <w:rsid w:val="74042E94"/>
    <w:rsid w:val="743B8931"/>
    <w:rsid w:val="744A1026"/>
    <w:rsid w:val="7471C174"/>
    <w:rsid w:val="74A07999"/>
    <w:rsid w:val="74A6B5BD"/>
    <w:rsid w:val="74CD706A"/>
    <w:rsid w:val="751EBDFF"/>
    <w:rsid w:val="753F8244"/>
    <w:rsid w:val="758B3EC6"/>
    <w:rsid w:val="758E4623"/>
    <w:rsid w:val="75944EBB"/>
    <w:rsid w:val="75ABF24F"/>
    <w:rsid w:val="761C262E"/>
    <w:rsid w:val="7649ED55"/>
    <w:rsid w:val="765D5903"/>
    <w:rsid w:val="767796F4"/>
    <w:rsid w:val="7677DF8E"/>
    <w:rsid w:val="76A7A798"/>
    <w:rsid w:val="76B94CB3"/>
    <w:rsid w:val="76BF952E"/>
    <w:rsid w:val="76F41781"/>
    <w:rsid w:val="770A1857"/>
    <w:rsid w:val="773CCAD4"/>
    <w:rsid w:val="77477C1B"/>
    <w:rsid w:val="7749A0A8"/>
    <w:rsid w:val="7750708C"/>
    <w:rsid w:val="7763E5FA"/>
    <w:rsid w:val="779690AD"/>
    <w:rsid w:val="77A40E24"/>
    <w:rsid w:val="77E2607D"/>
    <w:rsid w:val="781B9328"/>
    <w:rsid w:val="78382567"/>
    <w:rsid w:val="787C5A0A"/>
    <w:rsid w:val="78A2D984"/>
    <w:rsid w:val="78C33FC6"/>
    <w:rsid w:val="78E542FD"/>
    <w:rsid w:val="78EF2A66"/>
    <w:rsid w:val="7902237E"/>
    <w:rsid w:val="797F1AE9"/>
    <w:rsid w:val="79923A5C"/>
    <w:rsid w:val="79B681DA"/>
    <w:rsid w:val="79CFCC80"/>
    <w:rsid w:val="79D761BC"/>
    <w:rsid w:val="7A110169"/>
    <w:rsid w:val="7A1123B2"/>
    <w:rsid w:val="7A5CCABC"/>
    <w:rsid w:val="7A77A485"/>
    <w:rsid w:val="7AAC7762"/>
    <w:rsid w:val="7AAFCA9C"/>
    <w:rsid w:val="7B981197"/>
    <w:rsid w:val="7BA0F7C3"/>
    <w:rsid w:val="7BB7C58A"/>
    <w:rsid w:val="7BCC6C28"/>
    <w:rsid w:val="7BFB5A29"/>
    <w:rsid w:val="7C4B6F97"/>
    <w:rsid w:val="7C651DD6"/>
    <w:rsid w:val="7C994BE0"/>
    <w:rsid w:val="7CECA6A0"/>
    <w:rsid w:val="7CF91520"/>
    <w:rsid w:val="7D2E22E3"/>
    <w:rsid w:val="7D3265D1"/>
    <w:rsid w:val="7D69ED90"/>
    <w:rsid w:val="7D6D4452"/>
    <w:rsid w:val="7D74737B"/>
    <w:rsid w:val="7D9C83F5"/>
    <w:rsid w:val="7DB54B03"/>
    <w:rsid w:val="7DF49017"/>
    <w:rsid w:val="7DFDCDB9"/>
    <w:rsid w:val="7E553465"/>
    <w:rsid w:val="7E799BC8"/>
    <w:rsid w:val="7E7F9147"/>
    <w:rsid w:val="7E8B387A"/>
    <w:rsid w:val="7E904EB7"/>
    <w:rsid w:val="7EDF0763"/>
    <w:rsid w:val="7F00D2E8"/>
    <w:rsid w:val="7F2585FD"/>
    <w:rsid w:val="7F3D15EC"/>
    <w:rsid w:val="7F6FD8F9"/>
    <w:rsid w:val="7F9513F8"/>
    <w:rsid w:val="7FB726A8"/>
    <w:rsid w:val="7FC7C010"/>
    <w:rsid w:val="7FE5FB79"/>
    <w:rsid w:val="7FE81054"/>
    <w:rsid w:val="7FF490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AAE5B"/>
  <w15:docId w15:val="{9ECB20F0-8E78-4D8D-B0F3-949B3EC8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rFonts w:eastAsia="Cambria"/>
      <w:sz w:val="22"/>
      <w:szCs w:val="22"/>
      <w:lang w:eastAsia="en-US"/>
    </w:rPr>
  </w:style>
  <w:style w:type="paragraph" w:styleId="berschrift2">
    <w:name w:val="heading 2"/>
    <w:basedOn w:val="Standard"/>
    <w:link w:val="berschrift2Zchn"/>
    <w:uiPriority w:val="9"/>
    <w:qFormat/>
    <w:pPr>
      <w:spacing w:before="100" w:beforeAutospacing="1" w:after="100" w:afterAutospacing="1" w:line="240" w:lineRule="auto"/>
      <w:outlineLvl w:val="1"/>
    </w:pPr>
    <w:rPr>
      <w:rFonts w:ascii="Times New Roman" w:eastAsia="Times New Roman" w:hAnsi="Times New Roman"/>
      <w:b/>
      <w:bCs/>
      <w:sz w:val="36"/>
      <w:szCs w:val="36"/>
      <w:lang w:val="de-CH"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pPr>
      <w:spacing w:after="0" w:line="240" w:lineRule="auto"/>
      <w:ind w:left="720"/>
      <w:contextualSpacing/>
    </w:pPr>
    <w:rPr>
      <w:rFonts w:ascii="Times New Roman" w:eastAsia="Times New Roman" w:hAnsi="Times New Roman"/>
      <w:sz w:val="24"/>
      <w:szCs w:val="24"/>
      <w:lang w:eastAsia="de-DE"/>
    </w:rPr>
  </w:style>
  <w:style w:type="paragraph" w:styleId="Sprechblasentext">
    <w:name w:val="Balloon Text"/>
    <w:basedOn w:val="Standard"/>
    <w:link w:val="SprechblasentextZchn"/>
    <w:uiPriority w:val="99"/>
    <w:semiHidden/>
    <w:unhideWhenUsed/>
    <w:pPr>
      <w:spacing w:after="0" w:line="240" w:lineRule="auto"/>
    </w:pPr>
    <w:rPr>
      <w:rFonts w:ascii="Lucida Grande" w:hAnsi="Lucida Grande"/>
      <w:sz w:val="18"/>
      <w:szCs w:val="18"/>
    </w:rPr>
  </w:style>
  <w:style w:type="character" w:customStyle="1" w:styleId="SprechblasentextZchn">
    <w:name w:val="Sprechblasentext Zchn"/>
    <w:link w:val="Sprechblasentext"/>
    <w:uiPriority w:val="99"/>
    <w:semiHidden/>
    <w:rPr>
      <w:rFonts w:ascii="Lucida Grande" w:eastAsia="Cambria" w:hAnsi="Lucida Grande"/>
      <w:sz w:val="18"/>
      <w:szCs w:val="18"/>
    </w:rPr>
  </w:style>
  <w:style w:type="paragraph" w:customStyle="1" w:styleId="Listenabsatz1">
    <w:name w:val="Listenabsatz1"/>
    <w:basedOn w:val="Standard"/>
    <w:qFormat/>
    <w:pPr>
      <w:spacing w:after="0" w:line="240" w:lineRule="auto"/>
      <w:ind w:left="720"/>
      <w:contextualSpacing/>
    </w:pPr>
    <w:rPr>
      <w:rFonts w:ascii="Times New Roman" w:eastAsia="Times New Roman" w:hAnsi="Times New Roman"/>
      <w:sz w:val="24"/>
      <w:szCs w:val="24"/>
      <w:lang w:eastAsia="de-DE"/>
    </w:rPr>
  </w:style>
  <w:style w:type="paragraph" w:customStyle="1" w:styleId="Listenabsatz10">
    <w:name w:val="Listenabsatz10"/>
    <w:basedOn w:val="Standard"/>
    <w:qFormat/>
    <w:pPr>
      <w:spacing w:after="0" w:line="240" w:lineRule="auto"/>
      <w:ind w:left="720"/>
      <w:contextualSpacing/>
    </w:pPr>
    <w:rPr>
      <w:rFonts w:ascii="Times New Roman" w:eastAsia="Times New Roman" w:hAnsi="Times New Roman"/>
      <w:sz w:val="24"/>
      <w:szCs w:val="24"/>
      <w:lang w:eastAsia="de-DE"/>
    </w:rPr>
  </w:style>
  <w:style w:type="character" w:styleId="Hervorhebung">
    <w:name w:val="Emphasis"/>
    <w:uiPriority w:val="20"/>
    <w:qFormat/>
    <w:rPr>
      <w:i/>
      <w:iCs/>
    </w:rPr>
  </w:style>
  <w:style w:type="character" w:customStyle="1" w:styleId="berschrift2Zchn">
    <w:name w:val="Überschrift 2 Zchn"/>
    <w:link w:val="berschrift2"/>
    <w:uiPriority w:val="9"/>
    <w:rPr>
      <w:rFonts w:ascii="Times New Roman" w:eastAsia="Times New Roman" w:hAnsi="Times New Roman" w:cs="Times New Roman"/>
      <w:b/>
      <w:bCs/>
      <w:sz w:val="36"/>
      <w:szCs w:val="36"/>
      <w:lang w:val="de-CH" w:eastAsia="de-DE"/>
    </w:rPr>
  </w:style>
  <w:style w:type="paragraph" w:customStyle="1" w:styleId="ListParagraph1">
    <w:name w:val="List Paragraph1"/>
    <w:basedOn w:val="Standard"/>
    <w:pPr>
      <w:ind w:left="720"/>
      <w:contextualSpacing/>
    </w:pPr>
    <w:rPr>
      <w:rFonts w:ascii="Calibri" w:eastAsia="Calibri" w:hAnsi="Calibri"/>
    </w:rPr>
  </w:style>
  <w:style w:type="paragraph" w:customStyle="1" w:styleId="Listenabsatz2">
    <w:name w:val="Listenabsatz2"/>
    <w:basedOn w:val="Standard"/>
    <w:qFormat/>
    <w:pPr>
      <w:spacing w:after="0" w:line="240" w:lineRule="auto"/>
      <w:ind w:left="720"/>
      <w:contextualSpacing/>
    </w:pPr>
    <w:rPr>
      <w:rFonts w:ascii="Times New Roman" w:eastAsia="Times New Roman" w:hAnsi="Times New Roman"/>
      <w:sz w:val="24"/>
      <w:szCs w:val="24"/>
      <w:lang w:eastAsia="de-DE"/>
    </w:rPr>
  </w:style>
  <w:style w:type="character" w:styleId="Kommentarzeichen">
    <w:name w:val="annotation reference"/>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link w:val="Kommentartext"/>
    <w:uiPriority w:val="99"/>
    <w:semiHidden/>
    <w:rPr>
      <w:rFonts w:eastAsia="Cambria"/>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link w:val="Kommentarthema"/>
    <w:uiPriority w:val="99"/>
    <w:semiHidden/>
    <w:rPr>
      <w:rFonts w:eastAsia="Cambria"/>
      <w:b/>
      <w:bCs/>
      <w:sz w:val="20"/>
      <w:szCs w:val="20"/>
    </w:rPr>
  </w:style>
  <w:style w:type="paragraph" w:styleId="StandardWeb">
    <w:name w:val="Normal (Web)"/>
    <w:basedOn w:val="Standard"/>
    <w:uiPriority w:val="99"/>
    <w:semiHidden/>
    <w:unhideWhenUsed/>
    <w:pPr>
      <w:spacing w:before="100" w:beforeAutospacing="1" w:after="100" w:afterAutospacing="1" w:line="240" w:lineRule="auto"/>
    </w:pPr>
    <w:rPr>
      <w:rFonts w:ascii="Times New Roman" w:eastAsia="Times New Roman" w:hAnsi="Times New Roman"/>
      <w:sz w:val="24"/>
      <w:szCs w:val="24"/>
      <w:lang w:eastAsia="de-DE"/>
    </w:rPr>
  </w:style>
  <w:style w:type="paragraph" w:customStyle="1" w:styleId="Klausur">
    <w:name w:val="Klausur"/>
    <w:basedOn w:val="Standard"/>
    <w:link w:val="KlausurZchn"/>
    <w:qFormat/>
    <w:pPr>
      <w:spacing w:after="160" w:line="240" w:lineRule="auto"/>
    </w:pPr>
    <w:rPr>
      <w:rFonts w:asciiTheme="minorHAnsi" w:eastAsia="Calibri" w:hAnsiTheme="minorHAnsi" w:cstheme="minorHAnsi"/>
    </w:rPr>
  </w:style>
  <w:style w:type="character" w:customStyle="1" w:styleId="KlausurZchn">
    <w:name w:val="Klausur Zchn"/>
    <w:basedOn w:val="Absatz-Standardschriftart"/>
    <w:link w:val="Klausur"/>
    <w:rPr>
      <w:rFonts w:asciiTheme="minorHAnsi" w:eastAsia="Calibri" w:hAnsiTheme="minorHAnsi" w:cstheme="minorHAnsi"/>
      <w:sz w:val="22"/>
      <w:szCs w:val="22"/>
      <w:lang w:eastAsia="en-US"/>
    </w:rPr>
  </w:style>
  <w:style w:type="character" w:customStyle="1" w:styleId="normaltextrun">
    <w:name w:val="normaltextrun"/>
    <w:basedOn w:val="Absatz-Standardschriftart"/>
    <w:uiPriority w:val="1"/>
    <w:rsid w:val="34C4B2A8"/>
  </w:style>
  <w:style w:type="character" w:customStyle="1" w:styleId="eop">
    <w:name w:val="eop"/>
    <w:basedOn w:val="Absatz-Standardschriftart"/>
    <w:uiPriority w:val="1"/>
    <w:rsid w:val="34C4B2A8"/>
  </w:style>
  <w:style w:type="paragraph" w:styleId="berarbeitung">
    <w:name w:val="Revision"/>
    <w:hidden/>
    <w:uiPriority w:val="99"/>
    <w:semiHidden/>
    <w:rsid w:val="0010584B"/>
    <w:rPr>
      <w:rFonts w:eastAsia="Cambri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5071">
      <w:bodyDiv w:val="1"/>
      <w:marLeft w:val="240"/>
      <w:marRight w:val="240"/>
      <w:marTop w:val="240"/>
      <w:marBottom w:val="60"/>
      <w:divBdr>
        <w:top w:val="none" w:sz="0" w:space="0" w:color="auto"/>
        <w:left w:val="none" w:sz="0" w:space="0" w:color="auto"/>
        <w:bottom w:val="none" w:sz="0" w:space="0" w:color="auto"/>
        <w:right w:val="none" w:sz="0" w:space="0" w:color="auto"/>
      </w:divBdr>
      <w:divsChild>
        <w:div w:id="1100949800">
          <w:marLeft w:val="0"/>
          <w:marRight w:val="0"/>
          <w:marTop w:val="0"/>
          <w:marBottom w:val="0"/>
          <w:divBdr>
            <w:top w:val="none" w:sz="0" w:space="0" w:color="auto"/>
            <w:left w:val="none" w:sz="0" w:space="0" w:color="auto"/>
            <w:bottom w:val="single" w:sz="6" w:space="9" w:color="C8C8C8"/>
            <w:right w:val="none" w:sz="0" w:space="0" w:color="auto"/>
          </w:divBdr>
          <w:divsChild>
            <w:div w:id="12750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1474">
      <w:bodyDiv w:val="1"/>
      <w:marLeft w:val="0"/>
      <w:marRight w:val="0"/>
      <w:marTop w:val="0"/>
      <w:marBottom w:val="0"/>
      <w:divBdr>
        <w:top w:val="none" w:sz="0" w:space="0" w:color="auto"/>
        <w:left w:val="none" w:sz="0" w:space="0" w:color="auto"/>
        <w:bottom w:val="none" w:sz="0" w:space="0" w:color="auto"/>
        <w:right w:val="none" w:sz="0" w:space="0" w:color="auto"/>
      </w:divBdr>
      <w:divsChild>
        <w:div w:id="1452868600">
          <w:marLeft w:val="0"/>
          <w:marRight w:val="0"/>
          <w:marTop w:val="0"/>
          <w:marBottom w:val="0"/>
          <w:divBdr>
            <w:top w:val="none" w:sz="0" w:space="0" w:color="auto"/>
            <w:left w:val="none" w:sz="0" w:space="0" w:color="auto"/>
            <w:bottom w:val="none" w:sz="0" w:space="0" w:color="auto"/>
            <w:right w:val="none" w:sz="0" w:space="0" w:color="auto"/>
          </w:divBdr>
        </w:div>
        <w:div w:id="1047606860">
          <w:marLeft w:val="0"/>
          <w:marRight w:val="0"/>
          <w:marTop w:val="0"/>
          <w:marBottom w:val="0"/>
          <w:divBdr>
            <w:top w:val="none" w:sz="0" w:space="0" w:color="auto"/>
            <w:left w:val="none" w:sz="0" w:space="0" w:color="auto"/>
            <w:bottom w:val="none" w:sz="0" w:space="0" w:color="auto"/>
            <w:right w:val="none" w:sz="0" w:space="0" w:color="auto"/>
          </w:divBdr>
        </w:div>
        <w:div w:id="553395554">
          <w:marLeft w:val="0"/>
          <w:marRight w:val="0"/>
          <w:marTop w:val="0"/>
          <w:marBottom w:val="0"/>
          <w:divBdr>
            <w:top w:val="none" w:sz="0" w:space="0" w:color="auto"/>
            <w:left w:val="none" w:sz="0" w:space="0" w:color="auto"/>
            <w:bottom w:val="none" w:sz="0" w:space="0" w:color="auto"/>
            <w:right w:val="none" w:sz="0" w:space="0" w:color="auto"/>
          </w:divBdr>
        </w:div>
        <w:div w:id="801965990">
          <w:marLeft w:val="0"/>
          <w:marRight w:val="0"/>
          <w:marTop w:val="0"/>
          <w:marBottom w:val="0"/>
          <w:divBdr>
            <w:top w:val="none" w:sz="0" w:space="0" w:color="auto"/>
            <w:left w:val="none" w:sz="0" w:space="0" w:color="auto"/>
            <w:bottom w:val="none" w:sz="0" w:space="0" w:color="auto"/>
            <w:right w:val="none" w:sz="0" w:space="0" w:color="auto"/>
          </w:divBdr>
        </w:div>
      </w:divsChild>
    </w:div>
    <w:div w:id="493838810">
      <w:bodyDiv w:val="1"/>
      <w:marLeft w:val="0"/>
      <w:marRight w:val="0"/>
      <w:marTop w:val="0"/>
      <w:marBottom w:val="0"/>
      <w:divBdr>
        <w:top w:val="none" w:sz="0" w:space="0" w:color="auto"/>
        <w:left w:val="none" w:sz="0" w:space="0" w:color="auto"/>
        <w:bottom w:val="none" w:sz="0" w:space="0" w:color="auto"/>
        <w:right w:val="none" w:sz="0" w:space="0" w:color="auto"/>
      </w:divBdr>
    </w:div>
    <w:div w:id="585110352">
      <w:bodyDiv w:val="1"/>
      <w:marLeft w:val="240"/>
      <w:marRight w:val="240"/>
      <w:marTop w:val="240"/>
      <w:marBottom w:val="60"/>
      <w:divBdr>
        <w:top w:val="none" w:sz="0" w:space="0" w:color="auto"/>
        <w:left w:val="none" w:sz="0" w:space="0" w:color="auto"/>
        <w:bottom w:val="none" w:sz="0" w:space="0" w:color="auto"/>
        <w:right w:val="none" w:sz="0" w:space="0" w:color="auto"/>
      </w:divBdr>
      <w:divsChild>
        <w:div w:id="1613130196">
          <w:marLeft w:val="0"/>
          <w:marRight w:val="0"/>
          <w:marTop w:val="0"/>
          <w:marBottom w:val="0"/>
          <w:divBdr>
            <w:top w:val="none" w:sz="0" w:space="0" w:color="auto"/>
            <w:left w:val="none" w:sz="0" w:space="0" w:color="auto"/>
            <w:bottom w:val="single" w:sz="6" w:space="9" w:color="C8C8C8"/>
            <w:right w:val="none" w:sz="0" w:space="0" w:color="auto"/>
          </w:divBdr>
          <w:divsChild>
            <w:div w:id="4937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0839">
      <w:bodyDiv w:val="1"/>
      <w:marLeft w:val="0"/>
      <w:marRight w:val="0"/>
      <w:marTop w:val="0"/>
      <w:marBottom w:val="0"/>
      <w:divBdr>
        <w:top w:val="none" w:sz="0" w:space="0" w:color="auto"/>
        <w:left w:val="none" w:sz="0" w:space="0" w:color="auto"/>
        <w:bottom w:val="none" w:sz="0" w:space="0" w:color="auto"/>
        <w:right w:val="none" w:sz="0" w:space="0" w:color="auto"/>
      </w:divBdr>
      <w:divsChild>
        <w:div w:id="2132506786">
          <w:marLeft w:val="0"/>
          <w:marRight w:val="0"/>
          <w:marTop w:val="0"/>
          <w:marBottom w:val="0"/>
          <w:divBdr>
            <w:top w:val="none" w:sz="0" w:space="0" w:color="auto"/>
            <w:left w:val="none" w:sz="0" w:space="0" w:color="auto"/>
            <w:bottom w:val="none" w:sz="0" w:space="0" w:color="auto"/>
            <w:right w:val="none" w:sz="0" w:space="0" w:color="auto"/>
          </w:divBdr>
        </w:div>
        <w:div w:id="458913450">
          <w:marLeft w:val="0"/>
          <w:marRight w:val="0"/>
          <w:marTop w:val="0"/>
          <w:marBottom w:val="0"/>
          <w:divBdr>
            <w:top w:val="none" w:sz="0" w:space="0" w:color="auto"/>
            <w:left w:val="none" w:sz="0" w:space="0" w:color="auto"/>
            <w:bottom w:val="none" w:sz="0" w:space="0" w:color="auto"/>
            <w:right w:val="none" w:sz="0" w:space="0" w:color="auto"/>
          </w:divBdr>
        </w:div>
        <w:div w:id="228543804">
          <w:marLeft w:val="0"/>
          <w:marRight w:val="0"/>
          <w:marTop w:val="0"/>
          <w:marBottom w:val="0"/>
          <w:divBdr>
            <w:top w:val="none" w:sz="0" w:space="0" w:color="auto"/>
            <w:left w:val="none" w:sz="0" w:space="0" w:color="auto"/>
            <w:bottom w:val="none" w:sz="0" w:space="0" w:color="auto"/>
            <w:right w:val="none" w:sz="0" w:space="0" w:color="auto"/>
          </w:divBdr>
        </w:div>
        <w:div w:id="507253456">
          <w:marLeft w:val="0"/>
          <w:marRight w:val="0"/>
          <w:marTop w:val="0"/>
          <w:marBottom w:val="0"/>
          <w:divBdr>
            <w:top w:val="none" w:sz="0" w:space="0" w:color="auto"/>
            <w:left w:val="none" w:sz="0" w:space="0" w:color="auto"/>
            <w:bottom w:val="none" w:sz="0" w:space="0" w:color="auto"/>
            <w:right w:val="none" w:sz="0" w:space="0" w:color="auto"/>
          </w:divBdr>
        </w:div>
        <w:div w:id="1164855002">
          <w:marLeft w:val="0"/>
          <w:marRight w:val="0"/>
          <w:marTop w:val="0"/>
          <w:marBottom w:val="0"/>
          <w:divBdr>
            <w:top w:val="none" w:sz="0" w:space="0" w:color="auto"/>
            <w:left w:val="none" w:sz="0" w:space="0" w:color="auto"/>
            <w:bottom w:val="none" w:sz="0" w:space="0" w:color="auto"/>
            <w:right w:val="none" w:sz="0" w:space="0" w:color="auto"/>
          </w:divBdr>
        </w:div>
        <w:div w:id="827601200">
          <w:marLeft w:val="0"/>
          <w:marRight w:val="0"/>
          <w:marTop w:val="0"/>
          <w:marBottom w:val="0"/>
          <w:divBdr>
            <w:top w:val="none" w:sz="0" w:space="0" w:color="auto"/>
            <w:left w:val="none" w:sz="0" w:space="0" w:color="auto"/>
            <w:bottom w:val="none" w:sz="0" w:space="0" w:color="auto"/>
            <w:right w:val="none" w:sz="0" w:space="0" w:color="auto"/>
          </w:divBdr>
          <w:divsChild>
            <w:div w:id="635181105">
              <w:marLeft w:val="0"/>
              <w:marRight w:val="0"/>
              <w:marTop w:val="0"/>
              <w:marBottom w:val="0"/>
              <w:divBdr>
                <w:top w:val="none" w:sz="0" w:space="0" w:color="auto"/>
                <w:left w:val="none" w:sz="0" w:space="0" w:color="auto"/>
                <w:bottom w:val="none" w:sz="0" w:space="0" w:color="auto"/>
                <w:right w:val="none" w:sz="0" w:space="0" w:color="auto"/>
              </w:divBdr>
            </w:div>
          </w:divsChild>
        </w:div>
        <w:div w:id="434136268">
          <w:marLeft w:val="0"/>
          <w:marRight w:val="0"/>
          <w:marTop w:val="0"/>
          <w:marBottom w:val="0"/>
          <w:divBdr>
            <w:top w:val="none" w:sz="0" w:space="0" w:color="auto"/>
            <w:left w:val="none" w:sz="0" w:space="0" w:color="auto"/>
            <w:bottom w:val="none" w:sz="0" w:space="0" w:color="auto"/>
            <w:right w:val="none" w:sz="0" w:space="0" w:color="auto"/>
          </w:divBdr>
        </w:div>
        <w:div w:id="195120610">
          <w:marLeft w:val="0"/>
          <w:marRight w:val="0"/>
          <w:marTop w:val="0"/>
          <w:marBottom w:val="0"/>
          <w:divBdr>
            <w:top w:val="none" w:sz="0" w:space="0" w:color="auto"/>
            <w:left w:val="none" w:sz="0" w:space="0" w:color="auto"/>
            <w:bottom w:val="none" w:sz="0" w:space="0" w:color="auto"/>
            <w:right w:val="none" w:sz="0" w:space="0" w:color="auto"/>
          </w:divBdr>
        </w:div>
        <w:div w:id="1882981653">
          <w:marLeft w:val="0"/>
          <w:marRight w:val="0"/>
          <w:marTop w:val="0"/>
          <w:marBottom w:val="0"/>
          <w:divBdr>
            <w:top w:val="none" w:sz="0" w:space="0" w:color="auto"/>
            <w:left w:val="none" w:sz="0" w:space="0" w:color="auto"/>
            <w:bottom w:val="none" w:sz="0" w:space="0" w:color="auto"/>
            <w:right w:val="none" w:sz="0" w:space="0" w:color="auto"/>
          </w:divBdr>
        </w:div>
        <w:div w:id="291209072">
          <w:marLeft w:val="0"/>
          <w:marRight w:val="0"/>
          <w:marTop w:val="0"/>
          <w:marBottom w:val="0"/>
          <w:divBdr>
            <w:top w:val="none" w:sz="0" w:space="0" w:color="auto"/>
            <w:left w:val="none" w:sz="0" w:space="0" w:color="auto"/>
            <w:bottom w:val="none" w:sz="0" w:space="0" w:color="auto"/>
            <w:right w:val="none" w:sz="0" w:space="0" w:color="auto"/>
          </w:divBdr>
        </w:div>
        <w:div w:id="245506124">
          <w:marLeft w:val="0"/>
          <w:marRight w:val="0"/>
          <w:marTop w:val="0"/>
          <w:marBottom w:val="0"/>
          <w:divBdr>
            <w:top w:val="none" w:sz="0" w:space="0" w:color="auto"/>
            <w:left w:val="none" w:sz="0" w:space="0" w:color="auto"/>
            <w:bottom w:val="none" w:sz="0" w:space="0" w:color="auto"/>
            <w:right w:val="none" w:sz="0" w:space="0" w:color="auto"/>
          </w:divBdr>
        </w:div>
        <w:div w:id="230772177">
          <w:marLeft w:val="0"/>
          <w:marRight w:val="0"/>
          <w:marTop w:val="0"/>
          <w:marBottom w:val="0"/>
          <w:divBdr>
            <w:top w:val="none" w:sz="0" w:space="0" w:color="auto"/>
            <w:left w:val="none" w:sz="0" w:space="0" w:color="auto"/>
            <w:bottom w:val="none" w:sz="0" w:space="0" w:color="auto"/>
            <w:right w:val="none" w:sz="0" w:space="0" w:color="auto"/>
          </w:divBdr>
        </w:div>
        <w:div w:id="1859731575">
          <w:marLeft w:val="0"/>
          <w:marRight w:val="0"/>
          <w:marTop w:val="0"/>
          <w:marBottom w:val="0"/>
          <w:divBdr>
            <w:top w:val="none" w:sz="0" w:space="0" w:color="auto"/>
            <w:left w:val="none" w:sz="0" w:space="0" w:color="auto"/>
            <w:bottom w:val="none" w:sz="0" w:space="0" w:color="auto"/>
            <w:right w:val="none" w:sz="0" w:space="0" w:color="auto"/>
          </w:divBdr>
        </w:div>
      </w:divsChild>
    </w:div>
    <w:div w:id="1546141159">
      <w:bodyDiv w:val="1"/>
      <w:marLeft w:val="0"/>
      <w:marRight w:val="0"/>
      <w:marTop w:val="0"/>
      <w:marBottom w:val="0"/>
      <w:divBdr>
        <w:top w:val="none" w:sz="0" w:space="0" w:color="auto"/>
        <w:left w:val="none" w:sz="0" w:space="0" w:color="auto"/>
        <w:bottom w:val="none" w:sz="0" w:space="0" w:color="auto"/>
        <w:right w:val="none" w:sz="0" w:space="0" w:color="auto"/>
      </w:divBdr>
      <w:divsChild>
        <w:div w:id="982587344">
          <w:marLeft w:val="0"/>
          <w:marRight w:val="0"/>
          <w:marTop w:val="0"/>
          <w:marBottom w:val="0"/>
          <w:divBdr>
            <w:top w:val="none" w:sz="0" w:space="0" w:color="auto"/>
            <w:left w:val="none" w:sz="0" w:space="0" w:color="auto"/>
            <w:bottom w:val="none" w:sz="0" w:space="0" w:color="auto"/>
            <w:right w:val="none" w:sz="0" w:space="0" w:color="auto"/>
          </w:divBdr>
        </w:div>
        <w:div w:id="674187415">
          <w:marLeft w:val="0"/>
          <w:marRight w:val="0"/>
          <w:marTop w:val="0"/>
          <w:marBottom w:val="0"/>
          <w:divBdr>
            <w:top w:val="none" w:sz="0" w:space="0" w:color="auto"/>
            <w:left w:val="none" w:sz="0" w:space="0" w:color="auto"/>
            <w:bottom w:val="none" w:sz="0" w:space="0" w:color="auto"/>
            <w:right w:val="none" w:sz="0" w:space="0" w:color="auto"/>
          </w:divBdr>
        </w:div>
      </w:divsChild>
    </w:div>
    <w:div w:id="1979991639">
      <w:bodyDiv w:val="1"/>
      <w:marLeft w:val="240"/>
      <w:marRight w:val="240"/>
      <w:marTop w:val="240"/>
      <w:marBottom w:val="60"/>
      <w:divBdr>
        <w:top w:val="none" w:sz="0" w:space="0" w:color="auto"/>
        <w:left w:val="none" w:sz="0" w:space="0" w:color="auto"/>
        <w:bottom w:val="none" w:sz="0" w:space="0" w:color="auto"/>
        <w:right w:val="none" w:sz="0" w:space="0" w:color="auto"/>
      </w:divBdr>
      <w:divsChild>
        <w:div w:id="1559630979">
          <w:marLeft w:val="0"/>
          <w:marRight w:val="0"/>
          <w:marTop w:val="0"/>
          <w:marBottom w:val="0"/>
          <w:divBdr>
            <w:top w:val="none" w:sz="0" w:space="0" w:color="auto"/>
            <w:left w:val="none" w:sz="0" w:space="0" w:color="auto"/>
            <w:bottom w:val="single" w:sz="6" w:space="9" w:color="C8C8C8"/>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image" Target="media/image7.jpe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5.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omments" Target="comment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811EF-B985-4DBB-8038-E354639B2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3251</Words>
  <Characters>20483</Characters>
  <Application>Microsoft Office Word</Application>
  <DocSecurity>0</DocSecurity>
  <Lines>170</Lines>
  <Paragraphs>47</Paragraphs>
  <ScaleCrop>false</ScaleCrop>
  <HeadingPairs>
    <vt:vector size="2" baseType="variant">
      <vt:variant>
        <vt:lpstr>Titel</vt:lpstr>
      </vt:variant>
      <vt:variant>
        <vt:i4>1</vt:i4>
      </vt:variant>
    </vt:vector>
  </HeadingPairs>
  <TitlesOfParts>
    <vt:vector size="1" baseType="lpstr">
      <vt:lpstr/>
    </vt:vector>
  </TitlesOfParts>
  <Company>UKW</Company>
  <LinksUpToDate>false</LinksUpToDate>
  <CharactersWithSpaces>23687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Schaefer</dc:creator>
  <cp:lastModifiedBy>Entwistle, Andrew</cp:lastModifiedBy>
  <cp:revision>2</cp:revision>
  <cp:lastPrinted>2020-01-27T15:28:00Z</cp:lastPrinted>
  <dcterms:created xsi:type="dcterms:W3CDTF">2026-01-15T11:19:00Z</dcterms:created>
  <dcterms:modified xsi:type="dcterms:W3CDTF">2026-01-15T11:19:00Z</dcterms:modified>
</cp:coreProperties>
</file>