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59EEB" w14:textId="016DD56A" w:rsidR="00205519" w:rsidRPr="00C50D71" w:rsidRDefault="00C50D71" w:rsidP="00087076">
      <w:pPr>
        <w:pStyle w:val="KeinLeerraum"/>
        <w:rPr>
          <w:rFonts w:ascii="Arial" w:eastAsia="Times New Roman" w:hAnsi="Arial" w:cs="Arial"/>
          <w:b/>
        </w:rPr>
      </w:pPr>
      <w:r w:rsidRPr="00C50D71">
        <w:rPr>
          <w:rFonts w:ascii="Arial" w:hAnsi="Arial" w:cs="Arial"/>
          <w:b/>
        </w:rPr>
        <w:t xml:space="preserve">Klausur </w:t>
      </w:r>
      <w:r w:rsidR="009326E5">
        <w:rPr>
          <w:rFonts w:ascii="Arial" w:eastAsia="Times New Roman" w:hAnsi="Arial" w:cs="Arial"/>
          <w:b/>
        </w:rPr>
        <w:t xml:space="preserve">Interdisziplinäre Onkologie </w:t>
      </w:r>
      <w:proofErr w:type="spellStart"/>
      <w:r w:rsidR="00EE46B3">
        <w:rPr>
          <w:rFonts w:ascii="Arial" w:eastAsia="Times New Roman" w:hAnsi="Arial" w:cs="Arial"/>
          <w:b/>
        </w:rPr>
        <w:t>Wi</w:t>
      </w:r>
      <w:r w:rsidR="00A47490">
        <w:rPr>
          <w:rFonts w:ascii="Arial" w:eastAsia="Times New Roman" w:hAnsi="Arial" w:cs="Arial"/>
          <w:b/>
        </w:rPr>
        <w:t>Se</w:t>
      </w:r>
      <w:proofErr w:type="spellEnd"/>
      <w:r w:rsidR="00A47490">
        <w:rPr>
          <w:rFonts w:ascii="Arial" w:eastAsia="Times New Roman" w:hAnsi="Arial" w:cs="Arial"/>
          <w:b/>
        </w:rPr>
        <w:t xml:space="preserve"> </w:t>
      </w:r>
      <w:r w:rsidR="00522530">
        <w:rPr>
          <w:rFonts w:ascii="Arial" w:eastAsia="Times New Roman" w:hAnsi="Arial" w:cs="Arial"/>
          <w:b/>
        </w:rPr>
        <w:t>2025</w:t>
      </w:r>
      <w:r w:rsidR="00EE46B3">
        <w:rPr>
          <w:rFonts w:ascii="Arial" w:eastAsia="Times New Roman" w:hAnsi="Arial" w:cs="Arial"/>
          <w:b/>
        </w:rPr>
        <w:t>/26</w:t>
      </w:r>
    </w:p>
    <w:p w14:paraId="007E72DE" w14:textId="77777777" w:rsidR="00205519" w:rsidRDefault="00205519" w:rsidP="00087076">
      <w:pPr>
        <w:rPr>
          <w:rFonts w:ascii="Arial" w:hAnsi="Arial" w:cs="Arial"/>
          <w:b/>
          <w:sz w:val="22"/>
          <w:szCs w:val="22"/>
        </w:rPr>
      </w:pPr>
      <w:r>
        <w:rPr>
          <w:rFonts w:ascii="Arial" w:hAnsi="Arial" w:cs="Arial"/>
          <w:b/>
          <w:sz w:val="22"/>
          <w:szCs w:val="22"/>
        </w:rPr>
        <w:t>Autor: Beteiligte Dozenten</w:t>
      </w:r>
    </w:p>
    <w:p w14:paraId="0E096BCB" w14:textId="592F036A" w:rsidR="00205519" w:rsidRDefault="00004A29" w:rsidP="00087076">
      <w:pPr>
        <w:rPr>
          <w:rFonts w:ascii="Arial" w:hAnsi="Arial" w:cs="Arial"/>
          <w:sz w:val="22"/>
          <w:szCs w:val="22"/>
        </w:rPr>
      </w:pPr>
      <w:r>
        <w:rPr>
          <w:rFonts w:ascii="Arial" w:hAnsi="Arial" w:cs="Arial"/>
          <w:sz w:val="22"/>
          <w:szCs w:val="22"/>
        </w:rPr>
        <w:t xml:space="preserve">Datum: </w:t>
      </w:r>
      <w:r w:rsidR="00EE46B3">
        <w:rPr>
          <w:rFonts w:ascii="Arial" w:hAnsi="Arial" w:cs="Arial"/>
          <w:sz w:val="22"/>
          <w:szCs w:val="22"/>
        </w:rPr>
        <w:t>03</w:t>
      </w:r>
      <w:r>
        <w:rPr>
          <w:rFonts w:ascii="Arial" w:hAnsi="Arial" w:cs="Arial"/>
          <w:sz w:val="22"/>
          <w:szCs w:val="22"/>
        </w:rPr>
        <w:t>.</w:t>
      </w:r>
      <w:r w:rsidR="00EE46B3">
        <w:rPr>
          <w:rFonts w:ascii="Arial" w:hAnsi="Arial" w:cs="Arial"/>
          <w:sz w:val="22"/>
          <w:szCs w:val="22"/>
        </w:rPr>
        <w:t>02</w:t>
      </w:r>
      <w:r w:rsidR="00470FBD">
        <w:rPr>
          <w:rFonts w:ascii="Arial" w:hAnsi="Arial" w:cs="Arial"/>
          <w:sz w:val="22"/>
          <w:szCs w:val="22"/>
        </w:rPr>
        <w:t>.202</w:t>
      </w:r>
      <w:r w:rsidR="00EE46B3">
        <w:rPr>
          <w:rFonts w:ascii="Arial" w:hAnsi="Arial" w:cs="Arial"/>
          <w:sz w:val="22"/>
          <w:szCs w:val="22"/>
        </w:rPr>
        <w:t>6</w:t>
      </w:r>
    </w:p>
    <w:p w14:paraId="1A79069E" w14:textId="77777777" w:rsidR="00205519" w:rsidRDefault="00205519" w:rsidP="00087076">
      <w:pPr>
        <w:rPr>
          <w:rFonts w:ascii="Arial" w:hAnsi="Arial" w:cs="Arial"/>
          <w:sz w:val="22"/>
          <w:szCs w:val="22"/>
        </w:rPr>
      </w:pPr>
      <w:r>
        <w:rPr>
          <w:rFonts w:ascii="Arial" w:hAnsi="Arial" w:cs="Arial"/>
          <w:sz w:val="22"/>
          <w:szCs w:val="22"/>
        </w:rPr>
        <w:t>Schema: PS50P</w:t>
      </w:r>
    </w:p>
    <w:p w14:paraId="2FFF9F66" w14:textId="77777777" w:rsidR="00205519" w:rsidRDefault="00205519" w:rsidP="00087076">
      <w:pPr>
        <w:rPr>
          <w:rFonts w:ascii="Arial" w:hAnsi="Arial" w:cs="Arial"/>
          <w:sz w:val="22"/>
          <w:szCs w:val="22"/>
        </w:rPr>
      </w:pPr>
      <w:r>
        <w:rPr>
          <w:rFonts w:ascii="Arial" w:hAnsi="Arial" w:cs="Arial"/>
          <w:sz w:val="22"/>
          <w:szCs w:val="22"/>
        </w:rPr>
        <w:t>KEINE_ABSCHNITTSPUNKTE: ja</w:t>
      </w:r>
    </w:p>
    <w:p w14:paraId="7C92CC87" w14:textId="77777777" w:rsidR="00205519" w:rsidRDefault="00205519" w:rsidP="00087076">
      <w:pPr>
        <w:rPr>
          <w:rFonts w:ascii="Arial" w:hAnsi="Arial" w:cs="Arial"/>
          <w:sz w:val="22"/>
          <w:szCs w:val="22"/>
        </w:rPr>
      </w:pPr>
      <w:r>
        <w:rPr>
          <w:rFonts w:ascii="Arial" w:hAnsi="Arial" w:cs="Arial"/>
          <w:sz w:val="22"/>
          <w:szCs w:val="22"/>
        </w:rPr>
        <w:t>FRAGE_NUMMERN: fortlaufend</w:t>
      </w:r>
    </w:p>
    <w:p w14:paraId="26BD4FA4" w14:textId="77777777" w:rsidR="00205519" w:rsidRDefault="00205519" w:rsidP="00087076">
      <w:pPr>
        <w:rPr>
          <w:rFonts w:ascii="Arial" w:hAnsi="Arial" w:cs="Arial"/>
          <w:sz w:val="22"/>
          <w:szCs w:val="22"/>
        </w:rPr>
      </w:pPr>
      <w:r>
        <w:rPr>
          <w:rFonts w:ascii="Arial" w:hAnsi="Arial" w:cs="Arial"/>
          <w:sz w:val="22"/>
          <w:szCs w:val="22"/>
        </w:rPr>
        <w:t>KEINE_MARKIERUNGEN: nein</w:t>
      </w:r>
    </w:p>
    <w:p w14:paraId="47A51AB9" w14:textId="77777777" w:rsidR="00205519" w:rsidRDefault="00205519" w:rsidP="00087076">
      <w:pPr>
        <w:rPr>
          <w:rFonts w:ascii="Arial" w:hAnsi="Arial" w:cs="Arial"/>
          <w:sz w:val="22"/>
          <w:szCs w:val="22"/>
        </w:rPr>
      </w:pPr>
      <w:r>
        <w:rPr>
          <w:rFonts w:ascii="Arial" w:hAnsi="Arial" w:cs="Arial"/>
          <w:sz w:val="22"/>
          <w:szCs w:val="22"/>
        </w:rPr>
        <w:t>GUI_AUFTEILUNG: B 53</w:t>
      </w:r>
    </w:p>
    <w:p w14:paraId="23FF0460" w14:textId="77777777" w:rsidR="00205519" w:rsidRDefault="00205519" w:rsidP="00087076">
      <w:pPr>
        <w:rPr>
          <w:rFonts w:ascii="Arial" w:hAnsi="Arial" w:cs="Arial"/>
          <w:sz w:val="22"/>
          <w:szCs w:val="22"/>
        </w:rPr>
      </w:pPr>
      <w:r>
        <w:rPr>
          <w:rFonts w:ascii="Arial" w:hAnsi="Arial" w:cs="Arial"/>
          <w:sz w:val="22"/>
          <w:szCs w:val="22"/>
        </w:rPr>
        <w:t>ABSCHNITTE_RANDOMISIEREN: nein</w:t>
      </w:r>
    </w:p>
    <w:p w14:paraId="09579033" w14:textId="77777777" w:rsidR="00205519" w:rsidRDefault="00205519" w:rsidP="00087076">
      <w:pPr>
        <w:rPr>
          <w:rFonts w:ascii="Arial" w:hAnsi="Arial" w:cs="Arial"/>
          <w:sz w:val="22"/>
          <w:szCs w:val="22"/>
        </w:rPr>
      </w:pPr>
      <w:r>
        <w:rPr>
          <w:rFonts w:ascii="Arial" w:hAnsi="Arial" w:cs="Arial"/>
          <w:sz w:val="22"/>
          <w:szCs w:val="22"/>
        </w:rPr>
        <w:t>ABSCHNITT_R_MUSTER:</w:t>
      </w:r>
    </w:p>
    <w:p w14:paraId="7F43A647" w14:textId="77777777" w:rsidR="00205519" w:rsidRDefault="00205519" w:rsidP="00087076">
      <w:pPr>
        <w:rPr>
          <w:rFonts w:ascii="Arial" w:hAnsi="Arial" w:cs="Arial"/>
          <w:sz w:val="22"/>
          <w:szCs w:val="22"/>
        </w:rPr>
      </w:pPr>
      <w:r>
        <w:rPr>
          <w:rFonts w:ascii="Arial" w:hAnsi="Arial" w:cs="Arial"/>
          <w:sz w:val="22"/>
          <w:szCs w:val="22"/>
        </w:rPr>
        <w:t>FRAGEN_RANDOMISIEREN: nein</w:t>
      </w:r>
    </w:p>
    <w:p w14:paraId="614EE302" w14:textId="77777777" w:rsidR="00205519" w:rsidRDefault="00205519" w:rsidP="00087076">
      <w:pPr>
        <w:rPr>
          <w:rFonts w:ascii="Arial" w:hAnsi="Arial" w:cs="Arial"/>
          <w:sz w:val="22"/>
          <w:szCs w:val="22"/>
        </w:rPr>
      </w:pPr>
      <w:r>
        <w:rPr>
          <w:rFonts w:ascii="Arial" w:hAnsi="Arial" w:cs="Arial"/>
          <w:sz w:val="22"/>
          <w:szCs w:val="22"/>
        </w:rPr>
        <w:t xml:space="preserve">ABSCHNITTE_OHNE_FRAGERANDOMISIERUNG: </w:t>
      </w:r>
    </w:p>
    <w:p w14:paraId="2A67AF40" w14:textId="77777777" w:rsidR="00205519" w:rsidRDefault="00205519" w:rsidP="00087076">
      <w:pPr>
        <w:rPr>
          <w:rFonts w:ascii="Arial" w:hAnsi="Arial" w:cs="Arial"/>
          <w:sz w:val="22"/>
          <w:szCs w:val="22"/>
        </w:rPr>
      </w:pPr>
      <w:r>
        <w:rPr>
          <w:rFonts w:ascii="Arial" w:hAnsi="Arial" w:cs="Arial"/>
          <w:sz w:val="22"/>
          <w:szCs w:val="22"/>
        </w:rPr>
        <w:t>ANTWORTEN_RANDOMISIEREN: ja</w:t>
      </w:r>
    </w:p>
    <w:p w14:paraId="66BAF6D3" w14:textId="77777777" w:rsidR="00205519" w:rsidRDefault="00205519" w:rsidP="00087076">
      <w:pPr>
        <w:rPr>
          <w:rFonts w:ascii="Arial" w:hAnsi="Arial" w:cs="Arial"/>
          <w:sz w:val="22"/>
          <w:szCs w:val="22"/>
        </w:rPr>
      </w:pPr>
      <w:r>
        <w:rPr>
          <w:rFonts w:ascii="Arial" w:hAnsi="Arial" w:cs="Arial"/>
          <w:sz w:val="22"/>
          <w:szCs w:val="22"/>
        </w:rPr>
        <w:t xml:space="preserve">FRAGEN_OHNE_ANTWORTRANDOMISIERUNG: </w:t>
      </w:r>
    </w:p>
    <w:p w14:paraId="2D9BEEEB" w14:textId="77777777" w:rsidR="00205519" w:rsidRDefault="00205519" w:rsidP="00087076">
      <w:pPr>
        <w:rPr>
          <w:rFonts w:ascii="Arial" w:hAnsi="Arial" w:cs="Arial"/>
          <w:sz w:val="22"/>
          <w:szCs w:val="22"/>
        </w:rPr>
      </w:pPr>
      <w:r>
        <w:rPr>
          <w:rFonts w:ascii="Arial" w:hAnsi="Arial" w:cs="Arial"/>
          <w:sz w:val="22"/>
          <w:szCs w:val="22"/>
        </w:rPr>
        <w:t xml:space="preserve">MOBIL_GEEIGNET: ja </w:t>
      </w:r>
    </w:p>
    <w:p w14:paraId="52298749" w14:textId="77777777" w:rsidR="00205519" w:rsidRDefault="00205519" w:rsidP="00087076">
      <w:pPr>
        <w:pStyle w:val="KeinLeerraum"/>
        <w:rPr>
          <w:rFonts w:ascii="Arial" w:hAnsi="Arial" w:cs="Arial"/>
        </w:rPr>
      </w:pPr>
    </w:p>
    <w:p w14:paraId="1E37D429" w14:textId="3BCDC022" w:rsidR="00205519" w:rsidRDefault="00205519" w:rsidP="00087076">
      <w:pPr>
        <w:rPr>
          <w:rFonts w:ascii="Arial" w:eastAsia="Calibri" w:hAnsi="Arial" w:cs="Arial"/>
          <w:sz w:val="22"/>
          <w:szCs w:val="22"/>
        </w:rPr>
      </w:pPr>
      <w:r>
        <w:rPr>
          <w:rFonts w:ascii="Arial" w:eastAsia="Calibri" w:hAnsi="Arial" w:cs="Arial"/>
          <w:sz w:val="22"/>
          <w:szCs w:val="22"/>
        </w:rPr>
        <w:t>Das Kopieren von Schrift-</w:t>
      </w:r>
      <w:r w:rsidR="007A695D">
        <w:rPr>
          <w:rFonts w:ascii="Arial" w:eastAsia="Calibri" w:hAnsi="Arial" w:cs="Arial"/>
          <w:sz w:val="22"/>
          <w:szCs w:val="22"/>
        </w:rPr>
        <w:t xml:space="preserve"> </w:t>
      </w:r>
      <w:r>
        <w:rPr>
          <w:rFonts w:ascii="Arial" w:eastAsia="Calibri" w:hAnsi="Arial" w:cs="Arial"/>
          <w:sz w:val="22"/>
          <w:szCs w:val="22"/>
        </w:rPr>
        <w:t>und Bildmaterial während der Klausur mittels Handy</w:t>
      </w:r>
      <w:r w:rsidR="007A695D">
        <w:rPr>
          <w:rFonts w:ascii="Arial" w:eastAsia="Calibri" w:hAnsi="Arial" w:cs="Arial"/>
          <w:sz w:val="22"/>
          <w:szCs w:val="22"/>
        </w:rPr>
        <w:t>s</w:t>
      </w:r>
      <w:r>
        <w:rPr>
          <w:rFonts w:ascii="Arial" w:eastAsia="Calibri" w:hAnsi="Arial" w:cs="Arial"/>
          <w:sz w:val="22"/>
          <w:szCs w:val="22"/>
        </w:rPr>
        <w:t xml:space="preserve">, Kameras oder anderen technischen Geräten ist aus urheberrechtlichen Gründen untersagt. Verstöße werden mit </w:t>
      </w:r>
      <w:r>
        <w:rPr>
          <w:rFonts w:ascii="Arial" w:eastAsia="Calibri" w:hAnsi="Arial" w:cs="Arial"/>
          <w:b/>
          <w:sz w:val="22"/>
          <w:szCs w:val="22"/>
        </w:rPr>
        <w:t xml:space="preserve">Nichtbestehen </w:t>
      </w:r>
      <w:r>
        <w:rPr>
          <w:rFonts w:ascii="Arial" w:eastAsia="Calibri" w:hAnsi="Arial" w:cs="Arial"/>
          <w:sz w:val="22"/>
          <w:szCs w:val="22"/>
        </w:rPr>
        <w:t>der Klausur geahndet.</w:t>
      </w:r>
    </w:p>
    <w:p w14:paraId="5ED2FE29" w14:textId="77777777" w:rsidR="00205519" w:rsidRDefault="00205519" w:rsidP="00087076">
      <w:pPr>
        <w:rPr>
          <w:rFonts w:ascii="Arial" w:eastAsia="Calibri" w:hAnsi="Arial" w:cs="Arial"/>
          <w:sz w:val="22"/>
          <w:szCs w:val="22"/>
        </w:rPr>
      </w:pPr>
      <w:r>
        <w:rPr>
          <w:rFonts w:ascii="Arial" w:eastAsia="Calibri" w:hAnsi="Arial" w:cs="Arial"/>
          <w:b/>
          <w:sz w:val="22"/>
          <w:szCs w:val="22"/>
        </w:rPr>
        <w:t xml:space="preserve">Allgemein gilt, dass die Verwendung nicht erlaubter Hilfsmittel während der Klausur im Sinne eines Täuschungsversuches zum Nichtbestehen der Klausur führt. </w:t>
      </w:r>
      <w:r>
        <w:rPr>
          <w:rFonts w:ascii="Arial" w:eastAsia="Calibri" w:hAnsi="Arial" w:cs="Arial"/>
          <w:sz w:val="22"/>
          <w:szCs w:val="22"/>
        </w:rPr>
        <w:t xml:space="preserve">Dies gilt insbesondere im Hinblick auf Mobilfunkgeräte. Stellen Sie bitte sicher, dass sich diese </w:t>
      </w:r>
      <w:r>
        <w:rPr>
          <w:rFonts w:ascii="Arial" w:eastAsia="Calibri" w:hAnsi="Arial" w:cs="Arial"/>
          <w:b/>
          <w:sz w:val="22"/>
          <w:szCs w:val="22"/>
        </w:rPr>
        <w:t xml:space="preserve">weder auf Ihrem Arbeitsplatz noch in unmittelbarer Nähe dazu befinden </w:t>
      </w:r>
      <w:r>
        <w:rPr>
          <w:rFonts w:ascii="Arial" w:eastAsia="Calibri" w:hAnsi="Arial" w:cs="Arial"/>
          <w:sz w:val="22"/>
          <w:szCs w:val="22"/>
        </w:rPr>
        <w:t>und dass die Geräte ausgeschaltet sind.</w:t>
      </w:r>
    </w:p>
    <w:p w14:paraId="5F6D5FDB" w14:textId="77777777" w:rsidR="00205519" w:rsidRDefault="00205519" w:rsidP="00087076">
      <w:pPr>
        <w:pStyle w:val="KeinLeerraum"/>
        <w:rPr>
          <w:rFonts w:ascii="Arial" w:hAnsi="Arial" w:cs="Arial"/>
        </w:rPr>
      </w:pPr>
    </w:p>
    <w:p w14:paraId="02034328" w14:textId="77777777" w:rsidR="00205519" w:rsidRDefault="00205519" w:rsidP="00087076">
      <w:pPr>
        <w:rPr>
          <w:rFonts w:ascii="Arial" w:eastAsia="Calibri" w:hAnsi="Arial" w:cs="Arial"/>
          <w:sz w:val="22"/>
          <w:szCs w:val="22"/>
        </w:rPr>
      </w:pPr>
      <w:r>
        <w:rPr>
          <w:rFonts w:ascii="Arial" w:eastAsia="Calibri" w:hAnsi="Arial" w:cs="Arial"/>
          <w:sz w:val="22"/>
          <w:szCs w:val="22"/>
        </w:rPr>
        <w:t xml:space="preserve">Die Klausur beinhaltet </w:t>
      </w:r>
      <w:r>
        <w:rPr>
          <w:rFonts w:ascii="Arial" w:eastAsia="Calibri" w:hAnsi="Arial" w:cs="Arial"/>
          <w:b/>
          <w:sz w:val="22"/>
          <w:szCs w:val="22"/>
        </w:rPr>
        <w:t>30 Fragen</w:t>
      </w:r>
      <w:r>
        <w:rPr>
          <w:rFonts w:ascii="Arial" w:eastAsia="Calibri" w:hAnsi="Arial" w:cs="Arial"/>
          <w:sz w:val="22"/>
          <w:szCs w:val="22"/>
        </w:rPr>
        <w:t xml:space="preserve">, Sie haben </w:t>
      </w:r>
      <w:r>
        <w:rPr>
          <w:rFonts w:ascii="Arial" w:eastAsia="Calibri" w:hAnsi="Arial" w:cs="Arial"/>
          <w:b/>
          <w:sz w:val="22"/>
          <w:szCs w:val="22"/>
        </w:rPr>
        <w:t>60 Minuten</w:t>
      </w:r>
      <w:r>
        <w:rPr>
          <w:rFonts w:ascii="Arial" w:eastAsia="Calibri" w:hAnsi="Arial" w:cs="Arial"/>
          <w:sz w:val="22"/>
          <w:szCs w:val="22"/>
        </w:rPr>
        <w:t xml:space="preserve"> Bearbeitungszeit.</w:t>
      </w:r>
    </w:p>
    <w:p w14:paraId="52340CE7" w14:textId="77777777" w:rsidR="00205519" w:rsidRDefault="00205519" w:rsidP="00087076">
      <w:pPr>
        <w:pStyle w:val="KeinLeerraum"/>
        <w:rPr>
          <w:rFonts w:ascii="Arial" w:hAnsi="Arial" w:cs="Arial"/>
        </w:rPr>
      </w:pPr>
    </w:p>
    <w:p w14:paraId="31DFDCAD" w14:textId="77777777" w:rsidR="00205519" w:rsidRDefault="00205519" w:rsidP="00087076">
      <w:pPr>
        <w:rPr>
          <w:rFonts w:ascii="Arial" w:eastAsia="Calibri" w:hAnsi="Arial" w:cs="Arial"/>
          <w:sz w:val="22"/>
          <w:szCs w:val="22"/>
          <w:u w:val="single"/>
        </w:rPr>
      </w:pPr>
      <w:r>
        <w:rPr>
          <w:rFonts w:ascii="Arial" w:eastAsia="Calibri" w:hAnsi="Arial" w:cs="Arial"/>
          <w:sz w:val="22"/>
          <w:szCs w:val="22"/>
          <w:u w:val="single"/>
        </w:rPr>
        <w:t>Informationen zum Bewertungsschema:</w:t>
      </w:r>
    </w:p>
    <w:p w14:paraId="7421B2C2" w14:textId="77777777" w:rsidR="00205519" w:rsidRDefault="00205519" w:rsidP="00087076">
      <w:pPr>
        <w:rPr>
          <w:rFonts w:ascii="Arial" w:eastAsia="Calibri" w:hAnsi="Arial" w:cs="Arial"/>
          <w:sz w:val="22"/>
          <w:szCs w:val="22"/>
          <w:u w:val="single"/>
        </w:rPr>
      </w:pPr>
    </w:p>
    <w:p w14:paraId="4BD3BB7B" w14:textId="77777777" w:rsidR="00205519" w:rsidRDefault="00205519" w:rsidP="00087076">
      <w:pPr>
        <w:rPr>
          <w:rFonts w:ascii="Arial" w:eastAsia="Calibri" w:hAnsi="Arial" w:cs="Arial"/>
          <w:sz w:val="22"/>
          <w:szCs w:val="22"/>
        </w:rPr>
      </w:pPr>
      <w:proofErr w:type="spellStart"/>
      <w:r>
        <w:rPr>
          <w:rFonts w:ascii="Arial" w:eastAsia="Calibri" w:hAnsi="Arial" w:cs="Arial"/>
          <w:sz w:val="22"/>
          <w:szCs w:val="22"/>
          <w:u w:val="single"/>
        </w:rPr>
        <w:t>TypA</w:t>
      </w:r>
      <w:proofErr w:type="spellEnd"/>
      <w:r>
        <w:rPr>
          <w:rFonts w:ascii="Arial" w:eastAsia="Calibri" w:hAnsi="Arial" w:cs="Arial"/>
          <w:sz w:val="22"/>
          <w:szCs w:val="22"/>
          <w:u w:val="single"/>
        </w:rPr>
        <w:t xml:space="preserve"> (Einfachauswahl):</w:t>
      </w:r>
      <w:r>
        <w:rPr>
          <w:rFonts w:ascii="Arial" w:eastAsia="Calibri" w:hAnsi="Arial" w:cs="Arial"/>
          <w:sz w:val="22"/>
          <w:szCs w:val="22"/>
        </w:rPr>
        <w:t xml:space="preserve"> Jede Abweichung von der vorgegebenen Lösung ergibt 0%, es gibt keine Teilpunkte.</w:t>
      </w:r>
    </w:p>
    <w:p w14:paraId="14CC3308" w14:textId="3898634C" w:rsidR="00205519" w:rsidRDefault="00205519" w:rsidP="00087076">
      <w:pPr>
        <w:rPr>
          <w:rFonts w:ascii="Arial" w:eastAsia="Calibri" w:hAnsi="Arial" w:cs="Arial"/>
          <w:sz w:val="22"/>
          <w:szCs w:val="22"/>
        </w:rPr>
      </w:pPr>
      <w:proofErr w:type="spellStart"/>
      <w:r>
        <w:rPr>
          <w:rFonts w:ascii="Arial" w:eastAsia="Calibri" w:hAnsi="Arial" w:cs="Arial"/>
          <w:sz w:val="22"/>
          <w:szCs w:val="22"/>
          <w:u w:val="single"/>
        </w:rPr>
        <w:t>PickS</w:t>
      </w:r>
      <w:proofErr w:type="spellEnd"/>
      <w:r>
        <w:rPr>
          <w:rFonts w:ascii="Arial" w:eastAsia="Calibri" w:hAnsi="Arial" w:cs="Arial"/>
          <w:sz w:val="22"/>
          <w:szCs w:val="22"/>
          <w:u w:val="single"/>
        </w:rPr>
        <w:t>(scharf) (Mehrfachauswahl):</w:t>
      </w:r>
      <w:r>
        <w:rPr>
          <w:rFonts w:ascii="Arial" w:eastAsia="Calibri" w:hAnsi="Arial" w:cs="Arial"/>
          <w:sz w:val="22"/>
          <w:szCs w:val="22"/>
        </w:rPr>
        <w:t xml:space="preserve"> Sind mehr als die Hälfte der Antworten richtig klassifiziert (Kreuz bei einer zutreffenden Aussage bzw. kein Kreuz bei einer </w:t>
      </w:r>
      <w:r w:rsidR="001D426E">
        <w:rPr>
          <w:rFonts w:ascii="Arial" w:eastAsia="Calibri" w:hAnsi="Arial" w:cs="Arial"/>
          <w:sz w:val="22"/>
          <w:szCs w:val="22"/>
        </w:rPr>
        <w:t>nichtzutreffenden</w:t>
      </w:r>
      <w:r>
        <w:rPr>
          <w:rFonts w:ascii="Arial" w:eastAsia="Calibri" w:hAnsi="Arial" w:cs="Arial"/>
          <w:sz w:val="22"/>
          <w:szCs w:val="22"/>
        </w:rPr>
        <w:t xml:space="preserve"> Aussage), erhält man 50%, bei mehr Abweichungen 0%. </w:t>
      </w:r>
      <w:r>
        <w:rPr>
          <w:rFonts w:ascii="Arial" w:eastAsia="Calibri" w:hAnsi="Arial" w:cs="Arial"/>
          <w:b/>
          <w:sz w:val="22"/>
          <w:szCs w:val="22"/>
        </w:rPr>
        <w:t>Die Zahl der auszuwählenden Antworten ist an</w:t>
      </w:r>
      <w:r w:rsidR="001D426E">
        <w:rPr>
          <w:rFonts w:ascii="Arial" w:eastAsia="Calibri" w:hAnsi="Arial" w:cs="Arial"/>
          <w:b/>
          <w:sz w:val="22"/>
          <w:szCs w:val="22"/>
        </w:rPr>
        <w:t>ge</w:t>
      </w:r>
      <w:r>
        <w:rPr>
          <w:rFonts w:ascii="Arial" w:eastAsia="Calibri" w:hAnsi="Arial" w:cs="Arial"/>
          <w:b/>
          <w:sz w:val="22"/>
          <w:szCs w:val="22"/>
        </w:rPr>
        <w:t>geben. Wählen Sie weniger bzw. mehr Antwortalternativen aus als ange</w:t>
      </w:r>
      <w:r w:rsidR="009458AC">
        <w:rPr>
          <w:rFonts w:ascii="Arial" w:eastAsia="Calibri" w:hAnsi="Arial" w:cs="Arial"/>
          <w:b/>
          <w:sz w:val="22"/>
          <w:szCs w:val="22"/>
        </w:rPr>
        <w:t>ge</w:t>
      </w:r>
      <w:r>
        <w:rPr>
          <w:rFonts w:ascii="Arial" w:eastAsia="Calibri" w:hAnsi="Arial" w:cs="Arial"/>
          <w:b/>
          <w:sz w:val="22"/>
          <w:szCs w:val="22"/>
        </w:rPr>
        <w:t>ben sind, erhalten Sie automatisch 0 Punkte.</w:t>
      </w:r>
    </w:p>
    <w:p w14:paraId="78CE691C" w14:textId="75AF09B8" w:rsidR="00205519" w:rsidRDefault="00205519" w:rsidP="00087076">
      <w:pPr>
        <w:rPr>
          <w:rFonts w:ascii="Arial" w:eastAsia="Calibri" w:hAnsi="Arial" w:cs="Arial"/>
          <w:sz w:val="22"/>
          <w:szCs w:val="22"/>
        </w:rPr>
      </w:pPr>
      <w:r>
        <w:rPr>
          <w:rFonts w:ascii="Arial" w:eastAsia="Calibri" w:hAnsi="Arial" w:cs="Arial"/>
          <w:sz w:val="22"/>
          <w:szCs w:val="22"/>
          <w:u w:val="single"/>
        </w:rPr>
        <w:t xml:space="preserve">Typ </w:t>
      </w:r>
      <w:proofErr w:type="spellStart"/>
      <w:r>
        <w:rPr>
          <w:rFonts w:ascii="Arial" w:eastAsia="Calibri" w:hAnsi="Arial" w:cs="Arial"/>
          <w:sz w:val="22"/>
          <w:szCs w:val="22"/>
          <w:u w:val="single"/>
        </w:rPr>
        <w:t>Kprim</w:t>
      </w:r>
      <w:proofErr w:type="spellEnd"/>
      <w:r>
        <w:rPr>
          <w:rFonts w:ascii="Arial" w:eastAsia="Calibri" w:hAnsi="Arial" w:cs="Arial"/>
          <w:sz w:val="22"/>
          <w:szCs w:val="22"/>
          <w:u w:val="single"/>
        </w:rPr>
        <w:t>:</w:t>
      </w:r>
      <w:r>
        <w:rPr>
          <w:rFonts w:ascii="Arial" w:eastAsia="Calibri" w:hAnsi="Arial" w:cs="Arial"/>
          <w:sz w:val="22"/>
          <w:szCs w:val="22"/>
        </w:rPr>
        <w:t xml:space="preserve"> B</w:t>
      </w:r>
      <w:r w:rsidR="009458AC">
        <w:rPr>
          <w:rFonts w:ascii="Arial" w:eastAsia="Calibri" w:hAnsi="Arial" w:cs="Arial"/>
          <w:sz w:val="22"/>
          <w:szCs w:val="22"/>
        </w:rPr>
        <w:t>ei 4 Antwortalternativen ergibt</w:t>
      </w:r>
      <w:r>
        <w:rPr>
          <w:rFonts w:ascii="Arial" w:eastAsia="Calibri" w:hAnsi="Arial" w:cs="Arial"/>
          <w:sz w:val="22"/>
          <w:szCs w:val="22"/>
        </w:rPr>
        <w:t xml:space="preserve"> maximal </w:t>
      </w:r>
      <w:r w:rsidR="009458AC">
        <w:rPr>
          <w:rFonts w:ascii="Arial" w:eastAsia="Calibri" w:hAnsi="Arial" w:cs="Arial"/>
          <w:sz w:val="22"/>
          <w:szCs w:val="22"/>
        </w:rPr>
        <w:t>eine Abweichung</w:t>
      </w:r>
      <w:r>
        <w:rPr>
          <w:rFonts w:ascii="Arial" w:eastAsia="Calibri" w:hAnsi="Arial" w:cs="Arial"/>
          <w:sz w:val="22"/>
          <w:szCs w:val="22"/>
        </w:rPr>
        <w:t xml:space="preserve"> von der vorgegebenen Lösung noch 50%, ansonsten 0%.</w:t>
      </w:r>
    </w:p>
    <w:p w14:paraId="21A341A6" w14:textId="77777777" w:rsidR="007A07D5" w:rsidRDefault="007A07D5" w:rsidP="007A07D5">
      <w:pPr>
        <w:pStyle w:val="KeinLeerraum"/>
        <w:rPr>
          <w:rFonts w:ascii="Arial" w:hAnsi="Arial" w:cs="Arial"/>
        </w:rPr>
      </w:pPr>
    </w:p>
    <w:p w14:paraId="0F1A3521" w14:textId="2F53A941" w:rsidR="007A07D5" w:rsidRDefault="00D67F3E" w:rsidP="007A07D5">
      <w:pPr>
        <w:pStyle w:val="KeinLeerraum"/>
        <w:rPr>
          <w:rFonts w:ascii="Arial" w:hAnsi="Arial" w:cs="Arial"/>
        </w:rPr>
      </w:pPr>
      <w:r>
        <w:rPr>
          <w:rFonts w:ascii="Arial" w:hAnsi="Arial" w:cs="Arial"/>
        </w:rPr>
        <w:t>--</w:t>
      </w:r>
    </w:p>
    <w:p w14:paraId="7B74F2D3" w14:textId="3286024E" w:rsidR="007A07D5" w:rsidRPr="00D20FA7" w:rsidRDefault="007A07D5" w:rsidP="007A07D5">
      <w:pPr>
        <w:pStyle w:val="KeinLeerraum"/>
        <w:rPr>
          <w:rFonts w:ascii="Arial" w:eastAsia="Times New Roman" w:hAnsi="Arial" w:cs="Arial"/>
        </w:rPr>
      </w:pPr>
      <w:r w:rsidRPr="00D20FA7">
        <w:rPr>
          <w:rFonts w:ascii="Arial" w:eastAsia="Times New Roman" w:hAnsi="Arial" w:cs="Arial"/>
        </w:rPr>
        <w:t xml:space="preserve">Titel: Interdisziplinäre Onkologie </w:t>
      </w:r>
      <w:proofErr w:type="spellStart"/>
      <w:r w:rsidR="00EE46B3">
        <w:rPr>
          <w:rFonts w:ascii="Arial" w:eastAsia="Times New Roman" w:hAnsi="Arial" w:cs="Arial"/>
        </w:rPr>
        <w:t>Wi</w:t>
      </w:r>
      <w:r w:rsidR="00A47490">
        <w:rPr>
          <w:rFonts w:ascii="Arial" w:eastAsia="Times New Roman" w:hAnsi="Arial" w:cs="Arial"/>
        </w:rPr>
        <w:t>Se</w:t>
      </w:r>
      <w:proofErr w:type="spellEnd"/>
      <w:r w:rsidR="00A47490">
        <w:rPr>
          <w:rFonts w:ascii="Arial" w:eastAsia="Times New Roman" w:hAnsi="Arial" w:cs="Arial"/>
        </w:rPr>
        <w:t xml:space="preserve"> </w:t>
      </w:r>
      <w:r w:rsidR="00E42A82">
        <w:rPr>
          <w:rFonts w:ascii="Arial" w:eastAsia="Times New Roman" w:hAnsi="Arial" w:cs="Arial"/>
        </w:rPr>
        <w:t>2025</w:t>
      </w:r>
      <w:r w:rsidR="00EE46B3">
        <w:rPr>
          <w:rFonts w:ascii="Arial" w:eastAsia="Times New Roman" w:hAnsi="Arial" w:cs="Arial"/>
        </w:rPr>
        <w:t>/26</w:t>
      </w:r>
    </w:p>
    <w:p w14:paraId="50947F90" w14:textId="77777777" w:rsidR="007A07D5" w:rsidRDefault="007A07D5" w:rsidP="007A07D5">
      <w:pPr>
        <w:pStyle w:val="KeinLeerraum"/>
        <w:rPr>
          <w:rFonts w:ascii="Arial" w:hAnsi="Arial" w:cs="Arial"/>
        </w:rPr>
      </w:pPr>
    </w:p>
    <w:p w14:paraId="6BEE9B57" w14:textId="77777777" w:rsidR="007A07D5" w:rsidRDefault="007A07D5" w:rsidP="007A07D5">
      <w:pPr>
        <w:pStyle w:val="KeinLeerraum"/>
        <w:rPr>
          <w:rFonts w:ascii="Arial" w:hAnsi="Arial" w:cs="Arial"/>
          <w:u w:val="single"/>
        </w:rPr>
      </w:pPr>
    </w:p>
    <w:p w14:paraId="3BCA4541" w14:textId="77777777" w:rsidR="007A07D5" w:rsidRPr="00651F73" w:rsidRDefault="007A07D5" w:rsidP="007A07D5">
      <w:pPr>
        <w:pStyle w:val="KeinLeerraum"/>
        <w:rPr>
          <w:rFonts w:ascii="Arial" w:hAnsi="Arial" w:cs="Arial"/>
          <w:b/>
        </w:rPr>
      </w:pPr>
      <w:r>
        <w:rPr>
          <w:rFonts w:ascii="Arial" w:hAnsi="Arial" w:cs="Arial"/>
          <w:b/>
        </w:rPr>
        <w:t>Fallbeispiel A:</w:t>
      </w:r>
    </w:p>
    <w:p w14:paraId="59CF90C6" w14:textId="05BD7D02" w:rsidR="00FC6CA0" w:rsidRPr="00FC6CA0" w:rsidRDefault="00FC6CA0" w:rsidP="00FC6CA0">
      <w:pPr>
        <w:rPr>
          <w:rFonts w:ascii="Arial" w:hAnsi="Arial" w:cs="Arial"/>
          <w:sz w:val="22"/>
          <w:szCs w:val="22"/>
        </w:rPr>
      </w:pPr>
      <w:r w:rsidRPr="00FC6CA0">
        <w:rPr>
          <w:rFonts w:ascii="Arial" w:eastAsia="Calibri" w:hAnsi="Arial" w:cs="Arial"/>
          <w:b/>
          <w:bCs/>
          <w:sz w:val="22"/>
          <w:szCs w:val="22"/>
        </w:rPr>
        <w:t>Die komm</w:t>
      </w:r>
      <w:r w:rsidR="003E72B5">
        <w:rPr>
          <w:rFonts w:ascii="Arial" w:eastAsia="Calibri" w:hAnsi="Arial" w:cs="Arial"/>
          <w:b/>
          <w:bCs/>
          <w:sz w:val="22"/>
          <w:szCs w:val="22"/>
        </w:rPr>
        <w:t xml:space="preserve">enden </w:t>
      </w:r>
      <w:r w:rsidR="00390E50">
        <w:rPr>
          <w:rFonts w:ascii="Arial" w:eastAsia="Calibri" w:hAnsi="Arial" w:cs="Arial"/>
          <w:b/>
          <w:bCs/>
          <w:sz w:val="22"/>
          <w:szCs w:val="22"/>
        </w:rPr>
        <w:t>drei</w:t>
      </w:r>
      <w:r w:rsidRPr="00FC6CA0">
        <w:rPr>
          <w:rFonts w:ascii="Arial" w:eastAsia="Calibri" w:hAnsi="Arial" w:cs="Arial"/>
          <w:b/>
          <w:bCs/>
          <w:sz w:val="22"/>
          <w:szCs w:val="22"/>
        </w:rPr>
        <w:t xml:space="preserve"> Fragen gehören zu einem Fallbe</w:t>
      </w:r>
      <w:r w:rsidR="002505BB">
        <w:rPr>
          <w:rFonts w:ascii="Arial" w:eastAsia="Calibri" w:hAnsi="Arial" w:cs="Arial"/>
          <w:b/>
          <w:bCs/>
          <w:sz w:val="22"/>
          <w:szCs w:val="22"/>
        </w:rPr>
        <w:t>i</w:t>
      </w:r>
      <w:r w:rsidRPr="00FC6CA0">
        <w:rPr>
          <w:rFonts w:ascii="Arial" w:eastAsia="Calibri" w:hAnsi="Arial" w:cs="Arial"/>
          <w:b/>
          <w:bCs/>
          <w:sz w:val="22"/>
          <w:szCs w:val="22"/>
        </w:rPr>
        <w:t xml:space="preserve">spiel. Sie haben nach dem Eintragen der ersten </w:t>
      </w:r>
      <w:del w:id="0" w:author="Entwistle, Andrew" w:date="2026-02-04T09:45:00Z">
        <w:r w:rsidR="003E72B5" w:rsidDel="007A695D">
          <w:rPr>
            <w:rFonts w:ascii="Arial" w:eastAsia="Calibri" w:hAnsi="Arial" w:cs="Arial"/>
            <w:b/>
            <w:bCs/>
            <w:sz w:val="22"/>
            <w:szCs w:val="22"/>
          </w:rPr>
          <w:delText xml:space="preserve">drei </w:delText>
        </w:r>
      </w:del>
      <w:ins w:id="1" w:author="Entwistle, Andrew" w:date="2026-02-04T09:45:00Z">
        <w:r w:rsidR="007A695D">
          <w:rPr>
            <w:rFonts w:ascii="Arial" w:eastAsia="Calibri" w:hAnsi="Arial" w:cs="Arial"/>
            <w:b/>
            <w:bCs/>
            <w:sz w:val="22"/>
            <w:szCs w:val="22"/>
          </w:rPr>
          <w:t>zwei</w:t>
        </w:r>
        <w:r w:rsidR="007A695D">
          <w:rPr>
            <w:rFonts w:ascii="Arial" w:eastAsia="Calibri" w:hAnsi="Arial" w:cs="Arial"/>
            <w:b/>
            <w:bCs/>
            <w:sz w:val="22"/>
            <w:szCs w:val="22"/>
          </w:rPr>
          <w:t xml:space="preserve"> </w:t>
        </w:r>
      </w:ins>
      <w:r w:rsidRPr="00FC6CA0">
        <w:rPr>
          <w:rFonts w:ascii="Arial" w:eastAsia="Calibri" w:hAnsi="Arial" w:cs="Arial"/>
          <w:b/>
          <w:bCs/>
          <w:sz w:val="22"/>
          <w:szCs w:val="22"/>
        </w:rPr>
        <w:t>Frage</w:t>
      </w:r>
      <w:r w:rsidR="003E72B5">
        <w:rPr>
          <w:rFonts w:ascii="Arial" w:eastAsia="Calibri" w:hAnsi="Arial" w:cs="Arial"/>
          <w:b/>
          <w:bCs/>
          <w:sz w:val="22"/>
          <w:szCs w:val="22"/>
        </w:rPr>
        <w:t>n</w:t>
      </w:r>
      <w:r w:rsidRPr="00FC6CA0">
        <w:rPr>
          <w:rFonts w:ascii="Arial" w:eastAsia="Calibri" w:hAnsi="Arial" w:cs="Arial"/>
          <w:b/>
          <w:bCs/>
          <w:sz w:val="22"/>
          <w:szCs w:val="22"/>
        </w:rPr>
        <w:t xml:space="preserve"> </w:t>
      </w:r>
      <w:r w:rsidRPr="00FC6CA0">
        <w:rPr>
          <w:rFonts w:ascii="Arial" w:eastAsia="Calibri" w:hAnsi="Arial" w:cs="Arial"/>
          <w:b/>
          <w:bCs/>
          <w:sz w:val="22"/>
          <w:szCs w:val="22"/>
          <w:u w:val="single"/>
        </w:rPr>
        <w:t>keine</w:t>
      </w:r>
      <w:r w:rsidRPr="00FC6CA0">
        <w:rPr>
          <w:rFonts w:ascii="Arial" w:eastAsia="Calibri" w:hAnsi="Arial" w:cs="Arial"/>
          <w:b/>
          <w:bCs/>
          <w:sz w:val="22"/>
          <w:szCs w:val="22"/>
        </w:rPr>
        <w:t xml:space="preserve"> Möglichkeit der Korrektur. Ledigl</w:t>
      </w:r>
      <w:r w:rsidR="003E72B5">
        <w:rPr>
          <w:rFonts w:ascii="Arial" w:eastAsia="Calibri" w:hAnsi="Arial" w:cs="Arial"/>
          <w:b/>
          <w:bCs/>
          <w:sz w:val="22"/>
          <w:szCs w:val="22"/>
        </w:rPr>
        <w:t xml:space="preserve">ich die Beantwortung der </w:t>
      </w:r>
      <w:del w:id="2" w:author="Entwistle, Andrew" w:date="2026-02-04T09:45:00Z">
        <w:r w:rsidR="003E72B5" w:rsidDel="007A695D">
          <w:rPr>
            <w:rFonts w:ascii="Arial" w:eastAsia="Calibri" w:hAnsi="Arial" w:cs="Arial"/>
            <w:b/>
            <w:bCs/>
            <w:sz w:val="22"/>
            <w:szCs w:val="22"/>
          </w:rPr>
          <w:delText>vierten</w:delText>
        </w:r>
        <w:r w:rsidRPr="00FC6CA0" w:rsidDel="007A695D">
          <w:rPr>
            <w:rFonts w:ascii="Arial" w:eastAsia="Calibri" w:hAnsi="Arial" w:cs="Arial"/>
            <w:b/>
            <w:bCs/>
            <w:sz w:val="22"/>
            <w:szCs w:val="22"/>
          </w:rPr>
          <w:delText xml:space="preserve"> </w:delText>
        </w:r>
      </w:del>
      <w:ins w:id="3" w:author="Entwistle, Andrew" w:date="2026-02-04T09:45:00Z">
        <w:r w:rsidR="007A695D">
          <w:rPr>
            <w:rFonts w:ascii="Arial" w:eastAsia="Calibri" w:hAnsi="Arial" w:cs="Arial"/>
            <w:b/>
            <w:bCs/>
            <w:sz w:val="22"/>
            <w:szCs w:val="22"/>
          </w:rPr>
          <w:t>dritten</w:t>
        </w:r>
        <w:r w:rsidR="007A695D" w:rsidRPr="00FC6CA0">
          <w:rPr>
            <w:rFonts w:ascii="Arial" w:eastAsia="Calibri" w:hAnsi="Arial" w:cs="Arial"/>
            <w:b/>
            <w:bCs/>
            <w:sz w:val="22"/>
            <w:szCs w:val="22"/>
          </w:rPr>
          <w:t xml:space="preserve"> </w:t>
        </w:r>
      </w:ins>
      <w:r w:rsidRPr="00FC6CA0">
        <w:rPr>
          <w:rFonts w:ascii="Arial" w:eastAsia="Calibri" w:hAnsi="Arial" w:cs="Arial"/>
          <w:b/>
          <w:bCs/>
          <w:sz w:val="22"/>
          <w:szCs w:val="22"/>
        </w:rPr>
        <w:t xml:space="preserve">Frage dieses Falles kann nachträglich geändert werden. </w:t>
      </w:r>
    </w:p>
    <w:p w14:paraId="0AF1E4AF" w14:textId="77777777" w:rsidR="00205519" w:rsidRDefault="00205519" w:rsidP="00087076">
      <w:pPr>
        <w:pStyle w:val="KeinLeerraum"/>
        <w:rPr>
          <w:rFonts w:ascii="Arial" w:hAnsi="Arial" w:cs="Arial"/>
        </w:rPr>
      </w:pPr>
    </w:p>
    <w:p w14:paraId="7CDEBE80" w14:textId="43DEA149" w:rsidR="00A023A4" w:rsidRPr="00D67F3E" w:rsidRDefault="00A023A4" w:rsidP="00A023A4">
      <w:pPr>
        <w:rPr>
          <w:rFonts w:ascii="Arial" w:eastAsia="Calibri" w:hAnsi="Arial" w:cs="Arial"/>
          <w:sz w:val="22"/>
          <w:szCs w:val="22"/>
        </w:rPr>
      </w:pPr>
      <w:r w:rsidRPr="00D67F3E">
        <w:rPr>
          <w:rFonts w:ascii="Arial" w:eastAsia="Calibri" w:hAnsi="Arial" w:cs="Arial"/>
          <w:sz w:val="22"/>
          <w:szCs w:val="22"/>
        </w:rPr>
        <w:t xml:space="preserve">In der Einführungsvorlesung (Grundlagen der Onkologie) wird </w:t>
      </w:r>
      <w:r w:rsidR="00B74752" w:rsidRPr="00D67F3E">
        <w:rPr>
          <w:rFonts w:ascii="Arial" w:eastAsia="Calibri" w:hAnsi="Arial" w:cs="Arial"/>
          <w:sz w:val="22"/>
          <w:szCs w:val="22"/>
        </w:rPr>
        <w:t xml:space="preserve">der Fall </w:t>
      </w:r>
      <w:r w:rsidRPr="00D67F3E">
        <w:rPr>
          <w:rFonts w:ascii="Arial" w:eastAsia="Calibri" w:hAnsi="Arial" w:cs="Arial"/>
          <w:sz w:val="22"/>
          <w:szCs w:val="22"/>
        </w:rPr>
        <w:t>ein</w:t>
      </w:r>
      <w:r w:rsidR="00B74752" w:rsidRPr="00D67F3E">
        <w:rPr>
          <w:rFonts w:ascii="Arial" w:eastAsia="Calibri" w:hAnsi="Arial" w:cs="Arial"/>
          <w:sz w:val="22"/>
          <w:szCs w:val="22"/>
        </w:rPr>
        <w:t>es 28-jährigen</w:t>
      </w:r>
      <w:r w:rsidRPr="00D67F3E">
        <w:rPr>
          <w:rFonts w:ascii="Arial" w:eastAsia="Calibri" w:hAnsi="Arial" w:cs="Arial"/>
          <w:sz w:val="22"/>
          <w:szCs w:val="22"/>
        </w:rPr>
        <w:t xml:space="preserve"> Patient</w:t>
      </w:r>
      <w:r w:rsidR="00B74752" w:rsidRPr="00D67F3E">
        <w:rPr>
          <w:rFonts w:ascii="Arial" w:eastAsia="Calibri" w:hAnsi="Arial" w:cs="Arial"/>
          <w:sz w:val="22"/>
          <w:szCs w:val="22"/>
        </w:rPr>
        <w:t>en</w:t>
      </w:r>
      <w:r w:rsidRPr="00D67F3E">
        <w:rPr>
          <w:rFonts w:ascii="Arial" w:eastAsia="Calibri" w:hAnsi="Arial" w:cs="Arial"/>
          <w:sz w:val="22"/>
          <w:szCs w:val="22"/>
        </w:rPr>
        <w:t xml:space="preserve"> </w:t>
      </w:r>
      <w:r w:rsidR="00004A29" w:rsidRPr="00D67F3E">
        <w:rPr>
          <w:rFonts w:ascii="Arial" w:hAnsi="Arial" w:cs="Arial"/>
          <w:sz w:val="22"/>
          <w:szCs w:val="22"/>
        </w:rPr>
        <w:t>mit einer Neurofibromatose Typ 1 und einem großen plexiformen Neurofibrom des Unterschenkels vorgestellt.</w:t>
      </w:r>
    </w:p>
    <w:p w14:paraId="083F25CC" w14:textId="77777777" w:rsidR="004A5330" w:rsidRPr="00D67F3E" w:rsidRDefault="004A5330" w:rsidP="00FC6CA0">
      <w:pPr>
        <w:rPr>
          <w:rFonts w:ascii="Arial" w:eastAsia="Calibri" w:hAnsi="Arial" w:cs="Arial"/>
          <w:sz w:val="22"/>
          <w:szCs w:val="22"/>
        </w:rPr>
      </w:pPr>
    </w:p>
    <w:p w14:paraId="16ED81F6" w14:textId="11C8A6D8" w:rsidR="007557EF" w:rsidRDefault="00F77E79" w:rsidP="007557EF">
      <w:pPr>
        <w:rPr>
          <w:rFonts w:ascii="Arial" w:hAnsi="Arial" w:cs="Arial"/>
          <w:bCs/>
          <w:sz w:val="22"/>
          <w:szCs w:val="22"/>
        </w:rPr>
      </w:pPr>
      <w:proofErr w:type="spellStart"/>
      <w:proofErr w:type="gramStart"/>
      <w:r>
        <w:rPr>
          <w:rFonts w:ascii="Arial" w:hAnsi="Arial" w:cs="Arial"/>
          <w:bCs/>
          <w:sz w:val="22"/>
          <w:szCs w:val="22"/>
        </w:rPr>
        <w:t>Sequenz:A</w:t>
      </w:r>
      <w:proofErr w:type="spellEnd"/>
      <w:proofErr w:type="gramEnd"/>
    </w:p>
    <w:p w14:paraId="309F8AEB" w14:textId="77777777" w:rsidR="007557EF" w:rsidRPr="007557EF" w:rsidRDefault="007557EF" w:rsidP="00087076">
      <w:pPr>
        <w:rPr>
          <w:rFonts w:ascii="Arial" w:hAnsi="Arial" w:cs="Arial"/>
          <w:sz w:val="22"/>
          <w:szCs w:val="22"/>
        </w:rPr>
      </w:pPr>
      <w:r>
        <w:rPr>
          <w:rFonts w:ascii="Arial" w:hAnsi="Arial" w:cs="Arial"/>
          <w:sz w:val="22"/>
          <w:szCs w:val="22"/>
        </w:rPr>
        <w:t>--</w:t>
      </w:r>
    </w:p>
    <w:p w14:paraId="73A116F6" w14:textId="2B4C93BF" w:rsidR="001E11A2" w:rsidRPr="00C8218F" w:rsidRDefault="00FC6CA0" w:rsidP="001E11A2">
      <w:pPr>
        <w:rPr>
          <w:rFonts w:ascii="Arial" w:hAnsi="Arial" w:cs="Arial"/>
          <w:sz w:val="22"/>
          <w:szCs w:val="22"/>
        </w:rPr>
      </w:pPr>
      <w:r w:rsidRPr="00C8218F">
        <w:rPr>
          <w:rFonts w:ascii="Arial" w:eastAsia="Times New Roman" w:hAnsi="Arial" w:cs="Arial"/>
          <w:b/>
          <w:color w:val="000000"/>
          <w:sz w:val="22"/>
          <w:szCs w:val="22"/>
        </w:rPr>
        <w:lastRenderedPageBreak/>
        <w:t xml:space="preserve">1. Frage </w:t>
      </w:r>
      <w:r w:rsidR="0079369C" w:rsidRPr="00C8218F">
        <w:rPr>
          <w:rFonts w:ascii="Arial" w:eastAsia="Times New Roman" w:hAnsi="Arial" w:cs="Arial"/>
          <w:b/>
          <w:color w:val="000000"/>
          <w:sz w:val="22"/>
          <w:szCs w:val="22"/>
        </w:rPr>
        <w:t>1</w:t>
      </w:r>
      <w:r w:rsidR="00D43DD4">
        <w:rPr>
          <w:rFonts w:ascii="Arial" w:eastAsia="Times New Roman" w:hAnsi="Arial" w:cs="Arial"/>
          <w:b/>
          <w:color w:val="000000"/>
          <w:sz w:val="22"/>
          <w:szCs w:val="22"/>
        </w:rPr>
        <w:t xml:space="preserve"> von </w:t>
      </w:r>
      <w:r w:rsidR="00390E50">
        <w:rPr>
          <w:rFonts w:ascii="Arial" w:eastAsia="Times New Roman" w:hAnsi="Arial" w:cs="Arial"/>
          <w:b/>
          <w:color w:val="000000"/>
          <w:sz w:val="22"/>
          <w:szCs w:val="22"/>
        </w:rPr>
        <w:t>3</w:t>
      </w:r>
      <w:r w:rsidRPr="00C8218F">
        <w:rPr>
          <w:rFonts w:ascii="Arial" w:eastAsia="Times New Roman" w:hAnsi="Arial" w:cs="Arial"/>
          <w:b/>
          <w:color w:val="000000"/>
          <w:sz w:val="22"/>
          <w:szCs w:val="22"/>
        </w:rPr>
        <w:t>:</w:t>
      </w:r>
      <w:r w:rsidR="0079369C" w:rsidRPr="00C8218F">
        <w:rPr>
          <w:rFonts w:ascii="Arial" w:eastAsia="Calibri" w:hAnsi="Arial"/>
          <w:sz w:val="22"/>
          <w:szCs w:val="22"/>
          <w:lang w:eastAsia="en-US"/>
        </w:rPr>
        <w:t xml:space="preserve"> </w:t>
      </w:r>
      <w:r w:rsidR="00C8218F" w:rsidRPr="00C8218F">
        <w:rPr>
          <w:rFonts w:ascii="Arial" w:hAnsi="Arial" w:cs="Arial"/>
          <w:color w:val="000000"/>
          <w:sz w:val="22"/>
          <w:szCs w:val="22"/>
        </w:rPr>
        <w:t xml:space="preserve">Welche </w:t>
      </w:r>
      <w:ins w:id="4" w:author="Entwistle, Andrew" w:date="2026-02-04T10:16:00Z">
        <w:r w:rsidR="00CE3CD8">
          <w:rPr>
            <w:rFonts w:ascii="Arial" w:hAnsi="Arial" w:cs="Arial"/>
            <w:color w:val="000000"/>
            <w:sz w:val="22"/>
            <w:szCs w:val="22"/>
          </w:rPr>
          <w:t xml:space="preserve">der folgenden </w:t>
        </w:r>
      </w:ins>
      <w:r w:rsidR="00C8218F" w:rsidRPr="00C8218F">
        <w:rPr>
          <w:rFonts w:ascii="Arial" w:hAnsi="Arial" w:cs="Arial"/>
          <w:color w:val="000000"/>
          <w:sz w:val="22"/>
          <w:szCs w:val="22"/>
        </w:rPr>
        <w:t>Aussage</w:t>
      </w:r>
      <w:ins w:id="5" w:author="Entwistle, Andrew" w:date="2026-02-04T10:16:00Z">
        <w:r w:rsidR="00CE3CD8">
          <w:rPr>
            <w:rFonts w:ascii="Arial" w:hAnsi="Arial" w:cs="Arial"/>
            <w:color w:val="000000"/>
            <w:sz w:val="22"/>
            <w:szCs w:val="22"/>
          </w:rPr>
          <w:t>n</w:t>
        </w:r>
      </w:ins>
      <w:r w:rsidR="00C8218F" w:rsidRPr="00C8218F">
        <w:rPr>
          <w:rFonts w:ascii="Arial" w:hAnsi="Arial" w:cs="Arial"/>
          <w:color w:val="000000"/>
          <w:sz w:val="22"/>
          <w:szCs w:val="22"/>
        </w:rPr>
        <w:t xml:space="preserve"> </w:t>
      </w:r>
      <w:r w:rsidR="00004A29">
        <w:rPr>
          <w:rFonts w:ascii="Arial" w:eastAsia="Calibri" w:hAnsi="Arial" w:cs="Arial"/>
          <w:sz w:val="22"/>
          <w:szCs w:val="22"/>
        </w:rPr>
        <w:t xml:space="preserve">trifft </w:t>
      </w:r>
      <w:ins w:id="6" w:author="Entwistle, Andrew" w:date="2026-02-04T10:16:00Z">
        <w:r w:rsidR="00CE3CD8">
          <w:rPr>
            <w:rFonts w:ascii="Arial" w:eastAsia="Calibri" w:hAnsi="Arial" w:cs="Arial"/>
            <w:sz w:val="22"/>
            <w:szCs w:val="22"/>
          </w:rPr>
          <w:t xml:space="preserve">bzw. </w:t>
        </w:r>
      </w:ins>
      <w:ins w:id="7" w:author="Entwistle, Andrew" w:date="2026-02-04T10:19:00Z">
        <w:r w:rsidR="00CE3CD8">
          <w:rPr>
            <w:rFonts w:ascii="Arial" w:eastAsia="Calibri" w:hAnsi="Arial" w:cs="Arial"/>
            <w:sz w:val="22"/>
            <w:szCs w:val="22"/>
          </w:rPr>
          <w:t xml:space="preserve">treffen </w:t>
        </w:r>
      </w:ins>
      <w:r w:rsidR="00004A29">
        <w:rPr>
          <w:rFonts w:ascii="Arial" w:eastAsia="Calibri" w:hAnsi="Arial" w:cs="Arial"/>
          <w:sz w:val="22"/>
          <w:szCs w:val="22"/>
        </w:rPr>
        <w:t>für diesen Tumor</w:t>
      </w:r>
      <w:r w:rsidR="00C7789B">
        <w:rPr>
          <w:rFonts w:ascii="Arial" w:hAnsi="Arial" w:cs="Arial"/>
          <w:color w:val="000000"/>
          <w:sz w:val="22"/>
          <w:szCs w:val="22"/>
        </w:rPr>
        <w:t xml:space="preserve"> am ehesten zu?</w:t>
      </w:r>
    </w:p>
    <w:p w14:paraId="05FAC10C" w14:textId="5471EC8F" w:rsidR="00263E99" w:rsidRDefault="004A5330" w:rsidP="00087076">
      <w:pPr>
        <w:rPr>
          <w:rFonts w:ascii="Arial" w:hAnsi="Arial" w:cs="Arial"/>
          <w:sz w:val="22"/>
          <w:szCs w:val="22"/>
        </w:rPr>
      </w:pPr>
      <w:proofErr w:type="spellStart"/>
      <w:r>
        <w:rPr>
          <w:rFonts w:ascii="Arial" w:hAnsi="Arial" w:cs="Arial"/>
          <w:sz w:val="22"/>
          <w:szCs w:val="22"/>
        </w:rPr>
        <w:t>Typ:</w:t>
      </w:r>
      <w:del w:id="8" w:author="Entwistle, Andrew" w:date="2026-02-04T10:16:00Z">
        <w:r w:rsidR="0079369C" w:rsidDel="00CE3CD8">
          <w:rPr>
            <w:rFonts w:ascii="Arial" w:hAnsi="Arial" w:cs="Arial"/>
            <w:sz w:val="22"/>
            <w:szCs w:val="22"/>
          </w:rPr>
          <w:delText>TypA</w:delText>
        </w:r>
      </w:del>
      <w:ins w:id="9" w:author="Entwistle, Andrew" w:date="2026-02-04T10:16:00Z">
        <w:r w:rsidR="00CE3CD8">
          <w:rPr>
            <w:rFonts w:ascii="Arial" w:hAnsi="Arial" w:cs="Arial"/>
            <w:sz w:val="22"/>
            <w:szCs w:val="22"/>
          </w:rPr>
          <w:t>KPrim</w:t>
        </w:r>
      </w:ins>
      <w:proofErr w:type="spellEnd"/>
    </w:p>
    <w:p w14:paraId="7FCCAF90" w14:textId="77777777" w:rsidR="00F849B0" w:rsidRPr="00F849B0" w:rsidRDefault="00F849B0" w:rsidP="00087076">
      <w:pPr>
        <w:rPr>
          <w:rFonts w:ascii="Arial" w:hAnsi="Arial" w:cs="Arial"/>
          <w:sz w:val="22"/>
          <w:szCs w:val="22"/>
        </w:rPr>
      </w:pPr>
    </w:p>
    <w:p w14:paraId="1B94AACB" w14:textId="1BBC424A" w:rsidR="00030AAB" w:rsidRDefault="00004A29" w:rsidP="000D00C9">
      <w:pPr>
        <w:pStyle w:val="Listenabsatz"/>
        <w:numPr>
          <w:ilvl w:val="0"/>
          <w:numId w:val="9"/>
        </w:numPr>
        <w:spacing w:after="160" w:line="259" w:lineRule="auto"/>
        <w:rPr>
          <w:rFonts w:ascii="Arial" w:hAnsi="Arial" w:cs="Arial"/>
          <w:b/>
        </w:rPr>
      </w:pPr>
      <w:r w:rsidRPr="00986585">
        <w:rPr>
          <w:rFonts w:ascii="Arial" w:hAnsi="Arial" w:cs="Arial"/>
          <w:b/>
        </w:rPr>
        <w:t xml:space="preserve">Sämtliche </w:t>
      </w:r>
      <w:r w:rsidR="00030AAB">
        <w:rPr>
          <w:rFonts w:ascii="Arial" w:hAnsi="Arial" w:cs="Arial"/>
          <w:b/>
        </w:rPr>
        <w:t>Z</w:t>
      </w:r>
      <w:r w:rsidRPr="00986585">
        <w:rPr>
          <w:rFonts w:ascii="Arial" w:hAnsi="Arial" w:cs="Arial"/>
          <w:b/>
        </w:rPr>
        <w:t xml:space="preserve">ellen des Neurofibroms </w:t>
      </w:r>
      <w:r w:rsidR="00030AAB">
        <w:rPr>
          <w:rFonts w:ascii="Arial" w:hAnsi="Arial" w:cs="Arial"/>
          <w:b/>
        </w:rPr>
        <w:t>weisen</w:t>
      </w:r>
      <w:r w:rsidRPr="00986585">
        <w:rPr>
          <w:rFonts w:ascii="Arial" w:hAnsi="Arial" w:cs="Arial"/>
          <w:b/>
        </w:rPr>
        <w:t xml:space="preserve"> eine Mutation in einem Allel des </w:t>
      </w:r>
      <w:proofErr w:type="spellStart"/>
      <w:r w:rsidRPr="00986585">
        <w:rPr>
          <w:rFonts w:ascii="Arial" w:hAnsi="Arial" w:cs="Arial"/>
          <w:b/>
        </w:rPr>
        <w:t>Neurofibromin</w:t>
      </w:r>
      <w:proofErr w:type="spellEnd"/>
      <w:r w:rsidRPr="00986585">
        <w:rPr>
          <w:rFonts w:ascii="Arial" w:hAnsi="Arial" w:cs="Arial"/>
          <w:b/>
        </w:rPr>
        <w:t xml:space="preserve"> 1</w:t>
      </w:r>
      <w:r w:rsidR="00030AAB">
        <w:rPr>
          <w:rFonts w:ascii="Arial" w:hAnsi="Arial" w:cs="Arial"/>
          <w:b/>
        </w:rPr>
        <w:t>-</w:t>
      </w:r>
      <w:r w:rsidRPr="00986585">
        <w:rPr>
          <w:rFonts w:ascii="Arial" w:hAnsi="Arial" w:cs="Arial"/>
          <w:b/>
        </w:rPr>
        <w:t>Gens</w:t>
      </w:r>
      <w:r w:rsidR="00030AAB">
        <w:rPr>
          <w:rFonts w:ascii="Arial" w:hAnsi="Arial" w:cs="Arial"/>
          <w:b/>
        </w:rPr>
        <w:t xml:space="preserve"> auf</w:t>
      </w:r>
      <w:r w:rsidRPr="00986585">
        <w:rPr>
          <w:rFonts w:ascii="Arial" w:hAnsi="Arial" w:cs="Arial"/>
          <w:b/>
        </w:rPr>
        <w:t>.</w:t>
      </w:r>
    </w:p>
    <w:p w14:paraId="00A2FCCA" w14:textId="399A72B9" w:rsidR="00030AAB" w:rsidRPr="00030AAB" w:rsidRDefault="00030AAB" w:rsidP="000D00C9">
      <w:pPr>
        <w:pStyle w:val="Listenabsatz"/>
        <w:numPr>
          <w:ilvl w:val="0"/>
          <w:numId w:val="9"/>
        </w:numPr>
        <w:spacing w:after="160" w:line="259" w:lineRule="auto"/>
        <w:rPr>
          <w:rFonts w:ascii="Arial" w:hAnsi="Arial" w:cs="Arial"/>
        </w:rPr>
      </w:pPr>
      <w:r w:rsidRPr="00986585">
        <w:rPr>
          <w:rFonts w:ascii="Arial" w:hAnsi="Arial" w:cs="Arial"/>
        </w:rPr>
        <w:t xml:space="preserve">Sämtliche </w:t>
      </w:r>
      <w:r>
        <w:rPr>
          <w:rFonts w:ascii="Arial" w:hAnsi="Arial" w:cs="Arial"/>
        </w:rPr>
        <w:t>Z</w:t>
      </w:r>
      <w:r w:rsidRPr="00986585">
        <w:rPr>
          <w:rFonts w:ascii="Arial" w:hAnsi="Arial" w:cs="Arial"/>
        </w:rPr>
        <w:t xml:space="preserve">ellen des Neurofibroms weisen eine Amplifikation des </w:t>
      </w:r>
      <w:proofErr w:type="spellStart"/>
      <w:r w:rsidRPr="00986585">
        <w:rPr>
          <w:rFonts w:ascii="Arial" w:hAnsi="Arial" w:cs="Arial"/>
        </w:rPr>
        <w:t>Neurofibromin</w:t>
      </w:r>
      <w:proofErr w:type="spellEnd"/>
      <w:r w:rsidRPr="00986585">
        <w:rPr>
          <w:rFonts w:ascii="Arial" w:hAnsi="Arial" w:cs="Arial"/>
        </w:rPr>
        <w:t xml:space="preserve"> 1</w:t>
      </w:r>
      <w:r>
        <w:rPr>
          <w:rFonts w:ascii="Arial" w:hAnsi="Arial" w:cs="Arial"/>
        </w:rPr>
        <w:t>-</w:t>
      </w:r>
      <w:r w:rsidRPr="00986585">
        <w:rPr>
          <w:rFonts w:ascii="Arial" w:hAnsi="Arial" w:cs="Arial"/>
        </w:rPr>
        <w:t>Gens auf.</w:t>
      </w:r>
    </w:p>
    <w:p w14:paraId="5674146D" w14:textId="5690C515" w:rsidR="00030AAB" w:rsidRPr="00030AAB" w:rsidRDefault="00030AAB" w:rsidP="000D00C9">
      <w:pPr>
        <w:pStyle w:val="Listenabsatz"/>
        <w:numPr>
          <w:ilvl w:val="0"/>
          <w:numId w:val="9"/>
        </w:numPr>
        <w:spacing w:after="160" w:line="259" w:lineRule="auto"/>
        <w:rPr>
          <w:rFonts w:ascii="Arial" w:hAnsi="Arial" w:cs="Arial"/>
          <w:b/>
          <w:bCs/>
        </w:rPr>
      </w:pPr>
      <w:r w:rsidRPr="00030AAB">
        <w:rPr>
          <w:rFonts w:ascii="Arial" w:hAnsi="Arial" w:cs="Arial"/>
          <w:b/>
          <w:bCs/>
        </w:rPr>
        <w:t>Ein Neurofibrom kann im Falle einer Neurofibromatose Typ 1 in einen malignen peripheren Nervenscheidentumor</w:t>
      </w:r>
      <w:r w:rsidR="006057A6">
        <w:rPr>
          <w:rFonts w:ascii="Arial" w:hAnsi="Arial" w:cs="Arial"/>
          <w:b/>
          <w:bCs/>
        </w:rPr>
        <w:t>, einem Weichteilsarkom,</w:t>
      </w:r>
      <w:r w:rsidRPr="00030AAB">
        <w:rPr>
          <w:rFonts w:ascii="Arial" w:hAnsi="Arial" w:cs="Arial"/>
          <w:b/>
          <w:bCs/>
        </w:rPr>
        <w:t xml:space="preserve"> transformieren</w:t>
      </w:r>
      <w:r>
        <w:rPr>
          <w:rFonts w:ascii="Arial" w:hAnsi="Arial" w:cs="Arial"/>
          <w:b/>
          <w:bCs/>
        </w:rPr>
        <w:t>.</w:t>
      </w:r>
    </w:p>
    <w:p w14:paraId="5DDFFD74" w14:textId="35BB5544" w:rsidR="006057A6" w:rsidRDefault="006057A6" w:rsidP="000D00C9">
      <w:pPr>
        <w:pStyle w:val="Listenabsatz"/>
        <w:numPr>
          <w:ilvl w:val="0"/>
          <w:numId w:val="9"/>
        </w:numPr>
        <w:spacing w:after="160" w:line="259" w:lineRule="auto"/>
        <w:rPr>
          <w:rFonts w:ascii="Arial" w:hAnsi="Arial" w:cs="Arial"/>
        </w:rPr>
      </w:pPr>
      <w:r w:rsidRPr="00546470">
        <w:rPr>
          <w:rFonts w:ascii="Arial" w:hAnsi="Arial" w:cs="Arial"/>
        </w:rPr>
        <w:t xml:space="preserve">Die maligne Transformation </w:t>
      </w:r>
      <w:r w:rsidR="000C7C8A" w:rsidRPr="000C7C8A">
        <w:rPr>
          <w:rFonts w:ascii="Arial" w:hAnsi="Arial" w:cs="Arial"/>
        </w:rPr>
        <w:t>in einen malignen peripheren Nervenscheidentumor</w:t>
      </w:r>
      <w:r w:rsidR="000C7C8A" w:rsidRPr="00546470">
        <w:rPr>
          <w:rFonts w:ascii="Arial" w:hAnsi="Arial" w:cs="Arial"/>
        </w:rPr>
        <w:t xml:space="preserve"> </w:t>
      </w:r>
      <w:r w:rsidRPr="00546470">
        <w:rPr>
          <w:rFonts w:ascii="Arial" w:hAnsi="Arial" w:cs="Arial"/>
        </w:rPr>
        <w:t xml:space="preserve">ist histologisch an der fehlenden </w:t>
      </w:r>
      <w:proofErr w:type="spellStart"/>
      <w:r w:rsidRPr="00546470">
        <w:rPr>
          <w:rFonts w:ascii="Arial" w:hAnsi="Arial" w:cs="Arial"/>
        </w:rPr>
        <w:t>Kernpleomorphie</w:t>
      </w:r>
      <w:proofErr w:type="spellEnd"/>
      <w:r w:rsidR="00546470" w:rsidRPr="00546470">
        <w:rPr>
          <w:rFonts w:ascii="Arial" w:hAnsi="Arial" w:cs="Arial"/>
        </w:rPr>
        <w:t>, niedrigen Mitoseraten</w:t>
      </w:r>
      <w:r w:rsidRPr="00546470">
        <w:rPr>
          <w:rFonts w:ascii="Arial" w:hAnsi="Arial" w:cs="Arial"/>
        </w:rPr>
        <w:t xml:space="preserve"> und am niedrigen Ki67-Index gut zu erkennen</w:t>
      </w:r>
      <w:r>
        <w:rPr>
          <w:rFonts w:ascii="Arial" w:hAnsi="Arial" w:cs="Arial"/>
          <w:b/>
        </w:rPr>
        <w:t>.</w:t>
      </w:r>
    </w:p>
    <w:p w14:paraId="1447A5BC" w14:textId="10C7D917" w:rsidR="00527465" w:rsidRPr="006057A6" w:rsidRDefault="0035080A" w:rsidP="006057A6">
      <w:pPr>
        <w:spacing w:after="160" w:line="259" w:lineRule="auto"/>
        <w:rPr>
          <w:rFonts w:ascii="Arial" w:hAnsi="Arial" w:cs="Arial"/>
        </w:rPr>
      </w:pPr>
      <w:r w:rsidRPr="006057A6">
        <w:rPr>
          <w:rFonts w:ascii="Arial" w:hAnsi="Arial" w:cs="Arial"/>
        </w:rPr>
        <w:t>--</w:t>
      </w:r>
    </w:p>
    <w:p w14:paraId="1BADDFC3" w14:textId="2B360B9F" w:rsidR="00527465" w:rsidRPr="00527465" w:rsidRDefault="00527465" w:rsidP="00527465">
      <w:pPr>
        <w:pStyle w:val="KeinLeerraum"/>
        <w:rPr>
          <w:rFonts w:ascii="Arial" w:hAnsi="Arial" w:cs="Arial"/>
        </w:rPr>
      </w:pPr>
      <w:r w:rsidRPr="00527465">
        <w:rPr>
          <w:rFonts w:ascii="Arial" w:hAnsi="Arial" w:cs="Arial"/>
        </w:rPr>
        <w:t>Titel</w:t>
      </w:r>
      <w:r w:rsidR="006D53F6">
        <w:rPr>
          <w:rFonts w:ascii="Arial" w:hAnsi="Arial" w:cs="Arial"/>
        </w:rPr>
        <w:t>: I</w:t>
      </w:r>
      <w:r w:rsidR="009029CE">
        <w:rPr>
          <w:rFonts w:ascii="Arial" w:hAnsi="Arial" w:cs="Arial"/>
        </w:rPr>
        <w:t xml:space="preserve">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19B3A323" w14:textId="5BE45B92" w:rsidR="00205519" w:rsidRDefault="00205519" w:rsidP="00087076">
      <w:pPr>
        <w:pStyle w:val="KeinLeerraum"/>
        <w:rPr>
          <w:rFonts w:ascii="Arial" w:eastAsia="Times New Roman" w:hAnsi="Arial" w:cs="Arial"/>
          <w:color w:val="000000"/>
        </w:rPr>
      </w:pPr>
    </w:p>
    <w:p w14:paraId="2FC35301" w14:textId="1DE3D91C" w:rsidR="000C7C8A" w:rsidRDefault="000C7C8A" w:rsidP="00087076">
      <w:pPr>
        <w:pStyle w:val="KeinLeerraum"/>
        <w:rPr>
          <w:rFonts w:ascii="Arial" w:eastAsia="Times New Roman" w:hAnsi="Arial" w:cs="Arial"/>
          <w:b/>
          <w:bCs/>
          <w:color w:val="000000"/>
        </w:rPr>
      </w:pPr>
      <w:r w:rsidRPr="000C7C8A">
        <w:rPr>
          <w:rFonts w:ascii="Arial" w:eastAsia="Times New Roman" w:hAnsi="Arial" w:cs="Arial"/>
          <w:b/>
          <w:bCs/>
          <w:color w:val="000000"/>
        </w:rPr>
        <w:t>Fallbeispiel A</w:t>
      </w:r>
      <w:r>
        <w:rPr>
          <w:rFonts w:ascii="Arial" w:eastAsia="Times New Roman" w:hAnsi="Arial" w:cs="Arial"/>
          <w:b/>
          <w:bCs/>
          <w:color w:val="000000"/>
        </w:rPr>
        <w:t>:</w:t>
      </w:r>
    </w:p>
    <w:p w14:paraId="13F7319D" w14:textId="77777777" w:rsidR="000C7C8A" w:rsidRPr="000C7C8A" w:rsidRDefault="000C7C8A" w:rsidP="000C7C8A">
      <w:pPr>
        <w:rPr>
          <w:rFonts w:ascii="Arial" w:eastAsia="Calibri" w:hAnsi="Arial" w:cs="Arial"/>
          <w:sz w:val="22"/>
          <w:szCs w:val="22"/>
        </w:rPr>
      </w:pPr>
      <w:r w:rsidRPr="000C7C8A">
        <w:rPr>
          <w:rFonts w:ascii="Arial" w:eastAsia="Calibri" w:hAnsi="Arial" w:cs="Arial"/>
          <w:sz w:val="22"/>
          <w:szCs w:val="22"/>
        </w:rPr>
        <w:t xml:space="preserve">Keimbahnmutationen im NF1-Gen führen zum Verlust seiner </w:t>
      </w:r>
      <w:proofErr w:type="spellStart"/>
      <w:r w:rsidRPr="000C7C8A">
        <w:rPr>
          <w:rFonts w:ascii="Arial" w:eastAsia="Calibri" w:hAnsi="Arial" w:cs="Arial"/>
          <w:sz w:val="22"/>
          <w:szCs w:val="22"/>
        </w:rPr>
        <w:t>Tumorsuppressorfunktion</w:t>
      </w:r>
      <w:proofErr w:type="spellEnd"/>
      <w:r w:rsidRPr="000C7C8A">
        <w:rPr>
          <w:rFonts w:ascii="Arial" w:eastAsia="Calibri" w:hAnsi="Arial" w:cs="Arial"/>
          <w:sz w:val="22"/>
          <w:szCs w:val="22"/>
        </w:rPr>
        <w:t xml:space="preserve"> und tragen so zur </w:t>
      </w:r>
      <w:r w:rsidRPr="000C7C8A">
        <w:rPr>
          <w:rFonts w:ascii="Arial" w:hAnsi="Arial" w:cs="Arial"/>
          <w:sz w:val="22"/>
          <w:szCs w:val="22"/>
        </w:rPr>
        <w:t>Entstehung von „Krebs“ (</w:t>
      </w:r>
      <w:r w:rsidRPr="000C7C8A">
        <w:rPr>
          <w:rFonts w:ascii="Arial" w:eastAsia="Calibri" w:hAnsi="Arial" w:cs="Arial"/>
          <w:sz w:val="22"/>
          <w:szCs w:val="22"/>
        </w:rPr>
        <w:t>Onkogenese) bei.</w:t>
      </w:r>
    </w:p>
    <w:p w14:paraId="0D371B72" w14:textId="77777777" w:rsidR="000C7C8A" w:rsidRPr="005C4D8B" w:rsidRDefault="000C7C8A" w:rsidP="000C7C8A">
      <w:pPr>
        <w:rPr>
          <w:rFonts w:ascii="Arial" w:hAnsi="Arial" w:cs="Arial"/>
        </w:rPr>
      </w:pPr>
    </w:p>
    <w:p w14:paraId="16249BDD" w14:textId="2545E666" w:rsidR="000C7C8A" w:rsidRPr="000C7C8A" w:rsidRDefault="000C7C8A" w:rsidP="000C7C8A">
      <w:pPr>
        <w:rPr>
          <w:rFonts w:ascii="Arial" w:eastAsia="Calibri" w:hAnsi="Arial"/>
          <w:sz w:val="22"/>
          <w:szCs w:val="22"/>
        </w:rPr>
      </w:pPr>
      <w:r w:rsidRPr="000C7C8A">
        <w:rPr>
          <w:rFonts w:ascii="Arial" w:hAnsi="Arial" w:cs="Arial"/>
          <w:b/>
          <w:sz w:val="22"/>
          <w:szCs w:val="22"/>
        </w:rPr>
        <w:t>2. Frage 2 von 3:</w:t>
      </w:r>
      <w:r w:rsidRPr="000C7C8A">
        <w:rPr>
          <w:rFonts w:ascii="Arial" w:hAnsi="Arial" w:cs="Arial"/>
          <w:sz w:val="22"/>
          <w:szCs w:val="22"/>
        </w:rPr>
        <w:t xml:space="preserve"> Welche der nachfolgenden Aussagen zur Onkogenese trifft am ehesten zu?</w:t>
      </w:r>
    </w:p>
    <w:p w14:paraId="157C30A6" w14:textId="75DCD7F2" w:rsidR="000C7C8A" w:rsidRDefault="000C7C8A" w:rsidP="000C7C8A">
      <w:pPr>
        <w:rPr>
          <w:rFonts w:ascii="Arial" w:hAnsi="Arial" w:cs="Arial"/>
          <w:sz w:val="22"/>
          <w:szCs w:val="22"/>
        </w:rPr>
      </w:pPr>
      <w:proofErr w:type="spellStart"/>
      <w:proofErr w:type="gramStart"/>
      <w:r>
        <w:rPr>
          <w:rFonts w:ascii="Arial" w:hAnsi="Arial" w:cs="Arial"/>
          <w:sz w:val="22"/>
          <w:szCs w:val="22"/>
        </w:rPr>
        <w:t>Typ:TypA</w:t>
      </w:r>
      <w:proofErr w:type="spellEnd"/>
      <w:proofErr w:type="gramEnd"/>
    </w:p>
    <w:p w14:paraId="47DEAE49" w14:textId="77777777" w:rsidR="000C7C8A" w:rsidRPr="000C7C8A" w:rsidRDefault="000C7C8A" w:rsidP="000C7C8A">
      <w:pPr>
        <w:rPr>
          <w:rFonts w:ascii="Arial" w:hAnsi="Arial" w:cs="Arial"/>
          <w:sz w:val="22"/>
          <w:szCs w:val="22"/>
        </w:rPr>
      </w:pPr>
    </w:p>
    <w:p w14:paraId="58630F18" w14:textId="196770C1" w:rsidR="000C7C8A" w:rsidRPr="000C7C8A" w:rsidRDefault="000C7C8A" w:rsidP="000D00C9">
      <w:pPr>
        <w:numPr>
          <w:ilvl w:val="0"/>
          <w:numId w:val="30"/>
        </w:numPr>
        <w:contextualSpacing/>
        <w:rPr>
          <w:rFonts w:ascii="Arial" w:eastAsia="Calibri" w:hAnsi="Arial" w:cs="Arial"/>
          <w:sz w:val="22"/>
          <w:szCs w:val="22"/>
        </w:rPr>
      </w:pPr>
      <w:r w:rsidRPr="000C7C8A">
        <w:rPr>
          <w:rFonts w:ascii="Arial" w:eastAsia="Calibri" w:hAnsi="Arial" w:cs="Arial"/>
          <w:sz w:val="22"/>
          <w:szCs w:val="22"/>
        </w:rPr>
        <w:t xml:space="preserve">Tumorsuppressoren sind an der Regulation von Zellzyklus und Apoptose </w:t>
      </w:r>
      <w:r>
        <w:rPr>
          <w:rFonts w:ascii="Arial" w:eastAsia="Calibri" w:hAnsi="Arial" w:cs="Arial"/>
          <w:sz w:val="22"/>
          <w:szCs w:val="22"/>
        </w:rPr>
        <w:t xml:space="preserve">nicht </w:t>
      </w:r>
      <w:r w:rsidRPr="000C7C8A">
        <w:rPr>
          <w:rFonts w:ascii="Arial" w:eastAsia="Calibri" w:hAnsi="Arial" w:cs="Arial"/>
          <w:sz w:val="22"/>
          <w:szCs w:val="22"/>
        </w:rPr>
        <w:t>beteiligt.</w:t>
      </w:r>
    </w:p>
    <w:p w14:paraId="6B46EDCC" w14:textId="5CA99D9B" w:rsidR="000C7C8A" w:rsidRPr="000C7C8A" w:rsidRDefault="000C7C8A" w:rsidP="000D00C9">
      <w:pPr>
        <w:numPr>
          <w:ilvl w:val="0"/>
          <w:numId w:val="30"/>
        </w:numPr>
        <w:contextualSpacing/>
        <w:rPr>
          <w:rFonts w:ascii="Arial" w:eastAsia="Calibri" w:hAnsi="Arial" w:cs="Arial"/>
          <w:sz w:val="22"/>
          <w:szCs w:val="22"/>
        </w:rPr>
      </w:pPr>
      <w:r w:rsidRPr="000C7C8A">
        <w:rPr>
          <w:rFonts w:ascii="Arial" w:eastAsia="Calibri" w:hAnsi="Arial" w:cs="Arial"/>
          <w:sz w:val="22"/>
          <w:szCs w:val="22"/>
        </w:rPr>
        <w:t xml:space="preserve">Tumorsuppressoren können unkontrolliertes Tumorwachstum </w:t>
      </w:r>
      <w:r>
        <w:rPr>
          <w:rFonts w:ascii="Arial" w:eastAsia="Calibri" w:hAnsi="Arial" w:cs="Arial"/>
          <w:sz w:val="22"/>
          <w:szCs w:val="22"/>
        </w:rPr>
        <w:t>direkt stimulieren</w:t>
      </w:r>
      <w:r w:rsidRPr="000C7C8A">
        <w:rPr>
          <w:rFonts w:ascii="Arial" w:eastAsia="Calibri" w:hAnsi="Arial" w:cs="Arial"/>
          <w:sz w:val="22"/>
          <w:szCs w:val="22"/>
        </w:rPr>
        <w:t>.</w:t>
      </w:r>
    </w:p>
    <w:p w14:paraId="1B1DA266" w14:textId="77777777" w:rsidR="000C7C8A" w:rsidRPr="000C7C8A" w:rsidRDefault="000C7C8A" w:rsidP="000D00C9">
      <w:pPr>
        <w:numPr>
          <w:ilvl w:val="0"/>
          <w:numId w:val="30"/>
        </w:numPr>
        <w:contextualSpacing/>
        <w:rPr>
          <w:rFonts w:ascii="Arial" w:hAnsi="Arial" w:cs="Arial"/>
          <w:b/>
          <w:bCs/>
          <w:sz w:val="22"/>
          <w:szCs w:val="22"/>
        </w:rPr>
      </w:pPr>
      <w:r w:rsidRPr="000C7C8A">
        <w:rPr>
          <w:rFonts w:ascii="Arial" w:hAnsi="Arial" w:cs="Arial"/>
          <w:b/>
          <w:bCs/>
          <w:sz w:val="22"/>
          <w:szCs w:val="22"/>
        </w:rPr>
        <w:t xml:space="preserve">Die Aktivierung von Onkogenen </w:t>
      </w:r>
      <w:r w:rsidRPr="000C7C8A">
        <w:rPr>
          <w:rFonts w:ascii="Arial" w:eastAsia="Calibri" w:hAnsi="Arial" w:cs="Arial"/>
          <w:b/>
          <w:bCs/>
          <w:sz w:val="22"/>
          <w:szCs w:val="22"/>
        </w:rPr>
        <w:t>fördert unkontrolliertes Zellwachstum.</w:t>
      </w:r>
    </w:p>
    <w:p w14:paraId="5AEBDD1F" w14:textId="77777777" w:rsidR="000C7C8A" w:rsidRPr="000C7C8A" w:rsidRDefault="000C7C8A" w:rsidP="000D00C9">
      <w:pPr>
        <w:numPr>
          <w:ilvl w:val="0"/>
          <w:numId w:val="30"/>
        </w:numPr>
        <w:contextualSpacing/>
        <w:rPr>
          <w:rFonts w:ascii="Arial" w:eastAsia="Calibri" w:hAnsi="Arial" w:cs="Arial"/>
          <w:bCs/>
          <w:sz w:val="22"/>
          <w:szCs w:val="22"/>
        </w:rPr>
      </w:pPr>
      <w:r w:rsidRPr="000C7C8A">
        <w:rPr>
          <w:rFonts w:ascii="Arial" w:hAnsi="Arial" w:cs="Arial"/>
          <w:bCs/>
          <w:sz w:val="22"/>
          <w:szCs w:val="22"/>
        </w:rPr>
        <w:t xml:space="preserve">Die Inaktivierung von Onkogenen </w:t>
      </w:r>
      <w:r w:rsidRPr="000C7C8A">
        <w:rPr>
          <w:rFonts w:ascii="Arial" w:eastAsia="Calibri" w:hAnsi="Arial" w:cs="Arial"/>
          <w:bCs/>
          <w:sz w:val="22"/>
          <w:szCs w:val="22"/>
        </w:rPr>
        <w:t>fördert unkontrolliertes Zellwachstum.</w:t>
      </w:r>
    </w:p>
    <w:p w14:paraId="258EE5B3" w14:textId="73BBB89D" w:rsidR="000C7C8A" w:rsidRPr="000C7C8A" w:rsidRDefault="000C7C8A" w:rsidP="000C7C8A">
      <w:pPr>
        <w:tabs>
          <w:tab w:val="right" w:pos="8505"/>
        </w:tabs>
        <w:ind w:left="360"/>
        <w:contextualSpacing/>
        <w:rPr>
          <w:rFonts w:ascii="Arial" w:hAnsi="Arial" w:cs="Arial"/>
          <w:sz w:val="22"/>
          <w:szCs w:val="22"/>
        </w:rPr>
      </w:pPr>
    </w:p>
    <w:p w14:paraId="689C96EA" w14:textId="77777777" w:rsidR="000C7C8A" w:rsidRPr="006057A6" w:rsidRDefault="000C7C8A" w:rsidP="000C7C8A">
      <w:pPr>
        <w:spacing w:after="160" w:line="259" w:lineRule="auto"/>
        <w:rPr>
          <w:rFonts w:ascii="Arial" w:hAnsi="Arial" w:cs="Arial"/>
        </w:rPr>
      </w:pPr>
      <w:r w:rsidRPr="006057A6">
        <w:rPr>
          <w:rFonts w:ascii="Arial" w:hAnsi="Arial" w:cs="Arial"/>
        </w:rPr>
        <w:t>--</w:t>
      </w:r>
    </w:p>
    <w:p w14:paraId="5A567CED" w14:textId="77777777" w:rsidR="000C7C8A" w:rsidRPr="00527465" w:rsidRDefault="000C7C8A" w:rsidP="000C7C8A">
      <w:pPr>
        <w:pStyle w:val="KeinLeerraum"/>
        <w:rPr>
          <w:rFonts w:ascii="Arial" w:hAnsi="Arial" w:cs="Arial"/>
        </w:rPr>
      </w:pPr>
      <w:r w:rsidRPr="00527465">
        <w:rPr>
          <w:rFonts w:ascii="Arial" w:hAnsi="Arial" w:cs="Arial"/>
        </w:rPr>
        <w:t>Titel</w:t>
      </w:r>
      <w:r>
        <w:rPr>
          <w:rFonts w:ascii="Arial" w:hAnsi="Arial" w:cs="Arial"/>
        </w:rPr>
        <w:t xml:space="preserve">: Interdisziplinäre Onkologie </w:t>
      </w:r>
      <w:proofErr w:type="spellStart"/>
      <w:r>
        <w:rPr>
          <w:rFonts w:ascii="Arial" w:eastAsia="Times New Roman" w:hAnsi="Arial" w:cs="Arial"/>
        </w:rPr>
        <w:t>WiSe</w:t>
      </w:r>
      <w:proofErr w:type="spellEnd"/>
      <w:r>
        <w:rPr>
          <w:rFonts w:ascii="Arial" w:eastAsia="Times New Roman" w:hAnsi="Arial" w:cs="Arial"/>
        </w:rPr>
        <w:t xml:space="preserve"> 2025/26</w:t>
      </w:r>
    </w:p>
    <w:p w14:paraId="43037BD8" w14:textId="77777777" w:rsidR="000C7C8A" w:rsidRDefault="000C7C8A" w:rsidP="000C7C8A">
      <w:pPr>
        <w:pStyle w:val="KeinLeerraum"/>
        <w:rPr>
          <w:rFonts w:ascii="Arial" w:eastAsia="Times New Roman" w:hAnsi="Arial" w:cs="Arial"/>
          <w:color w:val="000000"/>
        </w:rPr>
      </w:pPr>
    </w:p>
    <w:p w14:paraId="77B2EEF3" w14:textId="77777777" w:rsidR="000C7C8A" w:rsidRDefault="000C7C8A" w:rsidP="000C7C8A">
      <w:pPr>
        <w:pStyle w:val="KeinLeerraum"/>
        <w:rPr>
          <w:rFonts w:ascii="Arial" w:eastAsia="Times New Roman" w:hAnsi="Arial" w:cs="Arial"/>
          <w:b/>
          <w:bCs/>
          <w:color w:val="000000"/>
        </w:rPr>
      </w:pPr>
      <w:r w:rsidRPr="000C7C8A">
        <w:rPr>
          <w:rFonts w:ascii="Arial" w:eastAsia="Times New Roman" w:hAnsi="Arial" w:cs="Arial"/>
          <w:b/>
          <w:bCs/>
          <w:color w:val="000000"/>
        </w:rPr>
        <w:t>Fallbeispiel A</w:t>
      </w:r>
      <w:r>
        <w:rPr>
          <w:rFonts w:ascii="Arial" w:eastAsia="Times New Roman" w:hAnsi="Arial" w:cs="Arial"/>
          <w:b/>
          <w:bCs/>
          <w:color w:val="000000"/>
        </w:rPr>
        <w:t>:</w:t>
      </w:r>
    </w:p>
    <w:p w14:paraId="0B9FFE9B" w14:textId="57FA277D" w:rsidR="000C7C8A" w:rsidRPr="000C7C8A" w:rsidRDefault="000C7C8A" w:rsidP="000C7C8A">
      <w:pPr>
        <w:pStyle w:val="KeinLeerraum"/>
        <w:rPr>
          <w:rFonts w:ascii="Arial" w:eastAsia="Times New Roman" w:hAnsi="Arial" w:cs="Arial"/>
          <w:b/>
          <w:bCs/>
          <w:color w:val="000000"/>
        </w:rPr>
      </w:pPr>
      <w:r w:rsidRPr="005C4D8B">
        <w:rPr>
          <w:rFonts w:ascii="Arial" w:eastAsia="Calibri" w:hAnsi="Arial" w:cs="Arial"/>
          <w:lang w:eastAsia="de-DE"/>
        </w:rPr>
        <w:t>D</w:t>
      </w:r>
      <w:r w:rsidRPr="005C4D8B">
        <w:rPr>
          <w:rFonts w:ascii="Arial" w:hAnsi="Arial" w:cs="Arial"/>
          <w:lang w:eastAsia="de-DE"/>
        </w:rPr>
        <w:t>ie Auswahl der individuell optimalen Therapie(</w:t>
      </w:r>
      <w:proofErr w:type="spellStart"/>
      <w:r w:rsidRPr="005C4D8B">
        <w:rPr>
          <w:rFonts w:ascii="Arial" w:hAnsi="Arial" w:cs="Arial"/>
          <w:lang w:eastAsia="de-DE"/>
        </w:rPr>
        <w:t>sequenz</w:t>
      </w:r>
      <w:proofErr w:type="spellEnd"/>
      <w:r w:rsidRPr="005C4D8B">
        <w:rPr>
          <w:rFonts w:ascii="Arial" w:hAnsi="Arial" w:cs="Arial"/>
          <w:lang w:eastAsia="de-DE"/>
        </w:rPr>
        <w:t>) sollte ausschließlich in interdisziplinären Tumorkonferenzen statt</w:t>
      </w:r>
      <w:del w:id="10" w:author="Entwistle, Andrew" w:date="2026-02-04T09:41:00Z">
        <w:r w:rsidDel="007A695D">
          <w:rPr>
            <w:rFonts w:ascii="Arial" w:hAnsi="Arial" w:cs="Arial"/>
            <w:lang w:eastAsia="de-DE"/>
          </w:rPr>
          <w:delText>-</w:delText>
        </w:r>
      </w:del>
      <w:r w:rsidRPr="005C4D8B">
        <w:rPr>
          <w:rFonts w:ascii="Arial" w:hAnsi="Arial" w:cs="Arial"/>
          <w:lang w:eastAsia="de-DE"/>
        </w:rPr>
        <w:t xml:space="preserve">finden und anschließend mit dem Patienten im Rahmen einer partizipativen Entscheidungsfindung kommuniziert werden. </w:t>
      </w:r>
      <w:r w:rsidRPr="005C4D8B">
        <w:rPr>
          <w:rFonts w:ascii="Arial" w:eastAsia="Calibri" w:hAnsi="Arial" w:cs="Arial"/>
          <w:lang w:eastAsia="de-DE"/>
        </w:rPr>
        <w:t>Das Tumorboard empfahl für den Patienten aus der Vorlesung ein palliatives Therapiekonzept mit Chemotherapie und lokaler Bestrahlung der pulmonalen Restmanifestationen.</w:t>
      </w:r>
    </w:p>
    <w:p w14:paraId="5630CBD1" w14:textId="77777777" w:rsidR="000C7C8A" w:rsidRDefault="000C7C8A" w:rsidP="00087076">
      <w:pPr>
        <w:pStyle w:val="KeinLeerraum"/>
        <w:rPr>
          <w:rFonts w:ascii="Arial" w:eastAsia="Times New Roman" w:hAnsi="Arial" w:cs="Arial"/>
          <w:color w:val="000000"/>
        </w:rPr>
      </w:pPr>
    </w:p>
    <w:p w14:paraId="1B862D9D" w14:textId="77777777" w:rsidR="00EB607B" w:rsidRDefault="00EB607B" w:rsidP="00EB607B">
      <w:pPr>
        <w:rPr>
          <w:rFonts w:ascii="Arial" w:hAnsi="Arial" w:cs="Arial"/>
          <w:bCs/>
          <w:sz w:val="22"/>
          <w:szCs w:val="22"/>
        </w:rPr>
      </w:pPr>
      <w:proofErr w:type="spellStart"/>
      <w:proofErr w:type="gramStart"/>
      <w:r>
        <w:rPr>
          <w:rFonts w:ascii="Arial" w:hAnsi="Arial" w:cs="Arial"/>
          <w:bCs/>
          <w:sz w:val="22"/>
          <w:szCs w:val="22"/>
        </w:rPr>
        <w:t>Sequenz:A</w:t>
      </w:r>
      <w:proofErr w:type="spellEnd"/>
      <w:proofErr w:type="gramEnd"/>
    </w:p>
    <w:p w14:paraId="0590B259" w14:textId="77777777" w:rsidR="00EB607B" w:rsidRDefault="00EB607B" w:rsidP="00087076">
      <w:pPr>
        <w:pStyle w:val="KeinLeerraum"/>
        <w:rPr>
          <w:rFonts w:ascii="Arial" w:eastAsia="Times New Roman" w:hAnsi="Arial" w:cs="Arial"/>
          <w:color w:val="000000"/>
        </w:rPr>
      </w:pPr>
    </w:p>
    <w:p w14:paraId="1B16B50C" w14:textId="77777777" w:rsidR="00205519" w:rsidRDefault="00205519" w:rsidP="00087076">
      <w:pPr>
        <w:pStyle w:val="KeinLeerraum"/>
        <w:rPr>
          <w:rFonts w:ascii="Arial" w:hAnsi="Arial" w:cs="Arial"/>
        </w:rPr>
      </w:pPr>
      <w:r>
        <w:rPr>
          <w:rFonts w:ascii="Arial" w:hAnsi="Arial" w:cs="Arial"/>
        </w:rPr>
        <w:t>--</w:t>
      </w:r>
    </w:p>
    <w:p w14:paraId="189A2A66" w14:textId="77777777" w:rsidR="000C7C8A" w:rsidRPr="000C7C8A" w:rsidRDefault="000C7C8A" w:rsidP="000C7C8A">
      <w:pPr>
        <w:rPr>
          <w:rFonts w:ascii="Arial" w:eastAsia="Calibri" w:hAnsi="Arial" w:cs="Arial"/>
          <w:sz w:val="22"/>
          <w:szCs w:val="22"/>
        </w:rPr>
      </w:pPr>
      <w:r>
        <w:rPr>
          <w:rFonts w:ascii="Arial" w:eastAsia="Times New Roman" w:hAnsi="Arial" w:cs="Arial"/>
          <w:b/>
          <w:color w:val="000000"/>
          <w:sz w:val="22"/>
          <w:szCs w:val="22"/>
        </w:rPr>
        <w:t>3</w:t>
      </w:r>
      <w:r w:rsidR="0000141D">
        <w:rPr>
          <w:rFonts w:ascii="Arial" w:eastAsia="Times New Roman" w:hAnsi="Arial" w:cs="Arial"/>
          <w:b/>
          <w:color w:val="000000"/>
          <w:sz w:val="22"/>
          <w:szCs w:val="22"/>
        </w:rPr>
        <w:t>.</w:t>
      </w:r>
      <w:r w:rsidR="00205519">
        <w:rPr>
          <w:rFonts w:ascii="Arial" w:eastAsia="Times New Roman" w:hAnsi="Arial" w:cs="Arial"/>
          <w:color w:val="000000"/>
          <w:sz w:val="22"/>
          <w:szCs w:val="22"/>
        </w:rPr>
        <w:t xml:space="preserve"> </w:t>
      </w:r>
      <w:r w:rsidR="00D43DD4">
        <w:rPr>
          <w:rFonts w:ascii="Arial" w:eastAsia="Times New Roman" w:hAnsi="Arial" w:cs="Arial"/>
          <w:b/>
          <w:color w:val="000000"/>
          <w:sz w:val="22"/>
          <w:szCs w:val="22"/>
        </w:rPr>
        <w:t xml:space="preserve">Frage </w:t>
      </w:r>
      <w:r>
        <w:rPr>
          <w:rFonts w:ascii="Arial" w:eastAsia="Times New Roman" w:hAnsi="Arial" w:cs="Arial"/>
          <w:b/>
          <w:color w:val="000000"/>
          <w:sz w:val="22"/>
          <w:szCs w:val="22"/>
        </w:rPr>
        <w:t>3</w:t>
      </w:r>
      <w:r w:rsidR="00D43DD4">
        <w:rPr>
          <w:rFonts w:ascii="Arial" w:eastAsia="Times New Roman" w:hAnsi="Arial" w:cs="Arial"/>
          <w:b/>
          <w:color w:val="000000"/>
          <w:sz w:val="22"/>
          <w:szCs w:val="22"/>
        </w:rPr>
        <w:t xml:space="preserve"> von </w:t>
      </w:r>
      <w:r w:rsidR="00030AAB">
        <w:rPr>
          <w:rFonts w:ascii="Arial" w:eastAsia="Times New Roman" w:hAnsi="Arial" w:cs="Arial"/>
          <w:b/>
          <w:color w:val="000000"/>
          <w:sz w:val="22"/>
          <w:szCs w:val="22"/>
        </w:rPr>
        <w:t>3</w:t>
      </w:r>
      <w:r w:rsidR="000203F7" w:rsidRPr="000203F7">
        <w:rPr>
          <w:rFonts w:ascii="Arial" w:eastAsia="Times New Roman" w:hAnsi="Arial" w:cs="Arial"/>
          <w:b/>
          <w:color w:val="000000"/>
          <w:sz w:val="22"/>
          <w:szCs w:val="22"/>
        </w:rPr>
        <w:t>:</w:t>
      </w:r>
      <w:r w:rsidR="000203F7">
        <w:rPr>
          <w:rFonts w:ascii="Arial" w:eastAsia="Times New Roman" w:hAnsi="Arial" w:cs="Arial"/>
          <w:color w:val="000000"/>
          <w:sz w:val="22"/>
          <w:szCs w:val="22"/>
        </w:rPr>
        <w:t xml:space="preserve"> </w:t>
      </w:r>
      <w:r w:rsidRPr="000C7C8A">
        <w:rPr>
          <w:rFonts w:ascii="Arial" w:eastAsia="Times New Roman" w:hAnsi="Arial"/>
          <w:sz w:val="22"/>
          <w:szCs w:val="22"/>
        </w:rPr>
        <w:t xml:space="preserve">Welche Aussage zum Begriff einer palliativen Tumortherapie </w:t>
      </w:r>
      <w:r w:rsidRPr="000C7C8A">
        <w:rPr>
          <w:rFonts w:ascii="Arial" w:eastAsia="Calibri" w:hAnsi="Arial" w:cs="Arial"/>
          <w:sz w:val="22"/>
          <w:szCs w:val="22"/>
        </w:rPr>
        <w:t>trifft am ehesten zu?</w:t>
      </w:r>
    </w:p>
    <w:p w14:paraId="2B626099" w14:textId="77777777" w:rsidR="004F19ED" w:rsidRDefault="004F19ED" w:rsidP="004F19ED">
      <w:pPr>
        <w:rPr>
          <w:rFonts w:ascii="Arial" w:hAnsi="Arial" w:cs="Arial"/>
          <w:sz w:val="22"/>
          <w:szCs w:val="22"/>
        </w:rPr>
      </w:pPr>
      <w:r>
        <w:rPr>
          <w:rFonts w:ascii="Arial" w:hAnsi="Arial" w:cs="Arial"/>
          <w:sz w:val="22"/>
          <w:szCs w:val="22"/>
        </w:rPr>
        <w:t xml:space="preserve">Typ: </w:t>
      </w:r>
      <w:proofErr w:type="spellStart"/>
      <w:r>
        <w:rPr>
          <w:rFonts w:ascii="Arial" w:hAnsi="Arial" w:cs="Arial"/>
          <w:sz w:val="22"/>
          <w:szCs w:val="22"/>
        </w:rPr>
        <w:t>TypA</w:t>
      </w:r>
      <w:proofErr w:type="spellEnd"/>
    </w:p>
    <w:p w14:paraId="7820A1F3" w14:textId="77777777" w:rsidR="004F19ED" w:rsidRDefault="004F19ED" w:rsidP="004F19ED">
      <w:pPr>
        <w:rPr>
          <w:rFonts w:ascii="Arial" w:hAnsi="Arial" w:cs="Arial"/>
          <w:sz w:val="22"/>
          <w:szCs w:val="22"/>
        </w:rPr>
      </w:pPr>
    </w:p>
    <w:p w14:paraId="1BC9F4F5" w14:textId="77777777" w:rsidR="000C7C8A" w:rsidRPr="000C7C8A" w:rsidRDefault="000C7C8A" w:rsidP="000C7C8A">
      <w:pPr>
        <w:numPr>
          <w:ilvl w:val="0"/>
          <w:numId w:val="3"/>
        </w:numPr>
        <w:contextualSpacing/>
        <w:rPr>
          <w:rFonts w:ascii="Arial" w:eastAsia="Times New Roman" w:hAnsi="Arial"/>
          <w:sz w:val="22"/>
          <w:szCs w:val="22"/>
        </w:rPr>
      </w:pPr>
      <w:r w:rsidRPr="000C7C8A">
        <w:rPr>
          <w:rFonts w:ascii="Arial" w:eastAsia="Times New Roman" w:hAnsi="Arial"/>
          <w:sz w:val="22"/>
          <w:szCs w:val="22"/>
        </w:rPr>
        <w:t xml:space="preserve">Eine palliative Tumortherapie erfolgt nach kurativer Lokaltherapie (z.B. Operation). </w:t>
      </w:r>
    </w:p>
    <w:p w14:paraId="2DC72EC6" w14:textId="77777777" w:rsidR="000C7C8A" w:rsidRPr="000C7C8A" w:rsidRDefault="000C7C8A" w:rsidP="000C7C8A">
      <w:pPr>
        <w:numPr>
          <w:ilvl w:val="0"/>
          <w:numId w:val="3"/>
        </w:numPr>
        <w:contextualSpacing/>
        <w:rPr>
          <w:rFonts w:ascii="Arial" w:eastAsia="Times New Roman" w:hAnsi="Arial"/>
          <w:sz w:val="22"/>
          <w:szCs w:val="22"/>
        </w:rPr>
      </w:pPr>
      <w:r w:rsidRPr="000C7C8A">
        <w:rPr>
          <w:rFonts w:ascii="Arial" w:eastAsia="Times New Roman" w:hAnsi="Arial"/>
          <w:sz w:val="22"/>
          <w:szCs w:val="22"/>
        </w:rPr>
        <w:t xml:space="preserve">Eine palliative Tumortherapie erfolgt vor kurativer Lokaltherapie (z.B. Operation). </w:t>
      </w:r>
    </w:p>
    <w:p w14:paraId="4D5A3E9E" w14:textId="77777777" w:rsidR="000C7C8A" w:rsidRPr="000C7C8A" w:rsidRDefault="000C7C8A" w:rsidP="000C7C8A">
      <w:pPr>
        <w:numPr>
          <w:ilvl w:val="0"/>
          <w:numId w:val="3"/>
        </w:numPr>
        <w:contextualSpacing/>
        <w:rPr>
          <w:rFonts w:ascii="Arial" w:eastAsia="Times New Roman" w:hAnsi="Arial"/>
          <w:sz w:val="22"/>
          <w:szCs w:val="22"/>
        </w:rPr>
      </w:pPr>
      <w:r w:rsidRPr="000C7C8A">
        <w:rPr>
          <w:rFonts w:ascii="Arial" w:eastAsia="Times New Roman" w:hAnsi="Arial"/>
          <w:sz w:val="22"/>
          <w:szCs w:val="22"/>
        </w:rPr>
        <w:t xml:space="preserve">Eine palliative Tumortherapie soll ausschließlich das Gesamtüberleben verlängern. </w:t>
      </w:r>
    </w:p>
    <w:p w14:paraId="7F3CA364" w14:textId="3F39F20C" w:rsidR="000C7C8A" w:rsidRPr="000C7C8A" w:rsidRDefault="000C7C8A" w:rsidP="000C7C8A">
      <w:pPr>
        <w:numPr>
          <w:ilvl w:val="0"/>
          <w:numId w:val="3"/>
        </w:numPr>
        <w:contextualSpacing/>
        <w:rPr>
          <w:rFonts w:ascii="Arial" w:eastAsia="Times New Roman" w:hAnsi="Arial"/>
          <w:b/>
          <w:sz w:val="22"/>
          <w:szCs w:val="22"/>
        </w:rPr>
      </w:pPr>
      <w:r w:rsidRPr="000C7C8A">
        <w:rPr>
          <w:rFonts w:ascii="Arial" w:eastAsia="Times New Roman" w:hAnsi="Arial"/>
          <w:b/>
          <w:sz w:val="22"/>
          <w:szCs w:val="22"/>
        </w:rPr>
        <w:t>Eine palliative Tumortherapie erfolgt bei unheilbaren Tumoren mit dem Primärziel einer Linderung/Vermeidung von tumorbedingten Symptomen bzw. Komplikationen.</w:t>
      </w:r>
    </w:p>
    <w:p w14:paraId="5D5833D9" w14:textId="578341E3" w:rsidR="000C7C8A" w:rsidRDefault="000C7C8A" w:rsidP="000D00C9">
      <w:pPr>
        <w:numPr>
          <w:ilvl w:val="0"/>
          <w:numId w:val="3"/>
        </w:numPr>
        <w:contextualSpacing/>
        <w:rPr>
          <w:rFonts w:ascii="Arial" w:eastAsia="Times New Roman" w:hAnsi="Arial"/>
          <w:sz w:val="22"/>
          <w:szCs w:val="22"/>
        </w:rPr>
      </w:pPr>
      <w:r w:rsidRPr="000C7C8A">
        <w:rPr>
          <w:rFonts w:ascii="Arial" w:eastAsia="Times New Roman" w:hAnsi="Arial"/>
          <w:sz w:val="22"/>
          <w:szCs w:val="22"/>
        </w:rPr>
        <w:lastRenderedPageBreak/>
        <w:t>Eine palliative Tumortherapie und eine palliativmedizinische Anbindung schließen sich gegenseitig aus (d.h. sollen stets sequentiell erfolgen).</w:t>
      </w:r>
    </w:p>
    <w:p w14:paraId="0E7FAC99" w14:textId="77777777" w:rsidR="000D00C9" w:rsidRPr="000D00C9" w:rsidRDefault="000D00C9" w:rsidP="000D00C9">
      <w:pPr>
        <w:ind w:left="360"/>
        <w:contextualSpacing/>
        <w:rPr>
          <w:rFonts w:ascii="Arial" w:eastAsia="Times New Roman" w:hAnsi="Arial"/>
          <w:sz w:val="22"/>
          <w:szCs w:val="22"/>
        </w:rPr>
      </w:pPr>
    </w:p>
    <w:p w14:paraId="409C30A1" w14:textId="77777777" w:rsidR="00030AAB" w:rsidRPr="0089156D" w:rsidRDefault="00030AAB" w:rsidP="00030AAB">
      <w:pPr>
        <w:contextualSpacing/>
        <w:jc w:val="both"/>
        <w:rPr>
          <w:rFonts w:ascii="Arial" w:hAnsi="Arial" w:cs="Arial"/>
        </w:rPr>
      </w:pPr>
      <w:r w:rsidRPr="0089156D">
        <w:rPr>
          <w:rFonts w:ascii="Arial" w:hAnsi="Arial" w:cs="Arial"/>
        </w:rPr>
        <w:t>--</w:t>
      </w:r>
    </w:p>
    <w:p w14:paraId="43027066" w14:textId="77777777" w:rsidR="00030AAB" w:rsidRPr="00E04AA7" w:rsidRDefault="00030AAB" w:rsidP="00030AAB">
      <w:pPr>
        <w:pStyle w:val="KeinLeerraum"/>
        <w:rPr>
          <w:rFonts w:ascii="Arial" w:hAnsi="Arial" w:cs="Arial"/>
        </w:rPr>
      </w:pPr>
      <w:r w:rsidRPr="00E04AA7">
        <w:rPr>
          <w:rFonts w:ascii="Arial" w:hAnsi="Arial" w:cs="Arial"/>
        </w:rPr>
        <w:t>Titel: Inter</w:t>
      </w:r>
      <w:r>
        <w:rPr>
          <w:rFonts w:ascii="Arial" w:hAnsi="Arial" w:cs="Arial"/>
        </w:rPr>
        <w:t xml:space="preserve">disziplinäre Onkologie </w:t>
      </w:r>
      <w:proofErr w:type="spellStart"/>
      <w:r>
        <w:rPr>
          <w:rFonts w:ascii="Arial" w:eastAsia="Times New Roman" w:hAnsi="Arial" w:cs="Arial"/>
        </w:rPr>
        <w:t>WiSe</w:t>
      </w:r>
      <w:proofErr w:type="spellEnd"/>
      <w:r>
        <w:rPr>
          <w:rFonts w:ascii="Arial" w:eastAsia="Times New Roman" w:hAnsi="Arial" w:cs="Arial"/>
        </w:rPr>
        <w:t xml:space="preserve"> 2025/26</w:t>
      </w:r>
    </w:p>
    <w:p w14:paraId="4F9EBFB6" w14:textId="77777777" w:rsidR="00030AAB" w:rsidRPr="00E04AA7" w:rsidRDefault="00030AAB" w:rsidP="00030AAB">
      <w:pPr>
        <w:pStyle w:val="KeinLeerraum"/>
        <w:rPr>
          <w:rFonts w:ascii="Arial" w:hAnsi="Arial" w:cs="Arial"/>
        </w:rPr>
      </w:pPr>
    </w:p>
    <w:p w14:paraId="182D8DF9" w14:textId="5E2C0F40" w:rsidR="00030AAB" w:rsidRPr="000A140C" w:rsidRDefault="00030AAB" w:rsidP="00030AAB">
      <w:pPr>
        <w:rPr>
          <w:rFonts w:ascii="Arial" w:hAnsi="Arial" w:cs="Arial"/>
          <w:sz w:val="22"/>
          <w:szCs w:val="22"/>
        </w:rPr>
      </w:pPr>
      <w:r w:rsidRPr="000A140C">
        <w:rPr>
          <w:rFonts w:ascii="Arial" w:hAnsi="Arial" w:cs="Arial"/>
          <w:sz w:val="22"/>
          <w:szCs w:val="22"/>
        </w:rPr>
        <w:t>In der Vorlesung wurde anhand eines Fallbeispiels das klinische Vorgehen bei unklarem Schilddrüsenknoten vorgestellt. Dazu gehören die Szintigraphie, die eine</w:t>
      </w:r>
      <w:r>
        <w:rPr>
          <w:rFonts w:ascii="Arial" w:hAnsi="Arial" w:cs="Arial"/>
          <w:sz w:val="22"/>
          <w:szCs w:val="22"/>
        </w:rPr>
        <w:t>n kalten</w:t>
      </w:r>
      <w:r w:rsidRPr="000A140C">
        <w:rPr>
          <w:rFonts w:ascii="Arial" w:hAnsi="Arial" w:cs="Arial"/>
          <w:sz w:val="22"/>
          <w:szCs w:val="22"/>
        </w:rPr>
        <w:t xml:space="preserve"> Knoten links kaudal in der Schilddrüse zeigte</w:t>
      </w:r>
      <w:ins w:id="11" w:author="Entwistle, Andrew" w:date="2026-02-04T09:42:00Z">
        <w:r w:rsidR="007A695D">
          <w:rPr>
            <w:rFonts w:ascii="Arial" w:hAnsi="Arial" w:cs="Arial"/>
            <w:sz w:val="22"/>
            <w:szCs w:val="22"/>
          </w:rPr>
          <w:t>,</w:t>
        </w:r>
      </w:ins>
      <w:r w:rsidRPr="000A140C">
        <w:rPr>
          <w:rFonts w:ascii="Arial" w:hAnsi="Arial" w:cs="Arial"/>
          <w:sz w:val="22"/>
          <w:szCs w:val="22"/>
        </w:rPr>
        <w:t xml:space="preserve"> </w:t>
      </w:r>
      <w:r>
        <w:rPr>
          <w:rFonts w:ascii="Arial" w:hAnsi="Arial" w:cs="Arial"/>
          <w:sz w:val="22"/>
          <w:szCs w:val="22"/>
        </w:rPr>
        <w:t>sowie</w:t>
      </w:r>
      <w:r w:rsidRPr="000A140C">
        <w:rPr>
          <w:rFonts w:ascii="Arial" w:hAnsi="Arial" w:cs="Arial"/>
          <w:sz w:val="22"/>
          <w:szCs w:val="22"/>
        </w:rPr>
        <w:t xml:space="preserve"> eine Feinnadelzytologie, </w:t>
      </w:r>
      <w:r>
        <w:rPr>
          <w:rFonts w:ascii="Arial" w:hAnsi="Arial" w:cs="Arial"/>
          <w:sz w:val="22"/>
          <w:szCs w:val="22"/>
        </w:rPr>
        <w:t>durch welche</w:t>
      </w:r>
      <w:r w:rsidRPr="000A140C">
        <w:rPr>
          <w:rFonts w:ascii="Arial" w:hAnsi="Arial" w:cs="Arial"/>
          <w:sz w:val="22"/>
          <w:szCs w:val="22"/>
        </w:rPr>
        <w:t xml:space="preserve"> Zellen eines papillären Schilddrüse</w:t>
      </w:r>
      <w:r>
        <w:rPr>
          <w:rFonts w:ascii="Arial" w:hAnsi="Arial" w:cs="Arial"/>
          <w:sz w:val="22"/>
          <w:szCs w:val="22"/>
        </w:rPr>
        <w:t>n</w:t>
      </w:r>
      <w:r w:rsidRPr="000A140C">
        <w:rPr>
          <w:rFonts w:ascii="Arial" w:hAnsi="Arial" w:cs="Arial"/>
          <w:sz w:val="22"/>
          <w:szCs w:val="22"/>
        </w:rPr>
        <w:t>karzinoms nachgewiesen werden konnten.</w:t>
      </w:r>
    </w:p>
    <w:p w14:paraId="26AC4FAB" w14:textId="77777777" w:rsidR="00030AAB" w:rsidRPr="00E04AA7" w:rsidRDefault="00030AAB" w:rsidP="00030AAB">
      <w:pPr>
        <w:pStyle w:val="KeinLeerraum"/>
        <w:rPr>
          <w:rFonts w:ascii="Arial" w:hAnsi="Arial" w:cs="Arial"/>
        </w:rPr>
      </w:pPr>
    </w:p>
    <w:p w14:paraId="3B790E2A" w14:textId="77777777" w:rsidR="00030AAB" w:rsidRPr="00E04AA7" w:rsidRDefault="00030AAB" w:rsidP="00030AAB">
      <w:pPr>
        <w:rPr>
          <w:rFonts w:ascii="Arial" w:hAnsi="Arial" w:cs="Arial"/>
          <w:sz w:val="22"/>
          <w:szCs w:val="22"/>
        </w:rPr>
      </w:pPr>
      <w:r w:rsidRPr="00E04AA7">
        <w:rPr>
          <w:rFonts w:ascii="Arial" w:hAnsi="Arial" w:cs="Arial"/>
          <w:sz w:val="22"/>
          <w:szCs w:val="22"/>
        </w:rPr>
        <w:t>--</w:t>
      </w:r>
    </w:p>
    <w:p w14:paraId="2E214032" w14:textId="6985944E" w:rsidR="00030AAB" w:rsidRDefault="00030AAB" w:rsidP="00030AAB">
      <w:r>
        <w:rPr>
          <w:rFonts w:ascii="Arial" w:hAnsi="Arial" w:cs="Arial"/>
          <w:b/>
          <w:sz w:val="22"/>
          <w:szCs w:val="22"/>
        </w:rPr>
        <w:t xml:space="preserve">4. </w:t>
      </w:r>
      <w:r w:rsidRPr="000A27FF">
        <w:rPr>
          <w:rFonts w:ascii="Arial" w:hAnsi="Arial" w:cs="Arial"/>
          <w:sz w:val="22"/>
          <w:szCs w:val="22"/>
        </w:rPr>
        <w:t>Welche Aussage zu</w:t>
      </w:r>
      <w:r>
        <w:rPr>
          <w:rFonts w:ascii="Arial" w:hAnsi="Arial" w:cs="Arial"/>
          <w:sz w:val="22"/>
          <w:szCs w:val="22"/>
        </w:rPr>
        <w:t>m</w:t>
      </w:r>
      <w:r w:rsidRPr="000A27FF">
        <w:rPr>
          <w:rFonts w:ascii="Arial" w:hAnsi="Arial" w:cs="Arial"/>
          <w:sz w:val="22"/>
          <w:szCs w:val="22"/>
        </w:rPr>
        <w:t xml:space="preserve"> papillären Schilddrüsenkarzinom trifft </w:t>
      </w:r>
      <w:r>
        <w:rPr>
          <w:rFonts w:ascii="Arial" w:hAnsi="Arial" w:cs="Arial"/>
          <w:sz w:val="22"/>
          <w:szCs w:val="22"/>
        </w:rPr>
        <w:t xml:space="preserve">am ehesten </w:t>
      </w:r>
      <w:r w:rsidRPr="000A27FF">
        <w:rPr>
          <w:rFonts w:ascii="Arial" w:hAnsi="Arial" w:cs="Arial"/>
          <w:sz w:val="22"/>
          <w:szCs w:val="22"/>
        </w:rPr>
        <w:t>zu?</w:t>
      </w:r>
    </w:p>
    <w:p w14:paraId="4CA876F6" w14:textId="77777777" w:rsidR="00030AAB" w:rsidRPr="003E266E" w:rsidRDefault="00030AAB" w:rsidP="00030AAB">
      <w:pPr>
        <w:rPr>
          <w:rFonts w:ascii="Arial" w:hAnsi="Arial" w:cs="Arial"/>
          <w:sz w:val="22"/>
          <w:szCs w:val="22"/>
        </w:rPr>
      </w:pPr>
      <w:proofErr w:type="spellStart"/>
      <w:proofErr w:type="gramStart"/>
      <w:r>
        <w:rPr>
          <w:rFonts w:ascii="Arial" w:hAnsi="Arial" w:cs="Arial"/>
          <w:sz w:val="22"/>
          <w:szCs w:val="22"/>
        </w:rPr>
        <w:t>Typ:TypA</w:t>
      </w:r>
      <w:proofErr w:type="spellEnd"/>
      <w:proofErr w:type="gramEnd"/>
    </w:p>
    <w:p w14:paraId="75E88911" w14:textId="77777777" w:rsidR="00030AAB" w:rsidRPr="000A27FF" w:rsidRDefault="00030AAB" w:rsidP="000D00C9">
      <w:pPr>
        <w:numPr>
          <w:ilvl w:val="0"/>
          <w:numId w:val="8"/>
        </w:numPr>
        <w:spacing w:before="100" w:beforeAutospacing="1" w:after="100" w:afterAutospacing="1" w:line="259" w:lineRule="auto"/>
        <w:rPr>
          <w:rFonts w:ascii="Arial" w:eastAsia="Times New Roman" w:hAnsi="Arial" w:cs="Arial"/>
          <w:sz w:val="22"/>
          <w:szCs w:val="22"/>
        </w:rPr>
      </w:pPr>
      <w:r w:rsidRPr="000A27FF">
        <w:rPr>
          <w:rFonts w:ascii="Arial" w:eastAsia="Times New Roman" w:hAnsi="Arial" w:cs="Arial"/>
          <w:sz w:val="22"/>
          <w:szCs w:val="22"/>
        </w:rPr>
        <w:t>Bei</w:t>
      </w:r>
      <w:r>
        <w:rPr>
          <w:rFonts w:ascii="Arial" w:eastAsia="Times New Roman" w:hAnsi="Arial" w:cs="Arial"/>
          <w:sz w:val="22"/>
          <w:szCs w:val="22"/>
        </w:rPr>
        <w:t xml:space="preserve">m </w:t>
      </w:r>
      <w:r w:rsidRPr="000A27FF">
        <w:rPr>
          <w:rFonts w:ascii="Arial" w:eastAsia="Times New Roman" w:hAnsi="Arial" w:cs="Arial"/>
          <w:sz w:val="22"/>
          <w:szCs w:val="22"/>
        </w:rPr>
        <w:t xml:space="preserve">papillären Schilddrüsenkarzinom wird laut Leitlinie unabhängig von der Tumorgröße eine totale </w:t>
      </w:r>
      <w:commentRangeStart w:id="12"/>
      <w:proofErr w:type="spellStart"/>
      <w:r w:rsidRPr="000A27FF">
        <w:rPr>
          <w:rFonts w:ascii="Arial" w:eastAsia="Times New Roman" w:hAnsi="Arial" w:cs="Arial"/>
          <w:sz w:val="22"/>
          <w:szCs w:val="22"/>
        </w:rPr>
        <w:t>Thyroidektomie</w:t>
      </w:r>
      <w:commentRangeEnd w:id="12"/>
      <w:proofErr w:type="spellEnd"/>
      <w:r w:rsidR="007A695D">
        <w:rPr>
          <w:rStyle w:val="Kommentarzeichen"/>
        </w:rPr>
        <w:commentReference w:id="12"/>
      </w:r>
      <w:r w:rsidRPr="000A27FF">
        <w:rPr>
          <w:rFonts w:ascii="Arial" w:eastAsia="Times New Roman" w:hAnsi="Arial" w:cs="Arial"/>
          <w:sz w:val="22"/>
          <w:szCs w:val="22"/>
        </w:rPr>
        <w:t xml:space="preserve"> durchgeführt.</w:t>
      </w:r>
    </w:p>
    <w:p w14:paraId="74DF38E0" w14:textId="77777777" w:rsidR="00030AAB" w:rsidRDefault="00030AAB" w:rsidP="000D00C9">
      <w:pPr>
        <w:numPr>
          <w:ilvl w:val="0"/>
          <w:numId w:val="8"/>
        </w:numPr>
        <w:spacing w:before="100" w:beforeAutospacing="1" w:after="100" w:afterAutospacing="1" w:line="259" w:lineRule="auto"/>
        <w:rPr>
          <w:rFonts w:ascii="Arial" w:eastAsia="Times New Roman" w:hAnsi="Arial" w:cs="Arial"/>
          <w:sz w:val="22"/>
          <w:szCs w:val="22"/>
        </w:rPr>
      </w:pPr>
      <w:r w:rsidRPr="000A27FF">
        <w:rPr>
          <w:rFonts w:ascii="Arial" w:eastAsia="Times New Roman" w:hAnsi="Arial" w:cs="Arial"/>
          <w:sz w:val="22"/>
          <w:szCs w:val="22"/>
        </w:rPr>
        <w:t>Das papilläre Schilddrüsenkarzinom metastasiert vorwiegend hämatogen</w:t>
      </w:r>
      <w:r>
        <w:rPr>
          <w:rFonts w:ascii="Arial" w:eastAsia="Times New Roman" w:hAnsi="Arial" w:cs="Arial"/>
          <w:sz w:val="22"/>
          <w:szCs w:val="22"/>
        </w:rPr>
        <w:t>.</w:t>
      </w:r>
    </w:p>
    <w:p w14:paraId="3295D233" w14:textId="77777777" w:rsidR="00030AAB" w:rsidRPr="003E266E" w:rsidRDefault="00030AAB" w:rsidP="000D00C9">
      <w:pPr>
        <w:numPr>
          <w:ilvl w:val="0"/>
          <w:numId w:val="8"/>
        </w:numPr>
        <w:spacing w:before="100" w:beforeAutospacing="1" w:after="100" w:afterAutospacing="1" w:line="259" w:lineRule="auto"/>
        <w:rPr>
          <w:rFonts w:ascii="Arial" w:eastAsia="Times New Roman" w:hAnsi="Arial" w:cs="Arial"/>
          <w:sz w:val="22"/>
          <w:szCs w:val="22"/>
        </w:rPr>
      </w:pPr>
      <w:r w:rsidRPr="000A27FF">
        <w:rPr>
          <w:rFonts w:ascii="Arial" w:eastAsia="Times New Roman" w:hAnsi="Arial" w:cs="Arial"/>
          <w:sz w:val="22"/>
          <w:szCs w:val="22"/>
        </w:rPr>
        <w:t>Das papilläre Schilddrüsenkarzinom kann im Rahmen der „Multiplen endokrinen Neoplasie, Typ 2A (MEN 2A) auftreten. Deswegen sollte bei Diagnosestellung auch eine huma</w:t>
      </w:r>
      <w:r>
        <w:rPr>
          <w:rFonts w:ascii="Arial" w:eastAsia="Times New Roman" w:hAnsi="Arial" w:cs="Arial"/>
          <w:sz w:val="22"/>
          <w:szCs w:val="22"/>
        </w:rPr>
        <w:t>n</w:t>
      </w:r>
      <w:r w:rsidRPr="000A27FF">
        <w:rPr>
          <w:rFonts w:ascii="Arial" w:eastAsia="Times New Roman" w:hAnsi="Arial" w:cs="Arial"/>
          <w:sz w:val="22"/>
          <w:szCs w:val="22"/>
        </w:rPr>
        <w:t>genetische Beratung erfolgen.</w:t>
      </w:r>
    </w:p>
    <w:p w14:paraId="38ADCCDD" w14:textId="77777777" w:rsidR="00030AAB" w:rsidRPr="003E266E" w:rsidRDefault="00030AAB" w:rsidP="000D00C9">
      <w:pPr>
        <w:numPr>
          <w:ilvl w:val="0"/>
          <w:numId w:val="8"/>
        </w:numPr>
        <w:spacing w:before="100" w:beforeAutospacing="1" w:after="100" w:afterAutospacing="1" w:line="259" w:lineRule="auto"/>
        <w:rPr>
          <w:rFonts w:ascii="Arial" w:eastAsia="Times New Roman" w:hAnsi="Arial" w:cs="Arial"/>
          <w:sz w:val="22"/>
          <w:szCs w:val="22"/>
        </w:rPr>
      </w:pPr>
      <w:r w:rsidRPr="000A27FF">
        <w:rPr>
          <w:rFonts w:ascii="Arial" w:eastAsia="Times New Roman" w:hAnsi="Arial" w:cs="Arial"/>
          <w:b/>
          <w:sz w:val="22"/>
          <w:szCs w:val="22"/>
        </w:rPr>
        <w:t>Nach Radioiodtherapie sollte eine posttherapeutische Ganzkörperszintigraphie zur Detektion etwaiger Metastasen durchgeführt werden.</w:t>
      </w:r>
    </w:p>
    <w:p w14:paraId="430B56B8" w14:textId="4F0C94FF" w:rsidR="00030AAB" w:rsidRPr="00030AAB" w:rsidRDefault="00030AAB" w:rsidP="000D00C9">
      <w:pPr>
        <w:numPr>
          <w:ilvl w:val="0"/>
          <w:numId w:val="8"/>
        </w:numPr>
        <w:spacing w:before="100" w:beforeAutospacing="1" w:after="100" w:afterAutospacing="1" w:line="259" w:lineRule="auto"/>
        <w:rPr>
          <w:rFonts w:ascii="Arial" w:eastAsia="Times New Roman" w:hAnsi="Arial" w:cs="Arial"/>
          <w:sz w:val="22"/>
          <w:szCs w:val="22"/>
        </w:rPr>
      </w:pPr>
      <w:r w:rsidRPr="000A27FF">
        <w:rPr>
          <w:rFonts w:ascii="Arial" w:eastAsia="Times New Roman" w:hAnsi="Arial" w:cs="Arial"/>
          <w:sz w:val="22"/>
          <w:szCs w:val="22"/>
        </w:rPr>
        <w:t xml:space="preserve">Die Lebenserwartung </w:t>
      </w:r>
      <w:r>
        <w:rPr>
          <w:rFonts w:ascii="Arial" w:eastAsia="Times New Roman" w:hAnsi="Arial" w:cs="Arial"/>
          <w:sz w:val="22"/>
          <w:szCs w:val="22"/>
        </w:rPr>
        <w:t xml:space="preserve">von Patienten mit </w:t>
      </w:r>
      <w:r w:rsidRPr="000A27FF">
        <w:rPr>
          <w:rFonts w:ascii="Arial" w:eastAsia="Times New Roman" w:hAnsi="Arial" w:cs="Arial"/>
          <w:sz w:val="22"/>
          <w:szCs w:val="22"/>
        </w:rPr>
        <w:t>papilläre</w:t>
      </w:r>
      <w:r>
        <w:rPr>
          <w:rFonts w:ascii="Arial" w:eastAsia="Times New Roman" w:hAnsi="Arial" w:cs="Arial"/>
          <w:sz w:val="22"/>
          <w:szCs w:val="22"/>
        </w:rPr>
        <w:t>m</w:t>
      </w:r>
      <w:r w:rsidRPr="000A27FF">
        <w:rPr>
          <w:rFonts w:ascii="Arial" w:eastAsia="Times New Roman" w:hAnsi="Arial" w:cs="Arial"/>
          <w:sz w:val="22"/>
          <w:szCs w:val="22"/>
        </w:rPr>
        <w:t xml:space="preserve"> Schilddrüsenkarzinom beträgt wenige Jahre.</w:t>
      </w:r>
    </w:p>
    <w:p w14:paraId="2E277F6D" w14:textId="77777777" w:rsidR="00205519" w:rsidRDefault="00205519" w:rsidP="004F19ED">
      <w:pPr>
        <w:rPr>
          <w:rFonts w:ascii="Arial" w:hAnsi="Arial" w:cs="Arial"/>
          <w:sz w:val="22"/>
          <w:szCs w:val="22"/>
        </w:rPr>
      </w:pPr>
      <w:r>
        <w:rPr>
          <w:rFonts w:ascii="Arial" w:hAnsi="Arial" w:cs="Arial"/>
          <w:sz w:val="22"/>
          <w:szCs w:val="22"/>
        </w:rPr>
        <w:t>--</w:t>
      </w:r>
    </w:p>
    <w:p w14:paraId="3C505356" w14:textId="7707EF31" w:rsidR="00D70E24" w:rsidRDefault="00D70E24" w:rsidP="00087076">
      <w:pPr>
        <w:pStyle w:val="KeinLeerraum"/>
        <w:rPr>
          <w:rFonts w:ascii="Arial" w:eastAsia="Times New Roman" w:hAnsi="Arial" w:cs="Arial"/>
        </w:rPr>
      </w:pPr>
      <w:r w:rsidRPr="00D20FA7">
        <w:rPr>
          <w:rFonts w:ascii="Arial" w:eastAsia="Times New Roman" w:hAnsi="Arial" w:cs="Arial"/>
        </w:rPr>
        <w:t>Tit</w:t>
      </w:r>
      <w:r w:rsidR="004464D1">
        <w:rPr>
          <w:rFonts w:ascii="Arial" w:eastAsia="Times New Roman" w:hAnsi="Arial" w:cs="Arial"/>
        </w:rPr>
        <w:t>el</w:t>
      </w:r>
      <w:r w:rsidR="00EF0DC3">
        <w:rPr>
          <w:rFonts w:ascii="Arial" w:eastAsia="Times New Roman" w:hAnsi="Arial" w:cs="Arial"/>
        </w:rPr>
        <w:t xml:space="preserve">: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7099E2CE" w14:textId="77777777" w:rsidR="004464D1" w:rsidRPr="00D20FA7" w:rsidRDefault="004464D1" w:rsidP="00087076">
      <w:pPr>
        <w:pStyle w:val="KeinLeerraum"/>
        <w:rPr>
          <w:rFonts w:ascii="Arial" w:eastAsia="Times New Roman" w:hAnsi="Arial" w:cs="Arial"/>
        </w:rPr>
      </w:pPr>
    </w:p>
    <w:p w14:paraId="5A9EED7F" w14:textId="77777777" w:rsidR="00205519" w:rsidRDefault="00496A1F" w:rsidP="00087076">
      <w:pPr>
        <w:pStyle w:val="KeinLeerraum"/>
        <w:rPr>
          <w:rFonts w:ascii="Arial" w:hAnsi="Arial" w:cs="Arial"/>
          <w:b/>
        </w:rPr>
      </w:pPr>
      <w:r>
        <w:rPr>
          <w:rFonts w:ascii="Arial" w:hAnsi="Arial" w:cs="Arial"/>
          <w:b/>
        </w:rPr>
        <w:t>Fallbeispiel B</w:t>
      </w:r>
      <w:r w:rsidR="00205519">
        <w:rPr>
          <w:rFonts w:ascii="Arial" w:hAnsi="Arial" w:cs="Arial"/>
          <w:b/>
        </w:rPr>
        <w:t>:</w:t>
      </w:r>
    </w:p>
    <w:p w14:paraId="1E0A1A4C" w14:textId="508D4AF3" w:rsidR="00205519" w:rsidRDefault="00436D5A" w:rsidP="00087076">
      <w:pPr>
        <w:rPr>
          <w:rFonts w:ascii="Arial" w:hAnsi="Arial" w:cs="Arial"/>
          <w:sz w:val="22"/>
          <w:szCs w:val="22"/>
        </w:rPr>
      </w:pPr>
      <w:r>
        <w:rPr>
          <w:rFonts w:ascii="Arial" w:hAnsi="Arial" w:cs="Arial"/>
          <w:b/>
          <w:bCs/>
          <w:sz w:val="22"/>
          <w:szCs w:val="22"/>
        </w:rPr>
        <w:t>Die kommenden drei</w:t>
      </w:r>
      <w:r w:rsidR="00205519">
        <w:rPr>
          <w:rFonts w:ascii="Arial" w:hAnsi="Arial" w:cs="Arial"/>
          <w:b/>
          <w:bCs/>
          <w:sz w:val="22"/>
          <w:szCs w:val="22"/>
        </w:rPr>
        <w:t xml:space="preserve"> Fragen gehören zu einem Fallbe</w:t>
      </w:r>
      <w:r w:rsidR="00383D91">
        <w:rPr>
          <w:rFonts w:ascii="Arial" w:hAnsi="Arial" w:cs="Arial"/>
          <w:b/>
          <w:bCs/>
          <w:sz w:val="22"/>
          <w:szCs w:val="22"/>
        </w:rPr>
        <w:t>i</w:t>
      </w:r>
      <w:r w:rsidR="00205519">
        <w:rPr>
          <w:rFonts w:ascii="Arial" w:hAnsi="Arial" w:cs="Arial"/>
          <w:b/>
          <w:bCs/>
          <w:sz w:val="22"/>
          <w:szCs w:val="22"/>
        </w:rPr>
        <w:t xml:space="preserve">spiel. Sie haben nach dem Eintragen </w:t>
      </w:r>
      <w:r w:rsidR="00205519">
        <w:rPr>
          <w:rFonts w:ascii="Arial" w:hAnsi="Arial" w:cs="Arial"/>
          <w:b/>
          <w:bCs/>
          <w:sz w:val="22"/>
          <w:szCs w:val="22"/>
          <w:u w:val="single"/>
        </w:rPr>
        <w:t>keine</w:t>
      </w:r>
      <w:r w:rsidR="00205519">
        <w:rPr>
          <w:rFonts w:ascii="Arial" w:hAnsi="Arial" w:cs="Arial"/>
          <w:b/>
          <w:bCs/>
          <w:sz w:val="22"/>
          <w:szCs w:val="22"/>
        </w:rPr>
        <w:t xml:space="preserve"> Möglichkeit der Korrektur. Ledigl</w:t>
      </w:r>
      <w:r>
        <w:rPr>
          <w:rFonts w:ascii="Arial" w:hAnsi="Arial" w:cs="Arial"/>
          <w:b/>
          <w:bCs/>
          <w:sz w:val="22"/>
          <w:szCs w:val="22"/>
        </w:rPr>
        <w:t>ich die Beantwortung der dritten</w:t>
      </w:r>
      <w:r w:rsidR="00205519">
        <w:rPr>
          <w:rFonts w:ascii="Arial" w:hAnsi="Arial" w:cs="Arial"/>
          <w:b/>
          <w:bCs/>
          <w:sz w:val="22"/>
          <w:szCs w:val="22"/>
        </w:rPr>
        <w:t xml:space="preserve"> Frage dieses Falles kann nachträglich geändert werden. </w:t>
      </w:r>
    </w:p>
    <w:p w14:paraId="049FA470" w14:textId="77777777" w:rsidR="00205519" w:rsidRDefault="00205519" w:rsidP="00087076">
      <w:pPr>
        <w:rPr>
          <w:rFonts w:ascii="Arial" w:hAnsi="Arial" w:cs="Arial"/>
          <w:sz w:val="22"/>
          <w:szCs w:val="22"/>
        </w:rPr>
      </w:pPr>
    </w:p>
    <w:p w14:paraId="24B42FF7" w14:textId="497B1BD7" w:rsidR="0034232A" w:rsidRPr="00246A1B" w:rsidRDefault="0034232A" w:rsidP="0034232A">
      <w:pPr>
        <w:spacing w:after="160" w:line="259" w:lineRule="auto"/>
        <w:rPr>
          <w:rFonts w:ascii="Arial" w:hAnsi="Arial" w:cs="Arial"/>
          <w:sz w:val="22"/>
          <w:szCs w:val="22"/>
        </w:rPr>
      </w:pPr>
      <w:r w:rsidRPr="0034232A">
        <w:rPr>
          <w:rFonts w:ascii="Arial" w:hAnsi="Arial" w:cs="Arial"/>
          <w:sz w:val="22"/>
          <w:szCs w:val="22"/>
        </w:rPr>
        <w:t xml:space="preserve">In ihre Hausarztpraxis kommt ein 63-jähriger Patient mit seit einigen Wochen bestehenden Kopfschmerzen, Wesensveränderungen und seit zwei Tagen neu aufgetretenen Wortfindungsstörungen. Nach Anamnese und neurologischer Untersuchung entschließen sie sich, den Patienten für eine </w:t>
      </w:r>
      <w:r w:rsidR="00D67F3E">
        <w:rPr>
          <w:rFonts w:ascii="Arial" w:hAnsi="Arial" w:cs="Arial"/>
          <w:sz w:val="22"/>
          <w:szCs w:val="22"/>
        </w:rPr>
        <w:t>z</w:t>
      </w:r>
      <w:r w:rsidRPr="0034232A">
        <w:rPr>
          <w:rFonts w:ascii="Arial" w:hAnsi="Arial" w:cs="Arial"/>
          <w:sz w:val="22"/>
          <w:szCs w:val="22"/>
        </w:rPr>
        <w:t>erebrale Bildgebung zum Radiologen zu überweisen.</w:t>
      </w:r>
      <w:r w:rsidR="00246A1B">
        <w:rPr>
          <w:rFonts w:ascii="Arial" w:hAnsi="Arial" w:cs="Arial"/>
          <w:sz w:val="22"/>
          <w:szCs w:val="22"/>
        </w:rPr>
        <w:t xml:space="preserve"> </w:t>
      </w:r>
      <w:r w:rsidR="00246A1B" w:rsidRPr="00246A1B">
        <w:rPr>
          <w:rFonts w:ascii="Arial" w:eastAsia="Times New Roman" w:hAnsi="Arial" w:cs="Arial"/>
          <w:sz w:val="22"/>
          <w:szCs w:val="22"/>
        </w:rPr>
        <w:t>Zur Komplettierung der Diagnostik wurde eine MRT</w:t>
      </w:r>
      <w:r w:rsidR="00F77D62">
        <w:rPr>
          <w:rFonts w:ascii="Arial" w:eastAsia="Times New Roman" w:hAnsi="Arial" w:cs="Arial"/>
          <w:sz w:val="22"/>
          <w:szCs w:val="22"/>
        </w:rPr>
        <w:t>-</w:t>
      </w:r>
      <w:r w:rsidR="00246A1B" w:rsidRPr="00246A1B">
        <w:rPr>
          <w:rFonts w:ascii="Arial" w:eastAsia="Times New Roman" w:hAnsi="Arial" w:cs="Arial"/>
          <w:sz w:val="22"/>
          <w:szCs w:val="22"/>
        </w:rPr>
        <w:t>Untersuchung durchgeführt.</w:t>
      </w:r>
    </w:p>
    <w:p w14:paraId="2F1B673E" w14:textId="77777777" w:rsidR="00205519" w:rsidRDefault="00205519" w:rsidP="00087076">
      <w:pPr>
        <w:rPr>
          <w:rFonts w:ascii="Arial" w:hAnsi="Arial" w:cs="Arial"/>
          <w:sz w:val="22"/>
          <w:szCs w:val="22"/>
        </w:rPr>
      </w:pPr>
    </w:p>
    <w:p w14:paraId="49547330" w14:textId="77777777" w:rsidR="00205519" w:rsidRDefault="00496A1F" w:rsidP="00087076">
      <w:pPr>
        <w:rPr>
          <w:rFonts w:ascii="Arial" w:hAnsi="Arial" w:cs="Arial"/>
          <w:sz w:val="22"/>
          <w:szCs w:val="22"/>
        </w:rPr>
      </w:pPr>
      <w:proofErr w:type="spellStart"/>
      <w:proofErr w:type="gramStart"/>
      <w:r>
        <w:rPr>
          <w:rFonts w:ascii="Arial" w:hAnsi="Arial" w:cs="Arial"/>
          <w:sz w:val="22"/>
          <w:szCs w:val="22"/>
        </w:rPr>
        <w:t>Sequenz:B</w:t>
      </w:r>
      <w:proofErr w:type="spellEnd"/>
      <w:proofErr w:type="gramEnd"/>
    </w:p>
    <w:p w14:paraId="47D3E515" w14:textId="77777777" w:rsidR="00496A1F" w:rsidRDefault="00496A1F" w:rsidP="00087076">
      <w:pPr>
        <w:rPr>
          <w:rFonts w:ascii="Arial" w:hAnsi="Arial" w:cs="Arial"/>
          <w:sz w:val="22"/>
          <w:szCs w:val="22"/>
        </w:rPr>
      </w:pPr>
    </w:p>
    <w:p w14:paraId="27083F02" w14:textId="77777777" w:rsidR="00205519" w:rsidRDefault="00205519" w:rsidP="00087076">
      <w:pPr>
        <w:rPr>
          <w:rFonts w:ascii="Arial" w:hAnsi="Arial" w:cs="Arial"/>
          <w:sz w:val="22"/>
          <w:szCs w:val="22"/>
        </w:rPr>
      </w:pPr>
      <w:r>
        <w:rPr>
          <w:rFonts w:ascii="Arial" w:hAnsi="Arial" w:cs="Arial"/>
          <w:sz w:val="22"/>
          <w:szCs w:val="22"/>
        </w:rPr>
        <w:t>--</w:t>
      </w:r>
    </w:p>
    <w:p w14:paraId="0265E42E" w14:textId="12E7E272" w:rsidR="00205519" w:rsidRPr="00CE1FF5" w:rsidRDefault="00436D5A" w:rsidP="00087076">
      <w:pPr>
        <w:rPr>
          <w:rFonts w:ascii="Arial" w:hAnsi="Arial" w:cs="Arial"/>
          <w:sz w:val="22"/>
          <w:szCs w:val="22"/>
        </w:rPr>
      </w:pPr>
      <w:r>
        <w:rPr>
          <w:rFonts w:ascii="Arial" w:hAnsi="Arial" w:cs="Arial"/>
          <w:b/>
          <w:bCs/>
          <w:sz w:val="22"/>
          <w:szCs w:val="22"/>
        </w:rPr>
        <w:t>5</w:t>
      </w:r>
      <w:r w:rsidR="00CF788D">
        <w:rPr>
          <w:rFonts w:ascii="Arial" w:hAnsi="Arial" w:cs="Arial"/>
          <w:b/>
          <w:bCs/>
          <w:sz w:val="22"/>
          <w:szCs w:val="22"/>
        </w:rPr>
        <w:t>. Frage 1 von 3</w:t>
      </w:r>
      <w:r w:rsidR="00205519">
        <w:rPr>
          <w:rFonts w:ascii="Arial" w:hAnsi="Arial" w:cs="Arial"/>
          <w:b/>
          <w:bCs/>
          <w:sz w:val="22"/>
          <w:szCs w:val="22"/>
        </w:rPr>
        <w:t xml:space="preserve">: </w:t>
      </w:r>
      <w:r w:rsidR="00CE1FF5" w:rsidRPr="00CE1FF5">
        <w:rPr>
          <w:rFonts w:ascii="Arial" w:eastAsia="Times New Roman" w:hAnsi="Arial" w:cs="Arial"/>
          <w:iCs/>
          <w:color w:val="000000"/>
          <w:sz w:val="22"/>
          <w:szCs w:val="22"/>
        </w:rPr>
        <w:t>Welche Aussage zur neuroradiologischen Diagnostik trifft am ehesten</w:t>
      </w:r>
      <w:r w:rsidR="00246A1B">
        <w:rPr>
          <w:rFonts w:ascii="Arial" w:eastAsia="Times New Roman" w:hAnsi="Arial" w:cs="Arial"/>
          <w:iCs/>
          <w:color w:val="000000"/>
          <w:sz w:val="22"/>
          <w:szCs w:val="22"/>
        </w:rPr>
        <w:t xml:space="preserve"> </w:t>
      </w:r>
      <w:r w:rsidR="00CE1FF5" w:rsidRPr="00CE1FF5">
        <w:rPr>
          <w:rFonts w:ascii="Arial" w:eastAsia="Times New Roman" w:hAnsi="Arial" w:cs="Arial"/>
          <w:iCs/>
          <w:color w:val="000000"/>
          <w:sz w:val="22"/>
          <w:szCs w:val="22"/>
        </w:rPr>
        <w:t>zu?</w:t>
      </w:r>
    </w:p>
    <w:p w14:paraId="19EF71E2" w14:textId="77777777" w:rsidR="00205519" w:rsidRDefault="00205519" w:rsidP="00087076">
      <w:pPr>
        <w:rPr>
          <w:rFonts w:ascii="Arial" w:hAnsi="Arial" w:cs="Arial"/>
          <w:sz w:val="22"/>
          <w:szCs w:val="22"/>
        </w:rPr>
      </w:pPr>
      <w:proofErr w:type="spellStart"/>
      <w:proofErr w:type="gramStart"/>
      <w:r>
        <w:rPr>
          <w:rFonts w:ascii="Arial" w:hAnsi="Arial" w:cs="Arial"/>
          <w:sz w:val="22"/>
          <w:szCs w:val="22"/>
        </w:rPr>
        <w:t>Typ:TypA</w:t>
      </w:r>
      <w:proofErr w:type="spellEnd"/>
      <w:proofErr w:type="gramEnd"/>
    </w:p>
    <w:p w14:paraId="0B6E537D" w14:textId="55E5E2EA" w:rsidR="00F24D19" w:rsidRPr="00F77D62" w:rsidRDefault="00F24D19" w:rsidP="00F77D62">
      <w:pPr>
        <w:shd w:val="clear" w:color="auto" w:fill="FFFFFF"/>
        <w:spacing w:after="160" w:line="259" w:lineRule="auto"/>
        <w:contextualSpacing/>
        <w:rPr>
          <w:rFonts w:ascii="Arial" w:eastAsia="Times New Roman" w:hAnsi="Arial" w:cs="Arial"/>
          <w:bCs/>
          <w:sz w:val="22"/>
          <w:szCs w:val="22"/>
        </w:rPr>
      </w:pPr>
    </w:p>
    <w:p w14:paraId="55F73837" w14:textId="77777777" w:rsidR="00F77D62" w:rsidRPr="00F77D62" w:rsidRDefault="00F77D62" w:rsidP="000D00C9">
      <w:pPr>
        <w:numPr>
          <w:ilvl w:val="0"/>
          <w:numId w:val="10"/>
        </w:numPr>
        <w:spacing w:after="160" w:line="259" w:lineRule="auto"/>
        <w:contextualSpacing/>
        <w:rPr>
          <w:rFonts w:ascii="Arial" w:hAnsi="Arial" w:cs="Arial"/>
          <w:sz w:val="22"/>
          <w:szCs w:val="22"/>
        </w:rPr>
      </w:pPr>
      <w:r w:rsidRPr="00F77D62">
        <w:rPr>
          <w:rFonts w:ascii="Arial" w:hAnsi="Arial" w:cs="Arial"/>
          <w:sz w:val="22"/>
          <w:szCs w:val="22"/>
        </w:rPr>
        <w:t>Im Erwachsenenalter sind niedrig-gradige Gliome die häufigste Hirntumorentität, weswegen kein Kontrastmittel benötigt wird.</w:t>
      </w:r>
    </w:p>
    <w:p w14:paraId="083486AD" w14:textId="77777777" w:rsidR="00F77D62" w:rsidRPr="00F77D62" w:rsidRDefault="00F77D62" w:rsidP="000D00C9">
      <w:pPr>
        <w:numPr>
          <w:ilvl w:val="0"/>
          <w:numId w:val="10"/>
        </w:numPr>
        <w:spacing w:after="160" w:line="259" w:lineRule="auto"/>
        <w:contextualSpacing/>
        <w:rPr>
          <w:rFonts w:ascii="Arial" w:hAnsi="Arial" w:cs="Arial"/>
          <w:sz w:val="22"/>
          <w:szCs w:val="22"/>
        </w:rPr>
      </w:pPr>
      <w:r w:rsidRPr="00F77D62">
        <w:rPr>
          <w:rFonts w:ascii="Arial" w:hAnsi="Arial" w:cs="Arial"/>
          <w:sz w:val="22"/>
          <w:szCs w:val="22"/>
        </w:rPr>
        <w:t xml:space="preserve">Niedrig-gradige Gliome weisen Einschränkungen in der </w:t>
      </w:r>
      <w:proofErr w:type="spellStart"/>
      <w:r w:rsidRPr="00F77D62">
        <w:rPr>
          <w:rFonts w:ascii="Arial" w:hAnsi="Arial" w:cs="Arial"/>
          <w:sz w:val="22"/>
          <w:szCs w:val="22"/>
        </w:rPr>
        <w:t>Brown`schen</w:t>
      </w:r>
      <w:proofErr w:type="spellEnd"/>
      <w:r w:rsidRPr="00F77D62">
        <w:rPr>
          <w:rFonts w:ascii="Arial" w:hAnsi="Arial" w:cs="Arial"/>
          <w:sz w:val="22"/>
          <w:szCs w:val="22"/>
        </w:rPr>
        <w:t xml:space="preserve"> Molekularbewegung auf, weswegen eine MR-Perfusion durchgeführt werden muss.</w:t>
      </w:r>
    </w:p>
    <w:p w14:paraId="621F5584" w14:textId="77777777" w:rsidR="00F77D62" w:rsidRPr="00F77D62" w:rsidRDefault="00F77D62" w:rsidP="000D00C9">
      <w:pPr>
        <w:numPr>
          <w:ilvl w:val="0"/>
          <w:numId w:val="10"/>
        </w:numPr>
        <w:spacing w:after="160" w:line="259" w:lineRule="auto"/>
        <w:contextualSpacing/>
        <w:rPr>
          <w:rFonts w:ascii="Arial" w:hAnsi="Arial" w:cs="Arial"/>
          <w:b/>
          <w:bCs/>
          <w:sz w:val="22"/>
          <w:szCs w:val="22"/>
        </w:rPr>
      </w:pPr>
      <w:r w:rsidRPr="00F77D62">
        <w:rPr>
          <w:rFonts w:ascii="Arial" w:hAnsi="Arial" w:cs="Arial"/>
          <w:b/>
          <w:bCs/>
          <w:sz w:val="22"/>
          <w:szCs w:val="22"/>
        </w:rPr>
        <w:t>Multiple intraaxiale Läsionen schließen ein Gliom nicht aus.</w:t>
      </w:r>
    </w:p>
    <w:p w14:paraId="67208B68" w14:textId="77777777" w:rsidR="00F77D62" w:rsidRPr="00F77D62" w:rsidRDefault="00F77D62" w:rsidP="000D00C9">
      <w:pPr>
        <w:numPr>
          <w:ilvl w:val="0"/>
          <w:numId w:val="10"/>
        </w:numPr>
        <w:spacing w:after="160" w:line="259" w:lineRule="auto"/>
        <w:contextualSpacing/>
        <w:rPr>
          <w:rFonts w:ascii="Arial" w:hAnsi="Arial" w:cs="Arial"/>
          <w:sz w:val="22"/>
          <w:szCs w:val="22"/>
        </w:rPr>
      </w:pPr>
      <w:r w:rsidRPr="00F77D62">
        <w:rPr>
          <w:rFonts w:ascii="Arial" w:hAnsi="Arial" w:cs="Arial"/>
          <w:sz w:val="22"/>
          <w:szCs w:val="22"/>
        </w:rPr>
        <w:t>Ein Gliom kann immer von Metastasen und Abszessen unterschieden werden.</w:t>
      </w:r>
    </w:p>
    <w:p w14:paraId="25F8D45A" w14:textId="699488DD" w:rsidR="00F77D62" w:rsidRPr="00F77D62" w:rsidRDefault="00F77D62" w:rsidP="000D00C9">
      <w:pPr>
        <w:numPr>
          <w:ilvl w:val="0"/>
          <w:numId w:val="10"/>
        </w:numPr>
        <w:spacing w:after="160" w:line="259" w:lineRule="auto"/>
        <w:contextualSpacing/>
        <w:rPr>
          <w:rFonts w:ascii="Arial" w:hAnsi="Arial" w:cs="Arial"/>
          <w:sz w:val="22"/>
          <w:szCs w:val="22"/>
        </w:rPr>
      </w:pPr>
      <w:r w:rsidRPr="00F77D62">
        <w:rPr>
          <w:rFonts w:ascii="Arial" w:hAnsi="Arial" w:cs="Arial"/>
          <w:sz w:val="22"/>
          <w:szCs w:val="22"/>
        </w:rPr>
        <w:lastRenderedPageBreak/>
        <w:t>Die MR-Spektroskopie wird für die Operationsplanung benötigt, um eloquente Faserbahnen darzustellen.</w:t>
      </w:r>
    </w:p>
    <w:p w14:paraId="40434FA6" w14:textId="77777777" w:rsidR="00205519" w:rsidRDefault="00205519" w:rsidP="00087076">
      <w:pPr>
        <w:rPr>
          <w:rFonts w:ascii="Arial" w:hAnsi="Arial" w:cs="Arial"/>
          <w:sz w:val="22"/>
          <w:szCs w:val="22"/>
        </w:rPr>
      </w:pPr>
      <w:r>
        <w:rPr>
          <w:rFonts w:ascii="Arial" w:hAnsi="Arial" w:cs="Arial"/>
          <w:sz w:val="22"/>
          <w:szCs w:val="22"/>
        </w:rPr>
        <w:t>--</w:t>
      </w:r>
    </w:p>
    <w:p w14:paraId="7153608E" w14:textId="188D72C5" w:rsidR="00D00067" w:rsidRPr="00D20FA7" w:rsidRDefault="00D00067" w:rsidP="00087076">
      <w:pPr>
        <w:pStyle w:val="KeinLeerraum"/>
        <w:rPr>
          <w:rFonts w:ascii="Arial" w:eastAsia="Times New Roman" w:hAnsi="Arial" w:cs="Arial"/>
        </w:rPr>
      </w:pPr>
      <w:r w:rsidRPr="00D20FA7">
        <w:rPr>
          <w:rFonts w:ascii="Arial" w:eastAsia="Times New Roman"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26AC0BD8" w14:textId="77777777" w:rsidR="00205519" w:rsidRDefault="00205519" w:rsidP="00087076">
      <w:pPr>
        <w:rPr>
          <w:rFonts w:ascii="Arial" w:hAnsi="Arial" w:cs="Arial"/>
          <w:sz w:val="22"/>
          <w:szCs w:val="22"/>
        </w:rPr>
      </w:pPr>
    </w:p>
    <w:p w14:paraId="314F1272" w14:textId="77777777" w:rsidR="00205519" w:rsidRDefault="00496A1F" w:rsidP="00087076">
      <w:pPr>
        <w:pStyle w:val="KeinLeerraum"/>
        <w:rPr>
          <w:rFonts w:ascii="Arial" w:hAnsi="Arial" w:cs="Arial"/>
          <w:b/>
        </w:rPr>
      </w:pPr>
      <w:r>
        <w:rPr>
          <w:rFonts w:ascii="Arial" w:hAnsi="Arial" w:cs="Arial"/>
          <w:b/>
        </w:rPr>
        <w:t>Fallbeispiel B</w:t>
      </w:r>
      <w:r w:rsidR="00205519">
        <w:rPr>
          <w:rFonts w:ascii="Arial" w:hAnsi="Arial" w:cs="Arial"/>
          <w:b/>
        </w:rPr>
        <w:t>:</w:t>
      </w:r>
    </w:p>
    <w:p w14:paraId="41836300" w14:textId="77777777" w:rsidR="00436D5A" w:rsidRPr="00436D5A" w:rsidRDefault="004B55A6" w:rsidP="00436D5A">
      <w:pPr>
        <w:rPr>
          <w:rFonts w:ascii="Arial" w:hAnsi="Arial" w:cs="Arial"/>
          <w:b/>
          <w:sz w:val="22"/>
          <w:szCs w:val="22"/>
        </w:rPr>
      </w:pPr>
      <w:r w:rsidRPr="004B55A6">
        <w:rPr>
          <w:rFonts w:ascii="Arial" w:hAnsi="Arial" w:cs="Arial"/>
          <w:sz w:val="22"/>
          <w:szCs w:val="22"/>
        </w:rPr>
        <w:t xml:space="preserve">Bei dem Patienten wurde zunächst eine kraniale CT durchgeführt, welche eine Raumforderung mit </w:t>
      </w:r>
      <w:proofErr w:type="spellStart"/>
      <w:r w:rsidRPr="004B55A6">
        <w:rPr>
          <w:rFonts w:ascii="Arial" w:hAnsi="Arial" w:cs="Arial"/>
          <w:sz w:val="22"/>
          <w:szCs w:val="22"/>
        </w:rPr>
        <w:t>Perifokalödem</w:t>
      </w:r>
      <w:proofErr w:type="spellEnd"/>
      <w:r w:rsidRPr="004B55A6">
        <w:rPr>
          <w:rFonts w:ascii="Arial" w:hAnsi="Arial" w:cs="Arial"/>
          <w:sz w:val="22"/>
          <w:szCs w:val="22"/>
        </w:rPr>
        <w:t xml:space="preserve"> links frontotemporal zeigte. Am Tag darauf wurde die Bildgebung um eine kraniale MRT ergänzt. Dort zeigten sich eine inhomogene Kontrastmittelaufnahme und eine kräftige Signalsteigerung im B1000-Bild der </w:t>
      </w:r>
      <w:proofErr w:type="spellStart"/>
      <w:r w:rsidRPr="004B55A6">
        <w:rPr>
          <w:rFonts w:ascii="Arial" w:hAnsi="Arial" w:cs="Arial"/>
          <w:sz w:val="22"/>
          <w:szCs w:val="22"/>
        </w:rPr>
        <w:t>Diffusionswichtung</w:t>
      </w:r>
      <w:proofErr w:type="spellEnd"/>
      <w:r w:rsidRPr="004B55A6">
        <w:rPr>
          <w:rFonts w:ascii="Arial" w:hAnsi="Arial" w:cs="Arial"/>
          <w:sz w:val="22"/>
          <w:szCs w:val="22"/>
        </w:rPr>
        <w:t xml:space="preserve">. Bildmorphologisch ergab sich der Verdacht auf ein Glioblastom. </w:t>
      </w:r>
      <w:r w:rsidR="00436D5A" w:rsidRPr="00436D5A">
        <w:rPr>
          <w:rFonts w:ascii="Arial" w:hAnsi="Arial" w:cs="Arial"/>
          <w:sz w:val="22"/>
          <w:szCs w:val="22"/>
        </w:rPr>
        <w:t xml:space="preserve">Die neuropathologische Untersuchung des bioptisch gesicherten Gewebes zeigte ein Glioblastoma multiforme </w:t>
      </w:r>
      <w:proofErr w:type="gramStart"/>
      <w:r w:rsidR="00436D5A" w:rsidRPr="00436D5A">
        <w:rPr>
          <w:rFonts w:ascii="Arial" w:hAnsi="Arial" w:cs="Arial"/>
          <w:sz w:val="22"/>
          <w:szCs w:val="22"/>
        </w:rPr>
        <w:t>WHO Grad</w:t>
      </w:r>
      <w:proofErr w:type="gramEnd"/>
      <w:r w:rsidR="00436D5A" w:rsidRPr="00436D5A">
        <w:rPr>
          <w:rFonts w:ascii="Arial" w:hAnsi="Arial" w:cs="Arial"/>
          <w:sz w:val="22"/>
          <w:szCs w:val="22"/>
        </w:rPr>
        <w:t xml:space="preserve"> 4.</w:t>
      </w:r>
    </w:p>
    <w:p w14:paraId="6879CAB1" w14:textId="77777777" w:rsidR="00205519" w:rsidRDefault="00205519" w:rsidP="00087076">
      <w:pPr>
        <w:rPr>
          <w:rFonts w:ascii="Arial" w:hAnsi="Arial" w:cs="Arial"/>
          <w:sz w:val="22"/>
          <w:szCs w:val="22"/>
        </w:rPr>
      </w:pPr>
    </w:p>
    <w:p w14:paraId="2361E462" w14:textId="77777777" w:rsidR="00205519" w:rsidRDefault="00205519" w:rsidP="00087076">
      <w:pPr>
        <w:rPr>
          <w:rFonts w:ascii="Arial" w:hAnsi="Arial" w:cs="Arial"/>
          <w:sz w:val="22"/>
          <w:szCs w:val="22"/>
        </w:rPr>
      </w:pPr>
      <w:proofErr w:type="spellStart"/>
      <w:proofErr w:type="gramStart"/>
      <w:r>
        <w:rPr>
          <w:rFonts w:ascii="Arial" w:hAnsi="Arial" w:cs="Arial"/>
          <w:sz w:val="22"/>
          <w:szCs w:val="22"/>
        </w:rPr>
        <w:t>Se</w:t>
      </w:r>
      <w:r w:rsidR="000E5DC0">
        <w:rPr>
          <w:rFonts w:ascii="Arial" w:hAnsi="Arial" w:cs="Arial"/>
          <w:sz w:val="22"/>
          <w:szCs w:val="22"/>
        </w:rPr>
        <w:t>quenz:B</w:t>
      </w:r>
      <w:proofErr w:type="spellEnd"/>
      <w:proofErr w:type="gramEnd"/>
    </w:p>
    <w:p w14:paraId="7D8355A5" w14:textId="77777777" w:rsidR="00205519" w:rsidRDefault="00205519" w:rsidP="00087076">
      <w:pPr>
        <w:pStyle w:val="Default"/>
        <w:rPr>
          <w:rFonts w:ascii="Arial" w:hAnsi="Arial" w:cs="Arial"/>
          <w:sz w:val="22"/>
          <w:szCs w:val="22"/>
        </w:rPr>
      </w:pPr>
    </w:p>
    <w:p w14:paraId="3279972C" w14:textId="77777777" w:rsidR="00205519" w:rsidRDefault="00205519" w:rsidP="00087076">
      <w:pPr>
        <w:pStyle w:val="Default"/>
        <w:rPr>
          <w:rFonts w:ascii="Arial" w:hAnsi="Arial" w:cs="Arial"/>
          <w:bCs/>
          <w:sz w:val="22"/>
          <w:szCs w:val="22"/>
        </w:rPr>
      </w:pPr>
      <w:r>
        <w:rPr>
          <w:rFonts w:ascii="Arial" w:hAnsi="Arial" w:cs="Arial"/>
          <w:bCs/>
          <w:sz w:val="22"/>
          <w:szCs w:val="22"/>
        </w:rPr>
        <w:t>--</w:t>
      </w:r>
    </w:p>
    <w:p w14:paraId="7DA9531D" w14:textId="77777777" w:rsidR="00181C97" w:rsidRPr="00203539" w:rsidRDefault="00D27859" w:rsidP="00181C97">
      <w:pPr>
        <w:rPr>
          <w:rFonts w:ascii="Arial" w:eastAsia="Times New Roman" w:hAnsi="Arial" w:cs="Arial"/>
          <w:color w:val="000000"/>
          <w:sz w:val="22"/>
          <w:szCs w:val="22"/>
        </w:rPr>
      </w:pPr>
      <w:r w:rsidRPr="00203539">
        <w:rPr>
          <w:rFonts w:ascii="Arial" w:hAnsi="Arial" w:cs="Arial"/>
          <w:b/>
          <w:bCs/>
          <w:sz w:val="22"/>
          <w:szCs w:val="22"/>
        </w:rPr>
        <w:t>6</w:t>
      </w:r>
      <w:r w:rsidR="00CF788D" w:rsidRPr="00203539">
        <w:rPr>
          <w:rFonts w:ascii="Arial" w:hAnsi="Arial" w:cs="Arial"/>
          <w:b/>
          <w:bCs/>
          <w:sz w:val="22"/>
          <w:szCs w:val="22"/>
        </w:rPr>
        <w:t>. Frage 2 von 3:</w:t>
      </w:r>
      <w:r w:rsidR="00CF788D" w:rsidRPr="00203539">
        <w:rPr>
          <w:rFonts w:ascii="Arial" w:eastAsia="Times New Roman" w:hAnsi="Arial" w:cs="Arial"/>
          <w:color w:val="000000"/>
          <w:sz w:val="22"/>
          <w:szCs w:val="22"/>
        </w:rPr>
        <w:t xml:space="preserve"> </w:t>
      </w:r>
      <w:r w:rsidR="00181C97" w:rsidRPr="00203539">
        <w:rPr>
          <w:rFonts w:ascii="Arial" w:eastAsia="Times New Roman" w:hAnsi="Arial" w:cs="Arial"/>
          <w:color w:val="000000"/>
          <w:sz w:val="22"/>
          <w:szCs w:val="22"/>
        </w:rPr>
        <w:t>Welche</w:t>
      </w:r>
      <w:r w:rsidR="00CF788D" w:rsidRPr="00203539">
        <w:rPr>
          <w:rFonts w:ascii="Arial" w:eastAsia="Times New Roman" w:hAnsi="Arial" w:cs="Arial"/>
          <w:color w:val="000000"/>
          <w:sz w:val="22"/>
          <w:szCs w:val="22"/>
        </w:rPr>
        <w:t>s histologische Merkmal passt</w:t>
      </w:r>
      <w:r w:rsidR="00181C97" w:rsidRPr="00203539">
        <w:rPr>
          <w:rFonts w:ascii="Arial" w:eastAsia="Times New Roman" w:hAnsi="Arial" w:cs="Arial"/>
          <w:color w:val="000000"/>
          <w:sz w:val="22"/>
          <w:szCs w:val="22"/>
        </w:rPr>
        <w:t xml:space="preserve"> am ehesten zu dieser Diagnose?</w:t>
      </w:r>
    </w:p>
    <w:p w14:paraId="63E68175" w14:textId="77777777" w:rsidR="00205519" w:rsidRPr="00203539" w:rsidRDefault="00CF788D" w:rsidP="00087076">
      <w:pPr>
        <w:rPr>
          <w:rFonts w:ascii="Arial" w:hAnsi="Arial" w:cs="Arial"/>
          <w:sz w:val="22"/>
          <w:szCs w:val="22"/>
        </w:rPr>
      </w:pPr>
      <w:proofErr w:type="spellStart"/>
      <w:proofErr w:type="gramStart"/>
      <w:r w:rsidRPr="00203539">
        <w:rPr>
          <w:rFonts w:ascii="Arial" w:hAnsi="Arial" w:cs="Arial"/>
          <w:sz w:val="22"/>
          <w:szCs w:val="22"/>
        </w:rPr>
        <w:t>Typ:TypA</w:t>
      </w:r>
      <w:proofErr w:type="spellEnd"/>
      <w:proofErr w:type="gramEnd"/>
    </w:p>
    <w:p w14:paraId="1D016483" w14:textId="77777777" w:rsidR="00205519" w:rsidRPr="00203539" w:rsidRDefault="00205519" w:rsidP="00087076">
      <w:pPr>
        <w:rPr>
          <w:rFonts w:ascii="Arial" w:hAnsi="Arial" w:cs="Arial"/>
          <w:sz w:val="22"/>
          <w:szCs w:val="22"/>
        </w:rPr>
      </w:pPr>
    </w:p>
    <w:p w14:paraId="274F8804" w14:textId="77777777" w:rsidR="00F77D62" w:rsidRPr="00F77D62" w:rsidRDefault="00F77D62" w:rsidP="000D00C9">
      <w:pPr>
        <w:numPr>
          <w:ilvl w:val="0"/>
          <w:numId w:val="5"/>
        </w:numPr>
        <w:shd w:val="clear" w:color="auto" w:fill="FFFFFF"/>
        <w:spacing w:after="160" w:line="259" w:lineRule="auto"/>
        <w:contextualSpacing/>
        <w:rPr>
          <w:rFonts w:ascii="Arial" w:eastAsia="Times New Roman" w:hAnsi="Arial" w:cs="Arial"/>
          <w:bCs/>
          <w:color w:val="000000"/>
          <w:sz w:val="22"/>
          <w:szCs w:val="22"/>
        </w:rPr>
      </w:pPr>
      <w:r w:rsidRPr="00F77D62">
        <w:rPr>
          <w:rFonts w:ascii="Arial" w:eastAsia="Times New Roman" w:hAnsi="Arial" w:cs="Arial"/>
          <w:bCs/>
          <w:color w:val="000000"/>
          <w:sz w:val="22"/>
          <w:szCs w:val="22"/>
        </w:rPr>
        <w:t>geringe Zelldichte</w:t>
      </w:r>
    </w:p>
    <w:p w14:paraId="3121D380" w14:textId="77777777" w:rsidR="00F77D62" w:rsidRPr="00F77D62" w:rsidRDefault="00F77D62" w:rsidP="000D00C9">
      <w:pPr>
        <w:numPr>
          <w:ilvl w:val="0"/>
          <w:numId w:val="5"/>
        </w:numPr>
        <w:shd w:val="clear" w:color="auto" w:fill="FFFFFF"/>
        <w:spacing w:after="160" w:line="259" w:lineRule="auto"/>
        <w:contextualSpacing/>
        <w:rPr>
          <w:rFonts w:ascii="Arial" w:eastAsia="Times New Roman" w:hAnsi="Arial" w:cs="Arial"/>
          <w:color w:val="000000"/>
          <w:sz w:val="22"/>
          <w:szCs w:val="22"/>
        </w:rPr>
      </w:pPr>
      <w:r w:rsidRPr="00F77D62">
        <w:rPr>
          <w:rFonts w:ascii="Arial" w:eastAsia="Times New Roman" w:hAnsi="Arial" w:cs="Arial"/>
          <w:color w:val="000000"/>
          <w:sz w:val="22"/>
          <w:szCs w:val="22"/>
        </w:rPr>
        <w:t>isomorphe Zellkerne</w:t>
      </w:r>
    </w:p>
    <w:p w14:paraId="79BBAB5D" w14:textId="77777777" w:rsidR="00F77D62" w:rsidRPr="00F77D62" w:rsidRDefault="00F77D62" w:rsidP="000D00C9">
      <w:pPr>
        <w:numPr>
          <w:ilvl w:val="0"/>
          <w:numId w:val="5"/>
        </w:numPr>
        <w:shd w:val="clear" w:color="auto" w:fill="FFFFFF"/>
        <w:spacing w:after="160" w:line="259" w:lineRule="auto"/>
        <w:contextualSpacing/>
        <w:rPr>
          <w:rFonts w:ascii="Arial" w:eastAsia="Times New Roman" w:hAnsi="Arial" w:cs="Arial"/>
          <w:b/>
          <w:color w:val="000000"/>
          <w:sz w:val="22"/>
          <w:szCs w:val="22"/>
        </w:rPr>
      </w:pPr>
      <w:r w:rsidRPr="00F77D62">
        <w:rPr>
          <w:rFonts w:ascii="Arial" w:eastAsia="Times New Roman" w:hAnsi="Arial" w:cs="Arial"/>
          <w:b/>
          <w:color w:val="000000"/>
          <w:sz w:val="22"/>
          <w:szCs w:val="22"/>
        </w:rPr>
        <w:t xml:space="preserve">Nekrosen </w:t>
      </w:r>
    </w:p>
    <w:p w14:paraId="2FAA1522" w14:textId="77777777" w:rsidR="00F77D62" w:rsidRPr="00F77D62" w:rsidRDefault="00F77D62" w:rsidP="000D00C9">
      <w:pPr>
        <w:numPr>
          <w:ilvl w:val="0"/>
          <w:numId w:val="5"/>
        </w:numPr>
        <w:shd w:val="clear" w:color="auto" w:fill="FFFFFF"/>
        <w:spacing w:after="160" w:line="259" w:lineRule="auto"/>
        <w:contextualSpacing/>
        <w:rPr>
          <w:rFonts w:ascii="Arial" w:eastAsia="Times New Roman" w:hAnsi="Arial" w:cs="Arial"/>
          <w:color w:val="000000"/>
          <w:sz w:val="22"/>
          <w:szCs w:val="22"/>
        </w:rPr>
      </w:pPr>
      <w:r w:rsidRPr="00F77D62">
        <w:rPr>
          <w:rFonts w:ascii="Arial" w:eastAsia="Times New Roman" w:hAnsi="Arial" w:cs="Arial"/>
          <w:color w:val="000000"/>
          <w:sz w:val="22"/>
          <w:szCs w:val="22"/>
        </w:rPr>
        <w:t>Pseudozysten</w:t>
      </w:r>
    </w:p>
    <w:p w14:paraId="288C3EBC" w14:textId="7356BA70" w:rsidR="00F77D62" w:rsidRDefault="00F77D62" w:rsidP="000D00C9">
      <w:pPr>
        <w:numPr>
          <w:ilvl w:val="0"/>
          <w:numId w:val="5"/>
        </w:numPr>
        <w:shd w:val="clear" w:color="auto" w:fill="FFFFFF"/>
        <w:spacing w:after="160" w:line="259" w:lineRule="auto"/>
        <w:contextualSpacing/>
        <w:rPr>
          <w:rFonts w:ascii="Arial" w:eastAsia="Times New Roman" w:hAnsi="Arial" w:cs="Arial"/>
          <w:color w:val="000000"/>
          <w:sz w:val="22"/>
          <w:szCs w:val="22"/>
        </w:rPr>
      </w:pPr>
      <w:r w:rsidRPr="00F77D62">
        <w:rPr>
          <w:rFonts w:ascii="Arial" w:eastAsia="Times New Roman" w:hAnsi="Arial" w:cs="Arial"/>
          <w:color w:val="000000"/>
          <w:sz w:val="22"/>
          <w:szCs w:val="22"/>
        </w:rPr>
        <w:t>degenerative Veränderungen</w:t>
      </w:r>
    </w:p>
    <w:p w14:paraId="6D778EC3" w14:textId="77777777" w:rsidR="00334C1C" w:rsidRPr="00F77D62" w:rsidRDefault="00334C1C" w:rsidP="00334C1C">
      <w:pPr>
        <w:shd w:val="clear" w:color="auto" w:fill="FFFFFF"/>
        <w:spacing w:after="160" w:line="259" w:lineRule="auto"/>
        <w:ind w:left="720"/>
        <w:contextualSpacing/>
        <w:rPr>
          <w:rFonts w:ascii="Arial" w:eastAsia="Times New Roman" w:hAnsi="Arial" w:cs="Arial"/>
          <w:color w:val="000000"/>
          <w:sz w:val="22"/>
          <w:szCs w:val="22"/>
        </w:rPr>
      </w:pPr>
    </w:p>
    <w:p w14:paraId="4FFB5139" w14:textId="250698D2" w:rsidR="00205519" w:rsidRPr="00FD499B" w:rsidRDefault="00205519" w:rsidP="00FD499B">
      <w:pPr>
        <w:shd w:val="clear" w:color="auto" w:fill="FFFFFF"/>
        <w:spacing w:after="160" w:line="259" w:lineRule="auto"/>
        <w:ind w:left="360"/>
        <w:rPr>
          <w:rFonts w:ascii="Arial" w:hAnsi="Arial" w:cs="Arial"/>
        </w:rPr>
      </w:pPr>
      <w:r w:rsidRPr="00FD499B">
        <w:rPr>
          <w:rFonts w:ascii="Arial" w:hAnsi="Arial" w:cs="Arial"/>
        </w:rPr>
        <w:t>--</w:t>
      </w:r>
    </w:p>
    <w:p w14:paraId="7767EA45" w14:textId="02A03151" w:rsidR="008C49FB" w:rsidRPr="00203539" w:rsidRDefault="008C49FB" w:rsidP="00087076">
      <w:pPr>
        <w:pStyle w:val="KeinLeerraum"/>
        <w:rPr>
          <w:rFonts w:ascii="Arial" w:eastAsia="Times New Roman" w:hAnsi="Arial" w:cs="Arial"/>
        </w:rPr>
      </w:pPr>
      <w:r w:rsidRPr="00203539">
        <w:rPr>
          <w:rFonts w:ascii="Arial" w:eastAsia="Times New Roman"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68934EDA" w14:textId="77777777" w:rsidR="00205519" w:rsidRPr="00203539" w:rsidRDefault="00205519" w:rsidP="00087076">
      <w:pPr>
        <w:pStyle w:val="KeinLeerraum"/>
        <w:rPr>
          <w:rFonts w:ascii="Arial" w:hAnsi="Arial" w:cs="Arial"/>
        </w:rPr>
      </w:pPr>
    </w:p>
    <w:p w14:paraId="7644EFB6" w14:textId="77777777" w:rsidR="00205519" w:rsidRPr="00203539" w:rsidRDefault="00496A1F" w:rsidP="00087076">
      <w:pPr>
        <w:pStyle w:val="KeinLeerraum"/>
        <w:rPr>
          <w:rFonts w:ascii="Arial" w:hAnsi="Arial" w:cs="Arial"/>
          <w:b/>
        </w:rPr>
      </w:pPr>
      <w:r w:rsidRPr="00203539">
        <w:rPr>
          <w:rFonts w:ascii="Arial" w:hAnsi="Arial" w:cs="Arial"/>
          <w:b/>
        </w:rPr>
        <w:t>Fallbeispiel B</w:t>
      </w:r>
      <w:r w:rsidR="00205519" w:rsidRPr="00203539">
        <w:rPr>
          <w:rFonts w:ascii="Arial" w:hAnsi="Arial" w:cs="Arial"/>
          <w:b/>
        </w:rPr>
        <w:t>:</w:t>
      </w:r>
    </w:p>
    <w:p w14:paraId="4DAD163F" w14:textId="77777777" w:rsidR="00205519" w:rsidRDefault="00205519" w:rsidP="00087076">
      <w:pPr>
        <w:rPr>
          <w:rFonts w:ascii="Arial" w:hAnsi="Arial" w:cs="Arial"/>
          <w:sz w:val="22"/>
          <w:szCs w:val="22"/>
        </w:rPr>
      </w:pPr>
      <w:commentRangeStart w:id="13"/>
      <w:r w:rsidRPr="00203539">
        <w:rPr>
          <w:rFonts w:ascii="Arial" w:hAnsi="Arial" w:cs="Arial"/>
          <w:sz w:val="22"/>
          <w:szCs w:val="22"/>
        </w:rPr>
        <w:t>Das interd</w:t>
      </w:r>
      <w:r w:rsidR="007101B1" w:rsidRPr="00203539">
        <w:rPr>
          <w:rFonts w:ascii="Arial" w:hAnsi="Arial" w:cs="Arial"/>
          <w:sz w:val="22"/>
          <w:szCs w:val="22"/>
        </w:rPr>
        <w:t>isziplinäre Tumorboard</w:t>
      </w:r>
      <w:r w:rsidR="007101B1">
        <w:rPr>
          <w:rFonts w:ascii="Arial" w:hAnsi="Arial" w:cs="Arial"/>
          <w:sz w:val="22"/>
          <w:szCs w:val="22"/>
        </w:rPr>
        <w:t xml:space="preserve"> empfahl</w:t>
      </w:r>
      <w:r>
        <w:rPr>
          <w:rFonts w:ascii="Arial" w:hAnsi="Arial" w:cs="Arial"/>
          <w:sz w:val="22"/>
          <w:szCs w:val="22"/>
        </w:rPr>
        <w:t xml:space="preserve"> für den Patienten eine multimodale Therapie. </w:t>
      </w:r>
      <w:commentRangeEnd w:id="13"/>
      <w:r w:rsidR="007A695D">
        <w:rPr>
          <w:rStyle w:val="Kommentarzeichen"/>
        </w:rPr>
        <w:commentReference w:id="13"/>
      </w:r>
    </w:p>
    <w:p w14:paraId="043B55EB" w14:textId="77777777" w:rsidR="00205519" w:rsidRDefault="00205519" w:rsidP="00087076">
      <w:pPr>
        <w:rPr>
          <w:rFonts w:ascii="Arial" w:hAnsi="Arial" w:cs="Arial"/>
          <w:sz w:val="22"/>
          <w:szCs w:val="22"/>
        </w:rPr>
      </w:pPr>
    </w:p>
    <w:p w14:paraId="735BC27A" w14:textId="77777777" w:rsidR="00205519" w:rsidRDefault="00496A1F" w:rsidP="00087076">
      <w:pPr>
        <w:rPr>
          <w:rFonts w:ascii="Arial" w:hAnsi="Arial" w:cs="Arial"/>
          <w:sz w:val="22"/>
          <w:szCs w:val="22"/>
        </w:rPr>
      </w:pPr>
      <w:proofErr w:type="spellStart"/>
      <w:proofErr w:type="gramStart"/>
      <w:r>
        <w:rPr>
          <w:rFonts w:ascii="Arial" w:hAnsi="Arial" w:cs="Arial"/>
          <w:sz w:val="22"/>
          <w:szCs w:val="22"/>
        </w:rPr>
        <w:t>Sequenz:B</w:t>
      </w:r>
      <w:proofErr w:type="spellEnd"/>
      <w:proofErr w:type="gramEnd"/>
    </w:p>
    <w:p w14:paraId="2240C5AC" w14:textId="77777777" w:rsidR="00205519" w:rsidRDefault="00205519" w:rsidP="00087076">
      <w:pPr>
        <w:rPr>
          <w:rFonts w:ascii="Arial" w:hAnsi="Arial" w:cs="Arial"/>
          <w:sz w:val="22"/>
          <w:szCs w:val="22"/>
        </w:rPr>
      </w:pPr>
    </w:p>
    <w:p w14:paraId="29EC1AFF" w14:textId="77777777" w:rsidR="00205519" w:rsidRDefault="00205519" w:rsidP="00087076">
      <w:pPr>
        <w:rPr>
          <w:rFonts w:ascii="Arial" w:hAnsi="Arial" w:cs="Arial"/>
          <w:sz w:val="22"/>
          <w:szCs w:val="22"/>
        </w:rPr>
      </w:pPr>
      <w:r>
        <w:rPr>
          <w:rFonts w:ascii="Arial" w:hAnsi="Arial" w:cs="Arial"/>
          <w:sz w:val="22"/>
          <w:szCs w:val="22"/>
        </w:rPr>
        <w:t>--</w:t>
      </w:r>
    </w:p>
    <w:p w14:paraId="61D4755D" w14:textId="5B48BC67" w:rsidR="00205519" w:rsidRDefault="00DC17FD" w:rsidP="00087076">
      <w:pPr>
        <w:rPr>
          <w:rFonts w:ascii="Arial" w:hAnsi="Arial" w:cs="Arial"/>
          <w:sz w:val="22"/>
          <w:szCs w:val="22"/>
        </w:rPr>
      </w:pPr>
      <w:r>
        <w:rPr>
          <w:rFonts w:ascii="Arial" w:hAnsi="Arial" w:cs="Arial"/>
          <w:b/>
          <w:bCs/>
          <w:sz w:val="22"/>
          <w:szCs w:val="22"/>
        </w:rPr>
        <w:t>7</w:t>
      </w:r>
      <w:r w:rsidR="00D27859">
        <w:rPr>
          <w:rFonts w:ascii="Arial" w:hAnsi="Arial" w:cs="Arial"/>
          <w:b/>
          <w:bCs/>
          <w:sz w:val="22"/>
          <w:szCs w:val="22"/>
        </w:rPr>
        <w:t>. Frage 3 von 3</w:t>
      </w:r>
      <w:r w:rsidR="00205519">
        <w:rPr>
          <w:rFonts w:ascii="Arial" w:hAnsi="Arial" w:cs="Arial"/>
          <w:b/>
          <w:bCs/>
          <w:sz w:val="22"/>
          <w:szCs w:val="22"/>
        </w:rPr>
        <w:t xml:space="preserve">: </w:t>
      </w:r>
      <w:r w:rsidR="00E41D76">
        <w:rPr>
          <w:rFonts w:ascii="Arial" w:hAnsi="Arial" w:cs="Arial"/>
          <w:sz w:val="22"/>
          <w:szCs w:val="22"/>
        </w:rPr>
        <w:t xml:space="preserve">Welche </w:t>
      </w:r>
      <w:r w:rsidR="00205519">
        <w:rPr>
          <w:rFonts w:ascii="Arial" w:hAnsi="Arial" w:cs="Arial"/>
          <w:sz w:val="22"/>
          <w:szCs w:val="22"/>
        </w:rPr>
        <w:t>Aussage</w:t>
      </w:r>
      <w:r w:rsidR="001D4A33">
        <w:rPr>
          <w:rFonts w:ascii="Arial" w:hAnsi="Arial" w:cs="Arial"/>
          <w:sz w:val="22"/>
          <w:szCs w:val="22"/>
        </w:rPr>
        <w:t>n</w:t>
      </w:r>
      <w:r w:rsidR="00205519">
        <w:rPr>
          <w:rFonts w:ascii="Arial" w:hAnsi="Arial" w:cs="Arial"/>
          <w:sz w:val="22"/>
          <w:szCs w:val="22"/>
        </w:rPr>
        <w:t xml:space="preserve"> </w:t>
      </w:r>
      <w:r w:rsidR="00D27859">
        <w:rPr>
          <w:rFonts w:ascii="Arial" w:hAnsi="Arial" w:cs="Arial"/>
          <w:sz w:val="22"/>
          <w:szCs w:val="22"/>
        </w:rPr>
        <w:t>zur operativen Therapie</w:t>
      </w:r>
      <w:r w:rsidR="00A627F9">
        <w:rPr>
          <w:rFonts w:ascii="Arial" w:hAnsi="Arial" w:cs="Arial"/>
          <w:sz w:val="22"/>
          <w:szCs w:val="22"/>
        </w:rPr>
        <w:t xml:space="preserve"> des Glioblastoms</w:t>
      </w:r>
      <w:r w:rsidR="001D4A33">
        <w:rPr>
          <w:rFonts w:ascii="Arial" w:hAnsi="Arial" w:cs="Arial"/>
          <w:sz w:val="22"/>
          <w:szCs w:val="22"/>
        </w:rPr>
        <w:t xml:space="preserve"> treffen</w:t>
      </w:r>
      <w:r w:rsidR="00205519">
        <w:rPr>
          <w:rFonts w:ascii="Arial" w:hAnsi="Arial" w:cs="Arial"/>
          <w:sz w:val="22"/>
          <w:szCs w:val="22"/>
        </w:rPr>
        <w:t xml:space="preserve"> am ehesten zu?</w:t>
      </w:r>
    </w:p>
    <w:p w14:paraId="7AAF19C9" w14:textId="77777777" w:rsidR="002077DA" w:rsidRPr="00203539" w:rsidRDefault="002077DA" w:rsidP="002077DA">
      <w:pPr>
        <w:rPr>
          <w:rFonts w:ascii="Arial" w:hAnsi="Arial" w:cs="Arial"/>
          <w:sz w:val="22"/>
          <w:szCs w:val="22"/>
        </w:rPr>
      </w:pPr>
      <w:proofErr w:type="spellStart"/>
      <w:proofErr w:type="gramStart"/>
      <w:r w:rsidRPr="00203539">
        <w:rPr>
          <w:rFonts w:ascii="Arial" w:hAnsi="Arial" w:cs="Arial"/>
          <w:sz w:val="22"/>
          <w:szCs w:val="22"/>
        </w:rPr>
        <w:t>Typ:TypA</w:t>
      </w:r>
      <w:proofErr w:type="spellEnd"/>
      <w:proofErr w:type="gramEnd"/>
    </w:p>
    <w:p w14:paraId="62E6ADCC" w14:textId="77777777" w:rsidR="00D27859" w:rsidRDefault="00D27859" w:rsidP="00D27859">
      <w:pPr>
        <w:spacing w:after="160" w:line="259" w:lineRule="auto"/>
        <w:rPr>
          <w:rFonts w:ascii="Arial" w:hAnsi="Arial" w:cs="Arial"/>
          <w:sz w:val="22"/>
          <w:szCs w:val="22"/>
        </w:rPr>
      </w:pPr>
    </w:p>
    <w:p w14:paraId="4706985B" w14:textId="4D35B9FB" w:rsidR="002077DA" w:rsidRPr="002077DA" w:rsidRDefault="002077DA" w:rsidP="002077DA">
      <w:pPr>
        <w:numPr>
          <w:ilvl w:val="0"/>
          <w:numId w:val="4"/>
        </w:numPr>
        <w:spacing w:after="160" w:line="259" w:lineRule="auto"/>
        <w:contextualSpacing/>
        <w:rPr>
          <w:rFonts w:ascii="Arial" w:hAnsi="Arial" w:cs="Arial"/>
          <w:sz w:val="22"/>
          <w:szCs w:val="22"/>
        </w:rPr>
      </w:pPr>
      <w:r w:rsidRPr="002077DA">
        <w:rPr>
          <w:rFonts w:ascii="Arial" w:hAnsi="Arial" w:cs="Arial"/>
          <w:sz w:val="22"/>
          <w:szCs w:val="22"/>
        </w:rPr>
        <w:t xml:space="preserve">Glioblastome sind mikroskopisch </w:t>
      </w:r>
      <w:r w:rsidR="00334C1C">
        <w:rPr>
          <w:rFonts w:ascii="Arial" w:hAnsi="Arial" w:cs="Arial"/>
          <w:sz w:val="22"/>
          <w:szCs w:val="22"/>
        </w:rPr>
        <w:t>leicht</w:t>
      </w:r>
      <w:r w:rsidRPr="002077DA">
        <w:rPr>
          <w:rFonts w:ascii="Arial" w:hAnsi="Arial" w:cs="Arial"/>
          <w:sz w:val="22"/>
          <w:szCs w:val="22"/>
        </w:rPr>
        <w:t xml:space="preserve"> von gesundem Gewebe zu unterscheiden.</w:t>
      </w:r>
    </w:p>
    <w:p w14:paraId="630FA336" w14:textId="32F7EA37" w:rsidR="002077DA" w:rsidRPr="002077DA" w:rsidRDefault="002077DA" w:rsidP="002077DA">
      <w:pPr>
        <w:numPr>
          <w:ilvl w:val="0"/>
          <w:numId w:val="4"/>
        </w:numPr>
        <w:spacing w:after="160" w:line="259" w:lineRule="auto"/>
        <w:contextualSpacing/>
        <w:rPr>
          <w:rFonts w:ascii="Arial" w:hAnsi="Arial" w:cs="Arial"/>
          <w:sz w:val="22"/>
          <w:szCs w:val="22"/>
        </w:rPr>
      </w:pPr>
      <w:r w:rsidRPr="002077DA">
        <w:rPr>
          <w:rFonts w:ascii="Arial" w:hAnsi="Arial" w:cs="Arial"/>
          <w:sz w:val="22"/>
          <w:szCs w:val="22"/>
        </w:rPr>
        <w:t xml:space="preserve">Glioblastome in den Stammganglien und im Hirnstamm </w:t>
      </w:r>
      <w:r w:rsidR="00334C1C">
        <w:rPr>
          <w:rFonts w:ascii="Arial" w:hAnsi="Arial" w:cs="Arial"/>
          <w:sz w:val="22"/>
          <w:szCs w:val="22"/>
        </w:rPr>
        <w:t>müssen</w:t>
      </w:r>
      <w:r w:rsidRPr="002077DA">
        <w:rPr>
          <w:rFonts w:ascii="Arial" w:hAnsi="Arial" w:cs="Arial"/>
          <w:sz w:val="22"/>
          <w:szCs w:val="22"/>
        </w:rPr>
        <w:t xml:space="preserve"> bioptisch </w:t>
      </w:r>
      <w:r w:rsidR="00334C1C">
        <w:rPr>
          <w:rFonts w:ascii="Arial" w:hAnsi="Arial" w:cs="Arial"/>
          <w:sz w:val="22"/>
          <w:szCs w:val="22"/>
        </w:rPr>
        <w:t xml:space="preserve">nicht </w:t>
      </w:r>
      <w:r w:rsidRPr="002077DA">
        <w:rPr>
          <w:rFonts w:ascii="Arial" w:hAnsi="Arial" w:cs="Arial"/>
          <w:sz w:val="22"/>
          <w:szCs w:val="22"/>
        </w:rPr>
        <w:t>gesichert</w:t>
      </w:r>
      <w:r w:rsidR="00334C1C">
        <w:rPr>
          <w:rFonts w:ascii="Arial" w:hAnsi="Arial" w:cs="Arial"/>
          <w:sz w:val="22"/>
          <w:szCs w:val="22"/>
        </w:rPr>
        <w:t xml:space="preserve"> werden</w:t>
      </w:r>
      <w:r w:rsidRPr="002077DA">
        <w:rPr>
          <w:rFonts w:ascii="Arial" w:hAnsi="Arial" w:cs="Arial"/>
          <w:sz w:val="22"/>
          <w:szCs w:val="22"/>
        </w:rPr>
        <w:t xml:space="preserve">. </w:t>
      </w:r>
    </w:p>
    <w:p w14:paraId="69F54BBF" w14:textId="77777777" w:rsidR="002077DA" w:rsidRPr="00334C1C" w:rsidRDefault="002077DA" w:rsidP="002077DA">
      <w:pPr>
        <w:numPr>
          <w:ilvl w:val="0"/>
          <w:numId w:val="4"/>
        </w:numPr>
        <w:spacing w:after="160" w:line="259" w:lineRule="auto"/>
        <w:contextualSpacing/>
        <w:rPr>
          <w:rFonts w:ascii="Arial" w:hAnsi="Arial" w:cs="Arial"/>
          <w:sz w:val="22"/>
          <w:szCs w:val="22"/>
        </w:rPr>
      </w:pPr>
      <w:r w:rsidRPr="00334C1C">
        <w:rPr>
          <w:rFonts w:ascii="Arial" w:hAnsi="Arial" w:cs="Arial"/>
          <w:sz w:val="22"/>
          <w:szCs w:val="22"/>
        </w:rPr>
        <w:t xml:space="preserve">Glioblastome sind im Gegensatz zu Meningeomen meist gut abgrenzbar und leicht vom umliegenden Gewebe zu lösen. </w:t>
      </w:r>
    </w:p>
    <w:p w14:paraId="0267C544" w14:textId="0581E98B" w:rsidR="002077DA" w:rsidRPr="00334C1C" w:rsidRDefault="002077DA" w:rsidP="002077DA">
      <w:pPr>
        <w:numPr>
          <w:ilvl w:val="0"/>
          <w:numId w:val="4"/>
        </w:numPr>
        <w:spacing w:after="160" w:line="259" w:lineRule="auto"/>
        <w:contextualSpacing/>
        <w:rPr>
          <w:rFonts w:ascii="Arial" w:hAnsi="Arial" w:cs="Arial"/>
          <w:b/>
          <w:bCs/>
          <w:sz w:val="22"/>
          <w:szCs w:val="22"/>
        </w:rPr>
      </w:pPr>
      <w:r w:rsidRPr="00334C1C">
        <w:rPr>
          <w:rFonts w:ascii="Arial" w:hAnsi="Arial" w:cs="Arial"/>
          <w:b/>
          <w:bCs/>
          <w:sz w:val="22"/>
          <w:szCs w:val="22"/>
        </w:rPr>
        <w:t>5 ALA, Neuro-Navigation und das OP</w:t>
      </w:r>
      <w:r w:rsidR="00471BE7" w:rsidRPr="00334C1C">
        <w:rPr>
          <w:rFonts w:ascii="Arial" w:hAnsi="Arial" w:cs="Arial"/>
          <w:b/>
          <w:bCs/>
          <w:sz w:val="22"/>
          <w:szCs w:val="22"/>
        </w:rPr>
        <w:t>-</w:t>
      </w:r>
      <w:r w:rsidRPr="00334C1C">
        <w:rPr>
          <w:rFonts w:ascii="Arial" w:hAnsi="Arial" w:cs="Arial"/>
          <w:b/>
          <w:bCs/>
          <w:sz w:val="22"/>
          <w:szCs w:val="22"/>
        </w:rPr>
        <w:t xml:space="preserve">Mikroskop helfen, eine Komplettresektion zu erreichen. </w:t>
      </w:r>
    </w:p>
    <w:p w14:paraId="6207843D" w14:textId="44CE198D" w:rsidR="002077DA" w:rsidRPr="00F67EF1" w:rsidRDefault="002077DA" w:rsidP="002077DA">
      <w:pPr>
        <w:numPr>
          <w:ilvl w:val="0"/>
          <w:numId w:val="4"/>
        </w:numPr>
        <w:spacing w:after="160" w:line="259" w:lineRule="auto"/>
        <w:contextualSpacing/>
        <w:rPr>
          <w:rFonts w:ascii="Arial" w:hAnsi="Arial" w:cs="Arial"/>
        </w:rPr>
      </w:pPr>
      <w:r w:rsidRPr="002077DA">
        <w:rPr>
          <w:rFonts w:ascii="Arial" w:hAnsi="Arial" w:cs="Arial"/>
          <w:sz w:val="22"/>
          <w:szCs w:val="22"/>
        </w:rPr>
        <w:t>Bei der supramarginalen Resektion wird</w:t>
      </w:r>
      <w:r w:rsidR="00334C1C">
        <w:rPr>
          <w:rFonts w:ascii="Arial" w:hAnsi="Arial" w:cs="Arial"/>
          <w:sz w:val="22"/>
          <w:szCs w:val="22"/>
        </w:rPr>
        <w:t xml:space="preserve"> </w:t>
      </w:r>
      <w:r w:rsidRPr="002077DA">
        <w:rPr>
          <w:rFonts w:ascii="Arial" w:hAnsi="Arial" w:cs="Arial"/>
          <w:sz w:val="22"/>
          <w:szCs w:val="22"/>
        </w:rPr>
        <w:t xml:space="preserve">die Infiltrationszone </w:t>
      </w:r>
      <w:r w:rsidR="00334C1C">
        <w:rPr>
          <w:rFonts w:ascii="Arial" w:hAnsi="Arial" w:cs="Arial"/>
          <w:sz w:val="22"/>
          <w:szCs w:val="22"/>
        </w:rPr>
        <w:t xml:space="preserve">nicht </w:t>
      </w:r>
      <w:r w:rsidRPr="002077DA">
        <w:rPr>
          <w:rFonts w:ascii="Arial" w:hAnsi="Arial" w:cs="Arial"/>
          <w:sz w:val="22"/>
          <w:szCs w:val="22"/>
        </w:rPr>
        <w:t>entfernt</w:t>
      </w:r>
      <w:r w:rsidRPr="00F67EF1">
        <w:rPr>
          <w:rFonts w:ascii="Arial" w:hAnsi="Arial" w:cs="Arial"/>
        </w:rPr>
        <w:t xml:space="preserve">. </w:t>
      </w:r>
    </w:p>
    <w:p w14:paraId="46FA3D02" w14:textId="294AA380" w:rsidR="009E3C11" w:rsidRPr="004D16E4" w:rsidRDefault="009E3C11" w:rsidP="004D16E4">
      <w:pPr>
        <w:rPr>
          <w:rFonts w:ascii="Arial" w:hAnsi="Arial" w:cs="Arial"/>
        </w:rPr>
      </w:pPr>
    </w:p>
    <w:p w14:paraId="6BEE31BD" w14:textId="77777777" w:rsidR="00205519" w:rsidRPr="00D27859" w:rsidRDefault="00205519" w:rsidP="00D27859">
      <w:pPr>
        <w:spacing w:after="160" w:line="259" w:lineRule="auto"/>
        <w:rPr>
          <w:rFonts w:ascii="Arial" w:hAnsi="Arial" w:cs="Arial"/>
        </w:rPr>
      </w:pPr>
      <w:r w:rsidRPr="00D27859">
        <w:rPr>
          <w:rFonts w:ascii="Arial" w:hAnsi="Arial" w:cs="Arial"/>
        </w:rPr>
        <w:t>--</w:t>
      </w:r>
    </w:p>
    <w:p w14:paraId="2BF7166C" w14:textId="03A520D9" w:rsidR="00070F0C" w:rsidRPr="00D20FA7" w:rsidRDefault="00070F0C" w:rsidP="00087076">
      <w:pPr>
        <w:pStyle w:val="KeinLeerraum"/>
        <w:rPr>
          <w:rFonts w:ascii="Arial" w:eastAsia="Times New Roman" w:hAnsi="Arial" w:cs="Arial"/>
        </w:rPr>
      </w:pPr>
      <w:r w:rsidRPr="00D20FA7">
        <w:rPr>
          <w:rFonts w:ascii="Arial" w:eastAsia="Times New Roman"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41240354" w14:textId="77777777" w:rsidR="00205519" w:rsidRDefault="00205519" w:rsidP="00087076">
      <w:pPr>
        <w:pStyle w:val="KeinLeerraum"/>
        <w:rPr>
          <w:rFonts w:ascii="Arial" w:hAnsi="Arial" w:cs="Arial"/>
          <w:b/>
        </w:rPr>
      </w:pPr>
    </w:p>
    <w:p w14:paraId="1DA07C0B" w14:textId="77777777" w:rsidR="00205519" w:rsidRDefault="00496A1F" w:rsidP="00087076">
      <w:pPr>
        <w:rPr>
          <w:rFonts w:ascii="Arial" w:hAnsi="Arial" w:cs="Arial"/>
          <w:b/>
          <w:bCs/>
          <w:sz w:val="22"/>
          <w:szCs w:val="22"/>
        </w:rPr>
      </w:pPr>
      <w:r>
        <w:rPr>
          <w:rFonts w:ascii="Arial" w:hAnsi="Arial" w:cs="Arial"/>
          <w:b/>
          <w:bCs/>
          <w:sz w:val="22"/>
          <w:szCs w:val="22"/>
        </w:rPr>
        <w:t>Fallbeispiel C</w:t>
      </w:r>
      <w:r w:rsidR="00205519">
        <w:rPr>
          <w:rFonts w:ascii="Arial" w:hAnsi="Arial" w:cs="Arial"/>
          <w:b/>
          <w:bCs/>
          <w:sz w:val="22"/>
          <w:szCs w:val="22"/>
        </w:rPr>
        <w:t>:</w:t>
      </w:r>
    </w:p>
    <w:p w14:paraId="30C37343" w14:textId="2FC46297" w:rsidR="00205519" w:rsidRDefault="00EF62A6" w:rsidP="00087076">
      <w:pPr>
        <w:rPr>
          <w:rFonts w:ascii="Arial" w:hAnsi="Arial" w:cs="Arial"/>
          <w:sz w:val="22"/>
          <w:szCs w:val="22"/>
        </w:rPr>
      </w:pPr>
      <w:r>
        <w:rPr>
          <w:rFonts w:ascii="Arial" w:hAnsi="Arial" w:cs="Arial"/>
          <w:b/>
          <w:bCs/>
          <w:sz w:val="22"/>
          <w:szCs w:val="22"/>
        </w:rPr>
        <w:lastRenderedPageBreak/>
        <w:t>Die kommenden vier</w:t>
      </w:r>
      <w:r w:rsidR="00205519">
        <w:rPr>
          <w:rFonts w:ascii="Arial" w:hAnsi="Arial" w:cs="Arial"/>
          <w:b/>
          <w:bCs/>
          <w:sz w:val="22"/>
          <w:szCs w:val="22"/>
        </w:rPr>
        <w:t xml:space="preserve"> Fragen gehören zu einem Fallbe</w:t>
      </w:r>
      <w:r w:rsidR="00383D91">
        <w:rPr>
          <w:rFonts w:ascii="Arial" w:hAnsi="Arial" w:cs="Arial"/>
          <w:b/>
          <w:bCs/>
          <w:sz w:val="22"/>
          <w:szCs w:val="22"/>
        </w:rPr>
        <w:t>i</w:t>
      </w:r>
      <w:r w:rsidR="00205519">
        <w:rPr>
          <w:rFonts w:ascii="Arial" w:hAnsi="Arial" w:cs="Arial"/>
          <w:b/>
          <w:bCs/>
          <w:sz w:val="22"/>
          <w:szCs w:val="22"/>
        </w:rPr>
        <w:t xml:space="preserve">spiel. Sie haben nach dem Eintragen </w:t>
      </w:r>
      <w:r w:rsidR="00205519">
        <w:rPr>
          <w:rFonts w:ascii="Arial" w:hAnsi="Arial" w:cs="Arial"/>
          <w:b/>
          <w:bCs/>
          <w:sz w:val="22"/>
          <w:szCs w:val="22"/>
          <w:u w:val="single"/>
        </w:rPr>
        <w:t>keine</w:t>
      </w:r>
      <w:r w:rsidR="00205519">
        <w:rPr>
          <w:rFonts w:ascii="Arial" w:hAnsi="Arial" w:cs="Arial"/>
          <w:b/>
          <w:bCs/>
          <w:sz w:val="22"/>
          <w:szCs w:val="22"/>
        </w:rPr>
        <w:t xml:space="preserve"> Möglichkeit der Korrektur. Lediglich die Beantwortung</w:t>
      </w:r>
      <w:r>
        <w:rPr>
          <w:rFonts w:ascii="Arial" w:hAnsi="Arial" w:cs="Arial"/>
          <w:b/>
          <w:bCs/>
          <w:sz w:val="22"/>
          <w:szCs w:val="22"/>
        </w:rPr>
        <w:t xml:space="preserve"> der vierten</w:t>
      </w:r>
      <w:r w:rsidR="00205519">
        <w:rPr>
          <w:rFonts w:ascii="Arial" w:hAnsi="Arial" w:cs="Arial"/>
          <w:b/>
          <w:bCs/>
          <w:sz w:val="22"/>
          <w:szCs w:val="22"/>
        </w:rPr>
        <w:t xml:space="preserve"> Frage dieses Falles kann nachträglich geändert werden. </w:t>
      </w:r>
    </w:p>
    <w:p w14:paraId="55298CD5" w14:textId="77777777" w:rsidR="00205519" w:rsidRDefault="00205519" w:rsidP="00087076">
      <w:pPr>
        <w:pStyle w:val="KeinLeerraum"/>
        <w:rPr>
          <w:rFonts w:ascii="Arial" w:hAnsi="Arial" w:cs="Arial"/>
        </w:rPr>
      </w:pPr>
    </w:p>
    <w:p w14:paraId="360CA9C3" w14:textId="77777777" w:rsidR="0075083A" w:rsidRPr="0075083A" w:rsidRDefault="0075083A" w:rsidP="0075083A">
      <w:pPr>
        <w:rPr>
          <w:rFonts w:ascii="Arial" w:hAnsi="Arial" w:cs="Arial"/>
          <w:bCs/>
          <w:sz w:val="22"/>
          <w:szCs w:val="22"/>
        </w:rPr>
      </w:pPr>
      <w:r w:rsidRPr="0075083A">
        <w:rPr>
          <w:rFonts w:ascii="Arial" w:hAnsi="Arial" w:cs="Arial"/>
          <w:bCs/>
          <w:sz w:val="22"/>
          <w:szCs w:val="22"/>
        </w:rPr>
        <w:t xml:space="preserve">Eine </w:t>
      </w:r>
      <w:r w:rsidRPr="0075083A">
        <w:rPr>
          <w:rFonts w:ascii="Arial" w:hAnsi="Arial" w:cs="Arial"/>
          <w:sz w:val="22"/>
          <w:szCs w:val="22"/>
        </w:rPr>
        <w:t xml:space="preserve">60-jährige Frau kommt </w:t>
      </w:r>
      <w:r w:rsidRPr="0075083A">
        <w:rPr>
          <w:rFonts w:ascii="Arial" w:hAnsi="Arial" w:cs="Arial"/>
          <w:bCs/>
          <w:sz w:val="22"/>
          <w:szCs w:val="22"/>
        </w:rPr>
        <w:t xml:space="preserve">mit </w:t>
      </w:r>
      <w:r w:rsidRPr="0075083A">
        <w:rPr>
          <w:rFonts w:ascii="Arial" w:hAnsi="Arial" w:cs="Arial"/>
          <w:sz w:val="22"/>
          <w:szCs w:val="22"/>
        </w:rPr>
        <w:t xml:space="preserve">einer dunkel verfärbten, schmerzlosen Druckstelle am linken Vorfuß plantar </w:t>
      </w:r>
      <w:r w:rsidRPr="0075083A">
        <w:rPr>
          <w:rFonts w:ascii="Arial" w:hAnsi="Arial" w:cs="Arial"/>
          <w:bCs/>
          <w:sz w:val="22"/>
          <w:szCs w:val="22"/>
        </w:rPr>
        <w:t xml:space="preserve">zu Ihnen, </w:t>
      </w:r>
      <w:r w:rsidRPr="0075083A">
        <w:rPr>
          <w:rFonts w:ascii="Arial" w:hAnsi="Arial" w:cs="Arial"/>
          <w:sz w:val="22"/>
          <w:szCs w:val="22"/>
        </w:rPr>
        <w:t>und Sie haben den klinischen Verdacht auf das Vorliegen eines malignen Melanoms und vermuten eine Tumordicke über 1 mm.</w:t>
      </w:r>
    </w:p>
    <w:p w14:paraId="1ED96446" w14:textId="77777777" w:rsidR="00205519" w:rsidRDefault="00205519" w:rsidP="00087076">
      <w:pPr>
        <w:rPr>
          <w:rFonts w:ascii="Arial" w:hAnsi="Arial" w:cs="Arial"/>
          <w:sz w:val="22"/>
          <w:szCs w:val="22"/>
        </w:rPr>
      </w:pPr>
    </w:p>
    <w:p w14:paraId="14E8A162" w14:textId="77777777" w:rsidR="00205519" w:rsidRDefault="00496A1F" w:rsidP="00087076">
      <w:pPr>
        <w:rPr>
          <w:rFonts w:ascii="Arial" w:hAnsi="Arial" w:cs="Arial"/>
          <w:sz w:val="22"/>
          <w:szCs w:val="22"/>
        </w:rPr>
      </w:pPr>
      <w:proofErr w:type="spellStart"/>
      <w:r>
        <w:rPr>
          <w:rFonts w:ascii="Arial" w:hAnsi="Arial" w:cs="Arial"/>
          <w:sz w:val="22"/>
          <w:szCs w:val="22"/>
        </w:rPr>
        <w:t>Sequenz:C</w:t>
      </w:r>
      <w:proofErr w:type="spellEnd"/>
    </w:p>
    <w:p w14:paraId="3B83D8CF" w14:textId="77777777" w:rsidR="00205519" w:rsidRDefault="00205519" w:rsidP="00087076">
      <w:pPr>
        <w:rPr>
          <w:rFonts w:ascii="Arial" w:hAnsi="Arial" w:cs="Arial"/>
          <w:b/>
          <w:bCs/>
          <w:sz w:val="22"/>
          <w:szCs w:val="22"/>
        </w:rPr>
      </w:pPr>
    </w:p>
    <w:p w14:paraId="4C215D7B" w14:textId="77777777" w:rsidR="00205519" w:rsidRDefault="00205519" w:rsidP="00087076">
      <w:pPr>
        <w:rPr>
          <w:rFonts w:ascii="Arial" w:hAnsi="Arial" w:cs="Arial"/>
          <w:bCs/>
          <w:sz w:val="22"/>
          <w:szCs w:val="22"/>
        </w:rPr>
      </w:pPr>
      <w:r>
        <w:rPr>
          <w:rFonts w:ascii="Arial" w:hAnsi="Arial" w:cs="Arial"/>
          <w:bCs/>
          <w:sz w:val="22"/>
          <w:szCs w:val="22"/>
        </w:rPr>
        <w:t>--</w:t>
      </w:r>
    </w:p>
    <w:p w14:paraId="370C212F" w14:textId="77777777" w:rsidR="00205519" w:rsidRDefault="00EF62A6" w:rsidP="00087076">
      <w:pPr>
        <w:jc w:val="both"/>
        <w:rPr>
          <w:rFonts w:ascii="Arial" w:hAnsi="Arial" w:cs="Arial"/>
          <w:sz w:val="22"/>
          <w:szCs w:val="22"/>
        </w:rPr>
      </w:pPr>
      <w:r>
        <w:rPr>
          <w:rFonts w:ascii="Arial" w:hAnsi="Arial" w:cs="Arial"/>
          <w:b/>
          <w:bCs/>
          <w:sz w:val="22"/>
          <w:szCs w:val="22"/>
        </w:rPr>
        <w:t>8</w:t>
      </w:r>
      <w:r w:rsidR="007D174C">
        <w:rPr>
          <w:rFonts w:ascii="Arial" w:hAnsi="Arial" w:cs="Arial"/>
          <w:b/>
          <w:bCs/>
          <w:sz w:val="22"/>
          <w:szCs w:val="22"/>
        </w:rPr>
        <w:t>. Frage 1 von 4</w:t>
      </w:r>
      <w:r w:rsidR="00205519">
        <w:rPr>
          <w:rFonts w:ascii="Arial" w:hAnsi="Arial" w:cs="Arial"/>
          <w:b/>
          <w:bCs/>
          <w:sz w:val="22"/>
          <w:szCs w:val="22"/>
        </w:rPr>
        <w:t>:</w:t>
      </w:r>
      <w:r w:rsidR="00205519">
        <w:rPr>
          <w:rFonts w:ascii="Arial" w:hAnsi="Arial" w:cs="Arial"/>
          <w:sz w:val="22"/>
          <w:szCs w:val="22"/>
        </w:rPr>
        <w:t xml:space="preserve"> Welche Untersuchungen sollten Sie als erstes durchführen</w:t>
      </w:r>
      <w:r w:rsidR="007D391A">
        <w:rPr>
          <w:rFonts w:ascii="Arial" w:hAnsi="Arial" w:cs="Arial"/>
          <w:sz w:val="22"/>
          <w:szCs w:val="22"/>
        </w:rPr>
        <w:t>?</w:t>
      </w:r>
      <w:r w:rsidR="00205519">
        <w:rPr>
          <w:rFonts w:ascii="Arial" w:hAnsi="Arial" w:cs="Arial"/>
          <w:sz w:val="22"/>
          <w:szCs w:val="22"/>
        </w:rPr>
        <w:t xml:space="preserve"> </w:t>
      </w:r>
    </w:p>
    <w:p w14:paraId="6761D852" w14:textId="77777777" w:rsidR="00205519" w:rsidRDefault="00205519" w:rsidP="00087076">
      <w:pPr>
        <w:pStyle w:val="KeinLeerraum"/>
        <w:rPr>
          <w:rFonts w:ascii="Arial" w:hAnsi="Arial" w:cs="Arial"/>
        </w:rPr>
      </w:pPr>
      <w:r>
        <w:rPr>
          <w:rFonts w:ascii="Arial" w:hAnsi="Arial" w:cs="Arial"/>
        </w:rPr>
        <w:t xml:space="preserve">Typ: </w:t>
      </w:r>
      <w:proofErr w:type="spellStart"/>
      <w:r>
        <w:rPr>
          <w:rFonts w:ascii="Arial" w:hAnsi="Arial" w:cs="Arial"/>
        </w:rPr>
        <w:t>PickS</w:t>
      </w:r>
      <w:proofErr w:type="spellEnd"/>
    </w:p>
    <w:p w14:paraId="41D9BD99" w14:textId="77777777" w:rsidR="00205519" w:rsidRPr="007D391A" w:rsidRDefault="00205519" w:rsidP="00087076">
      <w:pPr>
        <w:pStyle w:val="KeinLeerraum"/>
        <w:rPr>
          <w:rFonts w:ascii="Arial" w:hAnsi="Arial" w:cs="Arial"/>
          <w:bCs/>
          <w:sz w:val="24"/>
          <w:szCs w:val="24"/>
          <w:lang w:eastAsia="de-DE"/>
        </w:rPr>
      </w:pPr>
    </w:p>
    <w:p w14:paraId="07D4FFDE" w14:textId="6E17B026" w:rsidR="00DE79EB" w:rsidRPr="00DE79EB" w:rsidRDefault="00DE79EB" w:rsidP="000D00C9">
      <w:pPr>
        <w:numPr>
          <w:ilvl w:val="0"/>
          <w:numId w:val="11"/>
        </w:numPr>
        <w:spacing w:after="160" w:line="259" w:lineRule="auto"/>
        <w:contextualSpacing/>
        <w:rPr>
          <w:rFonts w:ascii="Arial" w:hAnsi="Arial" w:cs="Arial"/>
          <w:bCs/>
          <w:sz w:val="22"/>
          <w:szCs w:val="22"/>
        </w:rPr>
      </w:pPr>
      <w:r w:rsidRPr="00DE79EB">
        <w:rPr>
          <w:rFonts w:ascii="Arial" w:hAnsi="Arial" w:cs="Arial"/>
          <w:bCs/>
          <w:sz w:val="22"/>
          <w:szCs w:val="22"/>
        </w:rPr>
        <w:t>CT von Thorax / Abdomen und MRT des Schädels zum Ausschluss von Fernmetastasen</w:t>
      </w:r>
    </w:p>
    <w:p w14:paraId="11689608" w14:textId="77777777" w:rsidR="00DE79EB" w:rsidRPr="00DE79EB" w:rsidRDefault="00DE79EB" w:rsidP="000D00C9">
      <w:pPr>
        <w:numPr>
          <w:ilvl w:val="0"/>
          <w:numId w:val="11"/>
        </w:numPr>
        <w:spacing w:after="160" w:line="259" w:lineRule="auto"/>
        <w:contextualSpacing/>
        <w:rPr>
          <w:rFonts w:ascii="Arial" w:hAnsi="Arial" w:cs="Arial"/>
          <w:b/>
          <w:bCs/>
          <w:sz w:val="22"/>
          <w:szCs w:val="22"/>
        </w:rPr>
      </w:pPr>
      <w:r w:rsidRPr="00DE79EB">
        <w:rPr>
          <w:rFonts w:ascii="Arial" w:hAnsi="Arial" w:cs="Arial"/>
          <w:b/>
          <w:bCs/>
          <w:sz w:val="22"/>
          <w:szCs w:val="22"/>
        </w:rPr>
        <w:t xml:space="preserve">Inspektion des Lokalbefundes (inkl. </w:t>
      </w:r>
      <w:proofErr w:type="spellStart"/>
      <w:r w:rsidRPr="00DE79EB">
        <w:rPr>
          <w:rFonts w:ascii="Arial" w:hAnsi="Arial" w:cs="Arial"/>
          <w:b/>
          <w:bCs/>
          <w:sz w:val="22"/>
          <w:szCs w:val="22"/>
        </w:rPr>
        <w:t>Auflichtmikroskopie</w:t>
      </w:r>
      <w:proofErr w:type="spellEnd"/>
      <w:r w:rsidRPr="00DE79EB">
        <w:rPr>
          <w:rFonts w:ascii="Arial" w:hAnsi="Arial" w:cs="Arial"/>
          <w:b/>
          <w:bCs/>
          <w:sz w:val="22"/>
          <w:szCs w:val="22"/>
        </w:rPr>
        <w:t>), sowie Ganzkörperinspektion inklusive der Schleimhäute</w:t>
      </w:r>
    </w:p>
    <w:p w14:paraId="74507517" w14:textId="77777777" w:rsidR="00DE79EB" w:rsidRPr="00DE79EB" w:rsidRDefault="00DE79EB" w:rsidP="000D00C9">
      <w:pPr>
        <w:numPr>
          <w:ilvl w:val="0"/>
          <w:numId w:val="11"/>
        </w:numPr>
        <w:spacing w:after="160" w:line="259" w:lineRule="auto"/>
        <w:contextualSpacing/>
        <w:rPr>
          <w:rFonts w:ascii="Arial" w:hAnsi="Arial" w:cs="Arial"/>
          <w:b/>
          <w:bCs/>
          <w:sz w:val="22"/>
          <w:szCs w:val="22"/>
        </w:rPr>
      </w:pPr>
      <w:r w:rsidRPr="00DE79EB">
        <w:rPr>
          <w:rFonts w:ascii="Arial" w:hAnsi="Arial" w:cs="Arial"/>
          <w:b/>
          <w:bCs/>
          <w:sz w:val="22"/>
          <w:szCs w:val="22"/>
        </w:rPr>
        <w:t>Palpation der In-transit-Strecke und der inguinalen Lymphknoten</w:t>
      </w:r>
    </w:p>
    <w:p w14:paraId="4DA8D86F" w14:textId="77777777" w:rsidR="00DE79EB" w:rsidRPr="00DE79EB" w:rsidRDefault="00DE79EB" w:rsidP="000D00C9">
      <w:pPr>
        <w:numPr>
          <w:ilvl w:val="0"/>
          <w:numId w:val="11"/>
        </w:numPr>
        <w:spacing w:after="160" w:line="259" w:lineRule="auto"/>
        <w:contextualSpacing/>
        <w:rPr>
          <w:rFonts w:ascii="Arial" w:hAnsi="Arial" w:cs="Arial"/>
          <w:b/>
          <w:bCs/>
          <w:sz w:val="22"/>
          <w:szCs w:val="22"/>
        </w:rPr>
      </w:pPr>
      <w:r w:rsidRPr="00DE79EB">
        <w:rPr>
          <w:rFonts w:ascii="Arial" w:hAnsi="Arial" w:cs="Arial"/>
          <w:b/>
          <w:bCs/>
          <w:sz w:val="22"/>
          <w:szCs w:val="22"/>
        </w:rPr>
        <w:t>Sonographie der inguinalen Lymphknoten und der In-transit-Strecke</w:t>
      </w:r>
    </w:p>
    <w:p w14:paraId="6183F583" w14:textId="77777777" w:rsidR="00DE79EB" w:rsidRPr="00DE79EB" w:rsidRDefault="00DE79EB" w:rsidP="000D00C9">
      <w:pPr>
        <w:numPr>
          <w:ilvl w:val="0"/>
          <w:numId w:val="11"/>
        </w:numPr>
        <w:spacing w:after="160" w:line="259" w:lineRule="auto"/>
        <w:contextualSpacing/>
        <w:rPr>
          <w:rFonts w:ascii="Arial" w:hAnsi="Arial" w:cs="Arial"/>
          <w:bCs/>
          <w:sz w:val="22"/>
          <w:szCs w:val="22"/>
        </w:rPr>
      </w:pPr>
      <w:r w:rsidRPr="00DE79EB">
        <w:rPr>
          <w:rFonts w:ascii="Arial" w:hAnsi="Arial" w:cs="Arial"/>
          <w:bCs/>
          <w:sz w:val="22"/>
          <w:szCs w:val="22"/>
        </w:rPr>
        <w:t>PET-CT zum Ausschluss von Fernmetastasen</w:t>
      </w:r>
    </w:p>
    <w:p w14:paraId="635D2804" w14:textId="77777777" w:rsidR="00DE79EB" w:rsidRPr="00D644E7" w:rsidRDefault="00DE79EB" w:rsidP="00DE79EB">
      <w:pPr>
        <w:spacing w:after="160" w:line="259" w:lineRule="auto"/>
        <w:ind w:left="720"/>
        <w:contextualSpacing/>
        <w:rPr>
          <w:rFonts w:ascii="Arial" w:hAnsi="Arial" w:cs="Arial"/>
          <w:bCs/>
          <w:sz w:val="22"/>
          <w:szCs w:val="22"/>
        </w:rPr>
      </w:pPr>
    </w:p>
    <w:p w14:paraId="17B45729" w14:textId="77777777" w:rsidR="00205519" w:rsidRDefault="00205519" w:rsidP="00087076">
      <w:pPr>
        <w:pStyle w:val="KeinLeerraum"/>
        <w:rPr>
          <w:rFonts w:ascii="Arial" w:hAnsi="Arial" w:cs="Arial"/>
        </w:rPr>
      </w:pPr>
      <w:r>
        <w:rPr>
          <w:rFonts w:ascii="Arial" w:hAnsi="Arial" w:cs="Arial"/>
        </w:rPr>
        <w:t>--</w:t>
      </w:r>
    </w:p>
    <w:p w14:paraId="7C8070E5" w14:textId="5860C63F" w:rsidR="00070F0C" w:rsidRPr="00D20FA7" w:rsidRDefault="00070F0C" w:rsidP="00087076">
      <w:pPr>
        <w:pStyle w:val="KeinLeerraum"/>
        <w:rPr>
          <w:rFonts w:ascii="Arial" w:eastAsia="Times New Roman" w:hAnsi="Arial" w:cs="Arial"/>
        </w:rPr>
      </w:pPr>
      <w:r w:rsidRPr="00D20FA7">
        <w:rPr>
          <w:rFonts w:ascii="Arial" w:eastAsia="Times New Roman"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6677F973" w14:textId="77777777" w:rsidR="00205519" w:rsidRPr="008E2610" w:rsidRDefault="00205519" w:rsidP="00087076">
      <w:pPr>
        <w:pStyle w:val="KeinLeerraum"/>
        <w:rPr>
          <w:rFonts w:ascii="Arial" w:hAnsi="Arial" w:cs="Arial"/>
        </w:rPr>
      </w:pPr>
    </w:p>
    <w:p w14:paraId="23A99F26" w14:textId="77777777" w:rsidR="00C42369" w:rsidRPr="008E2610" w:rsidRDefault="00496A1F" w:rsidP="00087076">
      <w:pPr>
        <w:rPr>
          <w:rFonts w:ascii="Arial" w:hAnsi="Arial" w:cs="Arial"/>
          <w:b/>
          <w:bCs/>
          <w:sz w:val="22"/>
          <w:szCs w:val="22"/>
        </w:rPr>
      </w:pPr>
      <w:r>
        <w:rPr>
          <w:rFonts w:ascii="Arial" w:hAnsi="Arial" w:cs="Arial"/>
          <w:b/>
          <w:bCs/>
          <w:sz w:val="22"/>
          <w:szCs w:val="22"/>
        </w:rPr>
        <w:t>Fallbeispiel C</w:t>
      </w:r>
      <w:r w:rsidR="00C42369" w:rsidRPr="008E2610">
        <w:rPr>
          <w:rFonts w:ascii="Arial" w:hAnsi="Arial" w:cs="Arial"/>
          <w:b/>
          <w:bCs/>
          <w:sz w:val="22"/>
          <w:szCs w:val="22"/>
        </w:rPr>
        <w:t>:</w:t>
      </w:r>
    </w:p>
    <w:p w14:paraId="3D4B3DA3" w14:textId="300B6A87" w:rsidR="00951B04" w:rsidRPr="00951B04" w:rsidRDefault="00951B04" w:rsidP="00951B04">
      <w:pPr>
        <w:rPr>
          <w:rFonts w:ascii="Arial" w:hAnsi="Arial" w:cs="Arial"/>
          <w:bCs/>
          <w:sz w:val="22"/>
          <w:szCs w:val="22"/>
        </w:rPr>
      </w:pPr>
      <w:r w:rsidRPr="00951B04">
        <w:rPr>
          <w:rFonts w:ascii="Arial" w:hAnsi="Arial" w:cs="Arial"/>
          <w:sz w:val="22"/>
          <w:szCs w:val="22"/>
        </w:rPr>
        <w:t xml:space="preserve">Noch am gleichen Tag erfolgt </w:t>
      </w:r>
      <w:commentRangeStart w:id="14"/>
      <w:ins w:id="15" w:author="Entwistle, Andrew" w:date="2026-02-04T09:53:00Z">
        <w:r w:rsidR="003D68EC">
          <w:rPr>
            <w:rFonts w:ascii="Arial" w:hAnsi="Arial" w:cs="Arial"/>
            <w:sz w:val="22"/>
            <w:szCs w:val="22"/>
          </w:rPr>
          <w:t xml:space="preserve">nach gründlicher Inspektion und </w:t>
        </w:r>
      </w:ins>
      <w:ins w:id="16" w:author="Entwistle, Andrew" w:date="2026-02-04T09:54:00Z">
        <w:r w:rsidR="003D68EC">
          <w:rPr>
            <w:rFonts w:ascii="Arial" w:hAnsi="Arial" w:cs="Arial"/>
            <w:sz w:val="22"/>
            <w:szCs w:val="22"/>
          </w:rPr>
          <w:t xml:space="preserve">Ganzkörperuntersuchung inkl. </w:t>
        </w:r>
      </w:ins>
      <w:ins w:id="17" w:author="Entwistle, Andrew" w:date="2026-02-04T09:55:00Z">
        <w:r w:rsidR="003D68EC">
          <w:rPr>
            <w:rFonts w:ascii="Arial" w:hAnsi="Arial" w:cs="Arial"/>
            <w:sz w:val="22"/>
            <w:szCs w:val="22"/>
          </w:rPr>
          <w:t xml:space="preserve">inguinaler </w:t>
        </w:r>
      </w:ins>
      <w:ins w:id="18" w:author="Entwistle, Andrew" w:date="2026-02-04T09:54:00Z">
        <w:r w:rsidR="003D68EC">
          <w:rPr>
            <w:rFonts w:ascii="Arial" w:hAnsi="Arial" w:cs="Arial"/>
            <w:sz w:val="22"/>
            <w:szCs w:val="22"/>
          </w:rPr>
          <w:t xml:space="preserve">Palpation </w:t>
        </w:r>
        <w:commentRangeEnd w:id="14"/>
        <w:r w:rsidR="003D68EC">
          <w:rPr>
            <w:rStyle w:val="Kommentarzeichen"/>
          </w:rPr>
          <w:commentReference w:id="14"/>
        </w:r>
      </w:ins>
      <w:r w:rsidRPr="00951B04">
        <w:rPr>
          <w:rFonts w:ascii="Arial" w:hAnsi="Arial" w:cs="Arial"/>
          <w:sz w:val="22"/>
          <w:szCs w:val="22"/>
        </w:rPr>
        <w:t xml:space="preserve">die umschriebene Exzision </w:t>
      </w:r>
      <w:r w:rsidRPr="00951B04">
        <w:rPr>
          <w:rFonts w:ascii="Arial" w:hAnsi="Arial" w:cs="Arial"/>
          <w:bCs/>
          <w:sz w:val="22"/>
          <w:szCs w:val="22"/>
        </w:rPr>
        <w:t xml:space="preserve">des schwarzen Knotens </w:t>
      </w:r>
      <w:r w:rsidRPr="00951B04">
        <w:rPr>
          <w:rFonts w:ascii="Arial" w:hAnsi="Arial" w:cs="Arial"/>
          <w:sz w:val="22"/>
          <w:szCs w:val="22"/>
        </w:rPr>
        <w:t>in Lokalanästhesie.</w:t>
      </w:r>
      <w:r w:rsidRPr="00951B04">
        <w:rPr>
          <w:sz w:val="22"/>
          <w:szCs w:val="22"/>
        </w:rPr>
        <w:t xml:space="preserve"> </w:t>
      </w:r>
      <w:r w:rsidRPr="00951B04">
        <w:rPr>
          <w:rFonts w:ascii="Arial" w:hAnsi="Arial" w:cs="Arial"/>
          <w:sz w:val="22"/>
          <w:szCs w:val="22"/>
        </w:rPr>
        <w:t xml:space="preserve">Das Präparat wird anschließend histologisch aufgearbeitet. </w:t>
      </w:r>
      <w:r w:rsidRPr="00951B04">
        <w:rPr>
          <w:rFonts w:ascii="Arial" w:hAnsi="Arial" w:cs="Arial"/>
          <w:bCs/>
          <w:sz w:val="22"/>
          <w:szCs w:val="22"/>
        </w:rPr>
        <w:t xml:space="preserve">Der histologische Befund zeigt ein akral </w:t>
      </w:r>
      <w:proofErr w:type="spellStart"/>
      <w:r w:rsidRPr="00951B04">
        <w:rPr>
          <w:rFonts w:ascii="Arial" w:hAnsi="Arial" w:cs="Arial"/>
          <w:bCs/>
          <w:sz w:val="22"/>
          <w:szCs w:val="22"/>
        </w:rPr>
        <w:t>lentiginöses</w:t>
      </w:r>
      <w:proofErr w:type="spellEnd"/>
      <w:r w:rsidRPr="00951B04">
        <w:rPr>
          <w:rFonts w:ascii="Arial" w:hAnsi="Arial" w:cs="Arial"/>
          <w:bCs/>
          <w:sz w:val="22"/>
          <w:szCs w:val="22"/>
        </w:rPr>
        <w:t xml:space="preserve"> Melanom, Clark Level IV, Tumordicke 2,3 mm ohne Ulzeration (R0). Die Sonographie der inguinalen Lymphknoten und der In-transit-Strecke waren unauffällig.</w:t>
      </w:r>
    </w:p>
    <w:p w14:paraId="0A885EF9" w14:textId="77777777" w:rsidR="00205519" w:rsidRDefault="00205519" w:rsidP="00087076">
      <w:pPr>
        <w:rPr>
          <w:rFonts w:ascii="Arial" w:hAnsi="Arial" w:cs="Arial"/>
          <w:b/>
          <w:bCs/>
          <w:sz w:val="22"/>
          <w:szCs w:val="22"/>
        </w:rPr>
      </w:pPr>
    </w:p>
    <w:p w14:paraId="2CB0383F" w14:textId="77777777" w:rsidR="00205519" w:rsidRDefault="009A0E67" w:rsidP="00087076">
      <w:pPr>
        <w:rPr>
          <w:rFonts w:ascii="Arial" w:hAnsi="Arial" w:cs="Arial"/>
          <w:bCs/>
          <w:sz w:val="22"/>
          <w:szCs w:val="22"/>
        </w:rPr>
      </w:pPr>
      <w:proofErr w:type="spellStart"/>
      <w:r>
        <w:rPr>
          <w:rFonts w:ascii="Arial" w:hAnsi="Arial" w:cs="Arial"/>
          <w:bCs/>
          <w:sz w:val="22"/>
          <w:szCs w:val="22"/>
        </w:rPr>
        <w:t>Sequenz:C</w:t>
      </w:r>
      <w:proofErr w:type="spellEnd"/>
    </w:p>
    <w:p w14:paraId="7F6A8ECB" w14:textId="77777777" w:rsidR="00205519" w:rsidRDefault="00205519" w:rsidP="00087076">
      <w:pPr>
        <w:rPr>
          <w:rFonts w:ascii="Arial" w:hAnsi="Arial" w:cs="Arial"/>
          <w:b/>
          <w:bCs/>
          <w:sz w:val="22"/>
          <w:szCs w:val="22"/>
        </w:rPr>
      </w:pPr>
    </w:p>
    <w:p w14:paraId="35F4EDA5" w14:textId="77777777" w:rsidR="00205519" w:rsidRDefault="00205519" w:rsidP="00087076">
      <w:pPr>
        <w:rPr>
          <w:rFonts w:ascii="Arial" w:hAnsi="Arial" w:cs="Arial"/>
          <w:sz w:val="22"/>
          <w:szCs w:val="22"/>
        </w:rPr>
      </w:pPr>
      <w:r>
        <w:rPr>
          <w:rFonts w:ascii="Arial" w:hAnsi="Arial" w:cs="Arial"/>
          <w:bCs/>
          <w:sz w:val="22"/>
          <w:szCs w:val="22"/>
        </w:rPr>
        <w:t>--</w:t>
      </w:r>
    </w:p>
    <w:p w14:paraId="104D9C00" w14:textId="77777777" w:rsidR="00205519" w:rsidRPr="00880DE6" w:rsidRDefault="007D174C" w:rsidP="00087076">
      <w:pPr>
        <w:jc w:val="both"/>
        <w:rPr>
          <w:rFonts w:ascii="Arial" w:hAnsi="Arial" w:cs="Arial"/>
          <w:sz w:val="22"/>
          <w:szCs w:val="22"/>
        </w:rPr>
      </w:pPr>
      <w:r>
        <w:rPr>
          <w:rFonts w:ascii="Arial" w:hAnsi="Arial" w:cs="Arial"/>
          <w:b/>
          <w:bCs/>
          <w:sz w:val="22"/>
          <w:szCs w:val="22"/>
        </w:rPr>
        <w:t>9</w:t>
      </w:r>
      <w:r w:rsidR="00F617A5">
        <w:rPr>
          <w:rFonts w:ascii="Arial" w:hAnsi="Arial" w:cs="Arial"/>
          <w:b/>
          <w:bCs/>
          <w:sz w:val="22"/>
          <w:szCs w:val="22"/>
        </w:rPr>
        <w:t>. Frage 2 vo</w:t>
      </w:r>
      <w:r>
        <w:rPr>
          <w:rFonts w:ascii="Arial" w:hAnsi="Arial" w:cs="Arial"/>
          <w:b/>
          <w:bCs/>
          <w:sz w:val="22"/>
          <w:szCs w:val="22"/>
        </w:rPr>
        <w:t>n 4</w:t>
      </w:r>
      <w:r w:rsidR="00205519" w:rsidRPr="00880DE6">
        <w:rPr>
          <w:rFonts w:ascii="Arial" w:hAnsi="Arial" w:cs="Arial"/>
          <w:b/>
          <w:bCs/>
          <w:sz w:val="22"/>
          <w:szCs w:val="22"/>
        </w:rPr>
        <w:t>:</w:t>
      </w:r>
      <w:r w:rsidR="00205519" w:rsidRPr="00880DE6">
        <w:rPr>
          <w:rFonts w:ascii="Arial" w:hAnsi="Arial" w:cs="Arial"/>
          <w:sz w:val="22"/>
          <w:szCs w:val="22"/>
        </w:rPr>
        <w:t xml:space="preserve"> Was empfehlen Sie der Patientin</w:t>
      </w:r>
      <w:r w:rsidR="00880DE6" w:rsidRPr="00880DE6">
        <w:rPr>
          <w:rFonts w:ascii="Arial" w:hAnsi="Arial" w:cs="Arial"/>
          <w:sz w:val="22"/>
          <w:szCs w:val="22"/>
        </w:rPr>
        <w:t xml:space="preserve"> </w:t>
      </w:r>
      <w:r w:rsidR="00880DE6" w:rsidRPr="00880DE6">
        <w:rPr>
          <w:rFonts w:ascii="Arial" w:hAnsi="Arial" w:cs="Arial"/>
          <w:bCs/>
          <w:sz w:val="22"/>
          <w:szCs w:val="22"/>
        </w:rPr>
        <w:t>im nächsten Schritt</w:t>
      </w:r>
      <w:r w:rsidR="00205519" w:rsidRPr="00880DE6">
        <w:rPr>
          <w:rFonts w:ascii="Arial" w:hAnsi="Arial" w:cs="Arial"/>
          <w:sz w:val="22"/>
          <w:szCs w:val="22"/>
        </w:rPr>
        <w:t>?</w:t>
      </w:r>
      <w:r w:rsidR="00373F92" w:rsidRPr="00880DE6">
        <w:rPr>
          <w:rFonts w:ascii="Arial" w:hAnsi="Arial" w:cs="Arial"/>
          <w:sz w:val="22"/>
          <w:szCs w:val="22"/>
        </w:rPr>
        <w:t xml:space="preserve"> </w:t>
      </w:r>
    </w:p>
    <w:p w14:paraId="4EFC3665" w14:textId="15326B7B" w:rsidR="00205519" w:rsidRPr="00880DE6" w:rsidRDefault="002457A0" w:rsidP="00087076">
      <w:pPr>
        <w:pStyle w:val="KeinLeerraum"/>
        <w:rPr>
          <w:rFonts w:ascii="Arial" w:hAnsi="Arial" w:cs="Arial"/>
        </w:rPr>
      </w:pPr>
      <w:proofErr w:type="spellStart"/>
      <w:proofErr w:type="gramStart"/>
      <w:r>
        <w:rPr>
          <w:rFonts w:ascii="Arial" w:hAnsi="Arial" w:cs="Arial"/>
        </w:rPr>
        <w:t>Typ:</w:t>
      </w:r>
      <w:r w:rsidR="009E156F">
        <w:rPr>
          <w:rFonts w:ascii="Arial" w:hAnsi="Arial" w:cs="Arial"/>
        </w:rPr>
        <w:t>PickS</w:t>
      </w:r>
      <w:proofErr w:type="spellEnd"/>
      <w:proofErr w:type="gramEnd"/>
    </w:p>
    <w:p w14:paraId="3CBFAE16" w14:textId="77777777" w:rsidR="00205519" w:rsidRPr="00A30185" w:rsidRDefault="00205519" w:rsidP="00087076">
      <w:pPr>
        <w:rPr>
          <w:rFonts w:ascii="Arial" w:hAnsi="Arial" w:cs="Arial"/>
          <w:sz w:val="22"/>
          <w:szCs w:val="22"/>
          <w:u w:val="single"/>
        </w:rPr>
      </w:pPr>
    </w:p>
    <w:p w14:paraId="157FBB1E" w14:textId="77777777" w:rsidR="00DE79EB" w:rsidRPr="00DE79EB" w:rsidRDefault="00DE79EB" w:rsidP="000D00C9">
      <w:pPr>
        <w:numPr>
          <w:ilvl w:val="0"/>
          <w:numId w:val="12"/>
        </w:numPr>
        <w:spacing w:after="160" w:line="259" w:lineRule="auto"/>
        <w:ind w:left="714" w:hanging="357"/>
        <w:contextualSpacing/>
        <w:rPr>
          <w:rFonts w:ascii="Arial" w:hAnsi="Arial" w:cs="Arial"/>
          <w:bCs/>
          <w:sz w:val="22"/>
          <w:szCs w:val="22"/>
        </w:rPr>
      </w:pPr>
      <w:bookmarkStart w:id="19" w:name="_Hlk221030705"/>
      <w:r w:rsidRPr="00DE79EB">
        <w:rPr>
          <w:rFonts w:ascii="Arial" w:hAnsi="Arial" w:cs="Arial"/>
          <w:bCs/>
          <w:sz w:val="22"/>
          <w:szCs w:val="22"/>
        </w:rPr>
        <w:t>eine CT-Thorax / Abdomen und MRT-Schädel Untersuchung zum Ausschluss von Fernmetastasen</w:t>
      </w:r>
    </w:p>
    <w:p w14:paraId="603A280B" w14:textId="77777777" w:rsidR="00DE79EB" w:rsidRPr="00DE79EB" w:rsidRDefault="00DE79EB" w:rsidP="000D00C9">
      <w:pPr>
        <w:numPr>
          <w:ilvl w:val="0"/>
          <w:numId w:val="12"/>
        </w:numPr>
        <w:spacing w:after="160" w:line="259" w:lineRule="auto"/>
        <w:ind w:left="714" w:hanging="357"/>
        <w:contextualSpacing/>
        <w:rPr>
          <w:rFonts w:ascii="Arial" w:hAnsi="Arial" w:cs="Arial"/>
          <w:bCs/>
          <w:sz w:val="22"/>
          <w:szCs w:val="22"/>
        </w:rPr>
      </w:pPr>
      <w:r w:rsidRPr="00DE79EB">
        <w:rPr>
          <w:rFonts w:ascii="Arial" w:hAnsi="Arial" w:cs="Arial"/>
          <w:bCs/>
          <w:sz w:val="22"/>
          <w:szCs w:val="22"/>
        </w:rPr>
        <w:t>eine Nachexzision mit einem Sicherheitsabstand von 2 cm bzw. Vorfußamputation, da ansonsten der Sicherheitsabstand aufgrund der Lokalisation nicht eingehalten werden kann</w:t>
      </w:r>
    </w:p>
    <w:p w14:paraId="321F060A" w14:textId="77777777" w:rsidR="00DE79EB" w:rsidRPr="00DE79EB" w:rsidRDefault="00DE79EB" w:rsidP="000D00C9">
      <w:pPr>
        <w:numPr>
          <w:ilvl w:val="0"/>
          <w:numId w:val="12"/>
        </w:numPr>
        <w:spacing w:after="160" w:line="259" w:lineRule="auto"/>
        <w:ind w:left="714" w:hanging="357"/>
        <w:contextualSpacing/>
        <w:rPr>
          <w:rFonts w:ascii="Arial" w:hAnsi="Arial" w:cs="Arial"/>
          <w:b/>
          <w:bCs/>
          <w:sz w:val="22"/>
          <w:szCs w:val="22"/>
        </w:rPr>
      </w:pPr>
      <w:r w:rsidRPr="00DE79EB">
        <w:rPr>
          <w:rFonts w:ascii="Arial" w:hAnsi="Arial" w:cs="Arial"/>
          <w:b/>
          <w:bCs/>
          <w:sz w:val="22"/>
          <w:szCs w:val="22"/>
        </w:rPr>
        <w:t xml:space="preserve">eine </w:t>
      </w:r>
      <w:proofErr w:type="spellStart"/>
      <w:r w:rsidRPr="00DE79EB">
        <w:rPr>
          <w:rFonts w:ascii="Arial" w:hAnsi="Arial" w:cs="Arial"/>
          <w:b/>
          <w:bCs/>
          <w:sz w:val="22"/>
          <w:szCs w:val="22"/>
        </w:rPr>
        <w:t>Sentinellymphknotendiagnostik</w:t>
      </w:r>
      <w:proofErr w:type="spellEnd"/>
    </w:p>
    <w:p w14:paraId="6B377184" w14:textId="77777777" w:rsidR="00DE79EB" w:rsidRPr="00DE79EB" w:rsidRDefault="00DE79EB" w:rsidP="000D00C9">
      <w:pPr>
        <w:numPr>
          <w:ilvl w:val="0"/>
          <w:numId w:val="12"/>
        </w:numPr>
        <w:spacing w:after="160" w:line="259" w:lineRule="auto"/>
        <w:ind w:left="714" w:hanging="357"/>
        <w:contextualSpacing/>
        <w:rPr>
          <w:rFonts w:ascii="Arial" w:hAnsi="Arial" w:cs="Arial"/>
          <w:b/>
          <w:bCs/>
          <w:sz w:val="22"/>
          <w:szCs w:val="22"/>
        </w:rPr>
      </w:pPr>
      <w:r w:rsidRPr="00DE79EB">
        <w:rPr>
          <w:rFonts w:ascii="Arial" w:hAnsi="Arial" w:cs="Arial"/>
          <w:b/>
          <w:bCs/>
          <w:sz w:val="22"/>
          <w:szCs w:val="22"/>
        </w:rPr>
        <w:t>eine Nachexzision mit einem Sicherheitsabstand von 2 cm innerhalb der anatomischen Grenzen</w:t>
      </w:r>
    </w:p>
    <w:p w14:paraId="00BC5A82" w14:textId="0F1AAFC6" w:rsidR="002457A0" w:rsidRPr="00DE79EB" w:rsidRDefault="00DE79EB" w:rsidP="000D00C9">
      <w:pPr>
        <w:numPr>
          <w:ilvl w:val="0"/>
          <w:numId w:val="12"/>
        </w:numPr>
        <w:spacing w:after="160" w:line="259" w:lineRule="auto"/>
        <w:ind w:left="714" w:hanging="357"/>
        <w:contextualSpacing/>
        <w:rPr>
          <w:rFonts w:ascii="Arial" w:hAnsi="Arial" w:cs="Arial"/>
          <w:bCs/>
          <w:sz w:val="22"/>
          <w:szCs w:val="22"/>
        </w:rPr>
      </w:pPr>
      <w:r w:rsidRPr="00DE79EB">
        <w:rPr>
          <w:rFonts w:ascii="Arial" w:hAnsi="Arial" w:cs="Arial"/>
          <w:bCs/>
          <w:sz w:val="22"/>
          <w:szCs w:val="22"/>
        </w:rPr>
        <w:t xml:space="preserve">nur eine </w:t>
      </w:r>
      <w:proofErr w:type="spellStart"/>
      <w:r w:rsidRPr="00DE79EB">
        <w:rPr>
          <w:rFonts w:ascii="Arial" w:hAnsi="Arial" w:cs="Arial"/>
          <w:bCs/>
          <w:sz w:val="22"/>
          <w:szCs w:val="22"/>
        </w:rPr>
        <w:t>Sentinellymphknotendiagnostik</w:t>
      </w:r>
      <w:proofErr w:type="spellEnd"/>
      <w:r w:rsidRPr="00DE79EB">
        <w:rPr>
          <w:rFonts w:ascii="Arial" w:hAnsi="Arial" w:cs="Arial"/>
          <w:bCs/>
          <w:sz w:val="22"/>
          <w:szCs w:val="22"/>
        </w:rPr>
        <w:t xml:space="preserve"> ohne Nachexzision, da der Tumor bereits R0 exzidiert wurde</w:t>
      </w:r>
      <w:bookmarkEnd w:id="19"/>
    </w:p>
    <w:p w14:paraId="09531F7F" w14:textId="77777777" w:rsidR="00205519" w:rsidRDefault="00205519" w:rsidP="00087076">
      <w:pPr>
        <w:pStyle w:val="KeinLeerraum"/>
        <w:rPr>
          <w:rFonts w:ascii="Arial" w:hAnsi="Arial" w:cs="Arial"/>
        </w:rPr>
      </w:pPr>
      <w:r>
        <w:rPr>
          <w:rFonts w:ascii="Arial" w:hAnsi="Arial" w:cs="Arial"/>
        </w:rPr>
        <w:t>--</w:t>
      </w:r>
    </w:p>
    <w:p w14:paraId="54EBFD43" w14:textId="5310761A" w:rsidR="00070F0C" w:rsidRPr="00D20FA7" w:rsidRDefault="00070F0C" w:rsidP="00087076">
      <w:pPr>
        <w:pStyle w:val="KeinLeerraum"/>
        <w:rPr>
          <w:rFonts w:ascii="Arial" w:eastAsia="Times New Roman" w:hAnsi="Arial" w:cs="Arial"/>
        </w:rPr>
      </w:pPr>
      <w:r w:rsidRPr="00D20FA7">
        <w:rPr>
          <w:rFonts w:ascii="Arial" w:eastAsia="Times New Roman"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7C5FE108" w14:textId="77777777" w:rsidR="00205519" w:rsidRDefault="00205519" w:rsidP="00087076">
      <w:pPr>
        <w:rPr>
          <w:rFonts w:ascii="Arial" w:hAnsi="Arial" w:cs="Arial"/>
          <w:b/>
          <w:bCs/>
          <w:sz w:val="22"/>
          <w:szCs w:val="22"/>
        </w:rPr>
      </w:pPr>
    </w:p>
    <w:p w14:paraId="0548ED1E" w14:textId="77777777" w:rsidR="00E30073" w:rsidRPr="008E2610" w:rsidRDefault="00496A1F" w:rsidP="00E30073">
      <w:pPr>
        <w:rPr>
          <w:rFonts w:ascii="Arial" w:hAnsi="Arial" w:cs="Arial"/>
          <w:b/>
          <w:bCs/>
          <w:sz w:val="22"/>
          <w:szCs w:val="22"/>
        </w:rPr>
      </w:pPr>
      <w:r>
        <w:rPr>
          <w:rFonts w:ascii="Arial" w:hAnsi="Arial" w:cs="Arial"/>
          <w:b/>
          <w:bCs/>
          <w:sz w:val="22"/>
          <w:szCs w:val="22"/>
        </w:rPr>
        <w:t>Fallbeispiel C</w:t>
      </w:r>
      <w:r w:rsidR="00E30073" w:rsidRPr="008E2610">
        <w:rPr>
          <w:rFonts w:ascii="Arial" w:hAnsi="Arial" w:cs="Arial"/>
          <w:b/>
          <w:bCs/>
          <w:sz w:val="22"/>
          <w:szCs w:val="22"/>
        </w:rPr>
        <w:t>:</w:t>
      </w:r>
    </w:p>
    <w:p w14:paraId="59BD3917" w14:textId="77777777" w:rsidR="0032755C" w:rsidRPr="0032755C" w:rsidRDefault="0032755C" w:rsidP="0032755C">
      <w:pPr>
        <w:rPr>
          <w:rFonts w:ascii="Arial" w:hAnsi="Arial" w:cs="Arial"/>
          <w:bCs/>
          <w:sz w:val="22"/>
          <w:szCs w:val="22"/>
        </w:rPr>
      </w:pPr>
      <w:r w:rsidRPr="0032755C">
        <w:rPr>
          <w:rFonts w:ascii="Arial" w:hAnsi="Arial" w:cs="Arial"/>
          <w:bCs/>
          <w:sz w:val="22"/>
          <w:szCs w:val="22"/>
        </w:rPr>
        <w:lastRenderedPageBreak/>
        <w:t xml:space="preserve">Das </w:t>
      </w:r>
      <w:proofErr w:type="spellStart"/>
      <w:r w:rsidRPr="0032755C">
        <w:rPr>
          <w:rFonts w:ascii="Arial" w:hAnsi="Arial" w:cs="Arial"/>
          <w:bCs/>
          <w:sz w:val="22"/>
          <w:szCs w:val="22"/>
        </w:rPr>
        <w:t>Nachexzidat</w:t>
      </w:r>
      <w:proofErr w:type="spellEnd"/>
      <w:r w:rsidRPr="0032755C">
        <w:rPr>
          <w:rFonts w:ascii="Arial" w:hAnsi="Arial" w:cs="Arial"/>
          <w:bCs/>
          <w:sz w:val="22"/>
          <w:szCs w:val="22"/>
        </w:rPr>
        <w:t xml:space="preserve"> ist tumorfrei. Die histologische Aufarbeitung des Sentinel-Lymphknotens deckt eine Mikrometastase auf. Eine CT von Thorax und Abdomen und eine MRT vom Schädel zeigen keine Fernmetastasen. Der Fall der Patientin, die sich aktuell im Stadium IIIB (pT3a pN1a cM0) befindet, wird im interdisziplinären Tumorboard besprochen und eine adjuvante Systemtherapie empfohlen. </w:t>
      </w:r>
    </w:p>
    <w:p w14:paraId="4B44131A" w14:textId="77777777" w:rsidR="00A70B97" w:rsidRPr="001618A4" w:rsidRDefault="00A70B97" w:rsidP="001618A4">
      <w:pPr>
        <w:rPr>
          <w:rFonts w:ascii="Arial" w:hAnsi="Arial" w:cs="Arial"/>
          <w:bCs/>
          <w:sz w:val="22"/>
          <w:szCs w:val="22"/>
        </w:rPr>
      </w:pPr>
    </w:p>
    <w:p w14:paraId="0D9DADEE" w14:textId="77777777" w:rsidR="00205519" w:rsidRDefault="00205519" w:rsidP="00087076">
      <w:pPr>
        <w:rPr>
          <w:rFonts w:ascii="Arial" w:hAnsi="Arial" w:cs="Arial"/>
          <w:bCs/>
          <w:sz w:val="22"/>
          <w:szCs w:val="22"/>
        </w:rPr>
      </w:pPr>
      <w:proofErr w:type="spellStart"/>
      <w:r>
        <w:rPr>
          <w:rFonts w:ascii="Arial" w:hAnsi="Arial" w:cs="Arial"/>
          <w:bCs/>
          <w:sz w:val="22"/>
          <w:szCs w:val="22"/>
        </w:rPr>
        <w:t>Sequenz:</w:t>
      </w:r>
      <w:r w:rsidR="00496A1F">
        <w:rPr>
          <w:rFonts w:ascii="Arial" w:hAnsi="Arial" w:cs="Arial"/>
          <w:bCs/>
          <w:sz w:val="22"/>
          <w:szCs w:val="22"/>
        </w:rPr>
        <w:t>C</w:t>
      </w:r>
      <w:proofErr w:type="spellEnd"/>
    </w:p>
    <w:p w14:paraId="752642FF" w14:textId="77777777" w:rsidR="00205519" w:rsidRDefault="00205519" w:rsidP="00087076">
      <w:pPr>
        <w:pStyle w:val="KeinLeerraum"/>
        <w:rPr>
          <w:rFonts w:ascii="Arial" w:hAnsi="Arial" w:cs="Arial"/>
        </w:rPr>
      </w:pPr>
    </w:p>
    <w:p w14:paraId="57E53209" w14:textId="77777777" w:rsidR="00205519" w:rsidRDefault="00205519" w:rsidP="00087076">
      <w:pPr>
        <w:pStyle w:val="KeinLeerraum"/>
        <w:rPr>
          <w:rFonts w:ascii="Arial" w:hAnsi="Arial" w:cs="Arial"/>
        </w:rPr>
      </w:pPr>
      <w:r>
        <w:rPr>
          <w:rFonts w:ascii="Arial" w:hAnsi="Arial" w:cs="Arial"/>
        </w:rPr>
        <w:t>--</w:t>
      </w:r>
    </w:p>
    <w:p w14:paraId="0EBD77C9" w14:textId="77777777" w:rsidR="00205519" w:rsidRDefault="001618A4" w:rsidP="00087076">
      <w:pPr>
        <w:pStyle w:val="KeinLeerraum"/>
        <w:rPr>
          <w:rFonts w:ascii="Arial" w:hAnsi="Arial" w:cs="Arial"/>
        </w:rPr>
      </w:pPr>
      <w:r>
        <w:rPr>
          <w:rFonts w:ascii="Arial" w:hAnsi="Arial" w:cs="Arial"/>
          <w:b/>
          <w:bCs/>
        </w:rPr>
        <w:t>10. Frage 3 von 4</w:t>
      </w:r>
      <w:r w:rsidR="00205519">
        <w:rPr>
          <w:rFonts w:ascii="Arial" w:hAnsi="Arial" w:cs="Arial"/>
          <w:b/>
          <w:bCs/>
        </w:rPr>
        <w:t xml:space="preserve">: </w:t>
      </w:r>
      <w:r w:rsidR="00F617A5">
        <w:rPr>
          <w:rFonts w:ascii="Arial" w:hAnsi="Arial" w:cs="Arial"/>
          <w:bCs/>
        </w:rPr>
        <w:t>Welche Mutationsanalyse geben Sie in Auftrag, um die Patientin bzgl. ihrer adjuvanten Therapiemöglichkeiten richtig beraten zu können:</w:t>
      </w:r>
    </w:p>
    <w:p w14:paraId="15A91ECE" w14:textId="77777777" w:rsidR="00205519" w:rsidRDefault="00205519" w:rsidP="00087076">
      <w:pPr>
        <w:rPr>
          <w:rFonts w:ascii="Arial" w:hAnsi="Arial" w:cs="Arial"/>
          <w:sz w:val="22"/>
          <w:szCs w:val="22"/>
        </w:rPr>
      </w:pPr>
      <w:proofErr w:type="spellStart"/>
      <w:proofErr w:type="gramStart"/>
      <w:r>
        <w:rPr>
          <w:rFonts w:ascii="Arial" w:hAnsi="Arial" w:cs="Arial"/>
          <w:sz w:val="22"/>
          <w:szCs w:val="22"/>
        </w:rPr>
        <w:t>Typ:TypA</w:t>
      </w:r>
      <w:proofErr w:type="spellEnd"/>
      <w:proofErr w:type="gramEnd"/>
    </w:p>
    <w:p w14:paraId="140F94F0" w14:textId="77777777" w:rsidR="00205519" w:rsidRPr="002A2C33" w:rsidRDefault="00205519" w:rsidP="002A2C33">
      <w:pPr>
        <w:rPr>
          <w:rFonts w:ascii="Arial" w:hAnsi="Arial" w:cs="Arial"/>
          <w:u w:val="single"/>
        </w:rPr>
      </w:pPr>
    </w:p>
    <w:p w14:paraId="34D17555" w14:textId="77777777" w:rsidR="00F617A5" w:rsidRPr="00F617A5" w:rsidRDefault="00F617A5" w:rsidP="00E67B4A">
      <w:pPr>
        <w:pStyle w:val="Listenabsatz"/>
        <w:numPr>
          <w:ilvl w:val="0"/>
          <w:numId w:val="2"/>
        </w:numPr>
        <w:spacing w:line="240" w:lineRule="auto"/>
        <w:ind w:left="714" w:hanging="357"/>
        <w:rPr>
          <w:rFonts w:ascii="Arial" w:hAnsi="Arial" w:cs="Arial"/>
          <w:bCs/>
        </w:rPr>
      </w:pPr>
      <w:proofErr w:type="gramStart"/>
      <w:r w:rsidRPr="00F617A5">
        <w:rPr>
          <w:rFonts w:ascii="Arial" w:hAnsi="Arial" w:cs="Arial"/>
          <w:bCs/>
        </w:rPr>
        <w:t>KRAS Mutation</w:t>
      </w:r>
      <w:proofErr w:type="gramEnd"/>
    </w:p>
    <w:p w14:paraId="628F15EB" w14:textId="77777777" w:rsidR="00F617A5" w:rsidRPr="00F617A5" w:rsidRDefault="00F617A5" w:rsidP="00E67B4A">
      <w:pPr>
        <w:pStyle w:val="Listenabsatz"/>
        <w:numPr>
          <w:ilvl w:val="0"/>
          <w:numId w:val="2"/>
        </w:numPr>
        <w:spacing w:line="240" w:lineRule="auto"/>
        <w:ind w:left="714" w:hanging="357"/>
        <w:rPr>
          <w:rFonts w:ascii="Arial" w:hAnsi="Arial" w:cs="Arial"/>
          <w:bCs/>
        </w:rPr>
      </w:pPr>
      <w:proofErr w:type="gramStart"/>
      <w:r w:rsidRPr="00F617A5">
        <w:rPr>
          <w:rFonts w:ascii="Arial" w:hAnsi="Arial" w:cs="Arial"/>
          <w:bCs/>
        </w:rPr>
        <w:t>NRAS Mutation</w:t>
      </w:r>
      <w:proofErr w:type="gramEnd"/>
    </w:p>
    <w:p w14:paraId="2648C29F" w14:textId="77777777" w:rsidR="00F617A5" w:rsidRPr="00F617A5" w:rsidRDefault="00F617A5" w:rsidP="00E67B4A">
      <w:pPr>
        <w:pStyle w:val="Listenabsatz"/>
        <w:numPr>
          <w:ilvl w:val="0"/>
          <w:numId w:val="2"/>
        </w:numPr>
        <w:spacing w:line="240" w:lineRule="auto"/>
        <w:ind w:left="714" w:hanging="357"/>
        <w:rPr>
          <w:rFonts w:ascii="Arial" w:hAnsi="Arial" w:cs="Arial"/>
          <w:b/>
          <w:bCs/>
        </w:rPr>
      </w:pPr>
      <w:r w:rsidRPr="00F617A5">
        <w:rPr>
          <w:rFonts w:ascii="Arial" w:hAnsi="Arial" w:cs="Arial"/>
          <w:b/>
          <w:bCs/>
        </w:rPr>
        <w:t>BRAF-V600 Mutation</w:t>
      </w:r>
    </w:p>
    <w:p w14:paraId="505F16F7" w14:textId="77777777" w:rsidR="00F617A5" w:rsidRPr="00F617A5" w:rsidRDefault="00F617A5" w:rsidP="00E67B4A">
      <w:pPr>
        <w:pStyle w:val="Listenabsatz"/>
        <w:numPr>
          <w:ilvl w:val="0"/>
          <w:numId w:val="2"/>
        </w:numPr>
        <w:spacing w:line="240" w:lineRule="auto"/>
        <w:ind w:left="714" w:hanging="357"/>
        <w:rPr>
          <w:rFonts w:ascii="Arial" w:hAnsi="Arial" w:cs="Arial"/>
          <w:bCs/>
        </w:rPr>
      </w:pPr>
      <w:r w:rsidRPr="00F617A5">
        <w:rPr>
          <w:rFonts w:ascii="Arial" w:hAnsi="Arial" w:cs="Arial"/>
          <w:bCs/>
        </w:rPr>
        <w:t>c-KIT Mutation</w:t>
      </w:r>
    </w:p>
    <w:p w14:paraId="6B00ED53" w14:textId="77777777" w:rsidR="00F617A5" w:rsidRPr="00F617A5" w:rsidRDefault="00F617A5" w:rsidP="00E67B4A">
      <w:pPr>
        <w:pStyle w:val="Listenabsatz"/>
        <w:numPr>
          <w:ilvl w:val="0"/>
          <w:numId w:val="2"/>
        </w:numPr>
        <w:spacing w:line="240" w:lineRule="auto"/>
        <w:ind w:left="714" w:hanging="357"/>
        <w:rPr>
          <w:rFonts w:ascii="Arial" w:hAnsi="Arial" w:cs="Arial"/>
          <w:bCs/>
        </w:rPr>
      </w:pPr>
      <w:proofErr w:type="gramStart"/>
      <w:r w:rsidRPr="00F617A5">
        <w:rPr>
          <w:rFonts w:ascii="Arial" w:hAnsi="Arial" w:cs="Arial"/>
          <w:bCs/>
        </w:rPr>
        <w:t>GNAQ Mutation</w:t>
      </w:r>
      <w:proofErr w:type="gramEnd"/>
    </w:p>
    <w:p w14:paraId="1D9D8310" w14:textId="77777777" w:rsidR="00205519" w:rsidRDefault="00205519" w:rsidP="009B2623">
      <w:pPr>
        <w:rPr>
          <w:rFonts w:ascii="Arial" w:hAnsi="Arial" w:cs="Arial"/>
          <w:sz w:val="22"/>
          <w:szCs w:val="22"/>
        </w:rPr>
      </w:pPr>
    </w:p>
    <w:p w14:paraId="3EB9C4AB" w14:textId="77777777" w:rsidR="00205519" w:rsidRDefault="00205519" w:rsidP="00087076">
      <w:pPr>
        <w:rPr>
          <w:rFonts w:ascii="Arial" w:hAnsi="Arial" w:cs="Arial"/>
          <w:sz w:val="22"/>
          <w:szCs w:val="22"/>
        </w:rPr>
      </w:pPr>
      <w:r>
        <w:rPr>
          <w:rFonts w:ascii="Arial" w:hAnsi="Arial" w:cs="Arial"/>
          <w:sz w:val="22"/>
          <w:szCs w:val="22"/>
        </w:rPr>
        <w:t>--</w:t>
      </w:r>
    </w:p>
    <w:p w14:paraId="77BAB560" w14:textId="5616053E" w:rsidR="00070F0C" w:rsidRPr="00D20FA7" w:rsidRDefault="00070F0C" w:rsidP="00087076">
      <w:pPr>
        <w:pStyle w:val="KeinLeerraum"/>
        <w:rPr>
          <w:rFonts w:ascii="Arial" w:eastAsia="Times New Roman" w:hAnsi="Arial" w:cs="Arial"/>
        </w:rPr>
      </w:pPr>
      <w:r w:rsidRPr="00D20FA7">
        <w:rPr>
          <w:rFonts w:ascii="Arial" w:eastAsia="Times New Roman"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50CD1B3C" w14:textId="77777777" w:rsidR="009B2623" w:rsidRDefault="009B2623" w:rsidP="009B2623">
      <w:pPr>
        <w:pStyle w:val="KeinLeerraum"/>
        <w:rPr>
          <w:rFonts w:ascii="Arial" w:hAnsi="Arial" w:cs="Arial"/>
        </w:rPr>
      </w:pPr>
    </w:p>
    <w:p w14:paraId="679AB445" w14:textId="77777777" w:rsidR="009B2623" w:rsidRDefault="009B2623" w:rsidP="009B2623">
      <w:pPr>
        <w:rPr>
          <w:rFonts w:ascii="Arial" w:hAnsi="Arial" w:cs="Arial"/>
          <w:bCs/>
          <w:sz w:val="22"/>
          <w:szCs w:val="22"/>
        </w:rPr>
      </w:pPr>
      <w:proofErr w:type="spellStart"/>
      <w:r>
        <w:rPr>
          <w:rFonts w:ascii="Arial" w:hAnsi="Arial" w:cs="Arial"/>
          <w:bCs/>
          <w:sz w:val="22"/>
          <w:szCs w:val="22"/>
        </w:rPr>
        <w:t>Sequenz:C</w:t>
      </w:r>
      <w:proofErr w:type="spellEnd"/>
    </w:p>
    <w:p w14:paraId="3502B55A" w14:textId="77777777" w:rsidR="009B2623" w:rsidRDefault="009B2623" w:rsidP="009B2623">
      <w:pPr>
        <w:pStyle w:val="KeinLeerraum"/>
        <w:rPr>
          <w:rFonts w:ascii="Arial" w:hAnsi="Arial" w:cs="Arial"/>
        </w:rPr>
      </w:pPr>
    </w:p>
    <w:p w14:paraId="43F401F4" w14:textId="77777777" w:rsidR="009B2623" w:rsidRPr="00317236" w:rsidRDefault="009B2623" w:rsidP="009B2623">
      <w:pPr>
        <w:rPr>
          <w:rFonts w:ascii="Arial" w:hAnsi="Arial" w:cs="Arial"/>
          <w:sz w:val="22"/>
          <w:szCs w:val="22"/>
        </w:rPr>
      </w:pPr>
      <w:r>
        <w:rPr>
          <w:rFonts w:ascii="Arial" w:hAnsi="Arial" w:cs="Arial"/>
          <w:sz w:val="22"/>
          <w:szCs w:val="22"/>
        </w:rPr>
        <w:t>--</w:t>
      </w:r>
    </w:p>
    <w:p w14:paraId="02FBD9B1" w14:textId="00630300" w:rsidR="001618A4" w:rsidRPr="001618A4" w:rsidRDefault="00E7071A" w:rsidP="001618A4">
      <w:pPr>
        <w:rPr>
          <w:rFonts w:ascii="Arial" w:hAnsi="Arial" w:cs="Arial"/>
          <w:bCs/>
          <w:sz w:val="22"/>
          <w:szCs w:val="22"/>
        </w:rPr>
      </w:pPr>
      <w:r>
        <w:rPr>
          <w:rFonts w:ascii="Arial" w:hAnsi="Arial" w:cs="Arial"/>
          <w:b/>
          <w:bCs/>
          <w:sz w:val="22"/>
          <w:szCs w:val="22"/>
        </w:rPr>
        <w:t>11</w:t>
      </w:r>
      <w:r w:rsidR="001618A4">
        <w:rPr>
          <w:rFonts w:ascii="Arial" w:hAnsi="Arial" w:cs="Arial"/>
          <w:b/>
          <w:bCs/>
          <w:sz w:val="22"/>
          <w:szCs w:val="22"/>
        </w:rPr>
        <w:t>. Frage 4 von 4</w:t>
      </w:r>
      <w:r w:rsidR="009B2623" w:rsidRPr="00A93348">
        <w:rPr>
          <w:rFonts w:ascii="Arial" w:hAnsi="Arial" w:cs="Arial"/>
          <w:b/>
          <w:bCs/>
          <w:sz w:val="22"/>
          <w:szCs w:val="22"/>
        </w:rPr>
        <w:t>:</w:t>
      </w:r>
      <w:r w:rsidR="009B2623" w:rsidRPr="009B2623">
        <w:rPr>
          <w:rFonts w:ascii="Arial" w:hAnsi="Arial" w:cs="Arial"/>
        </w:rPr>
        <w:t xml:space="preserve"> </w:t>
      </w:r>
      <w:r w:rsidR="008E62AC">
        <w:rPr>
          <w:rFonts w:ascii="Arial" w:hAnsi="Arial" w:cs="Arial"/>
          <w:sz w:val="22"/>
          <w:szCs w:val="22"/>
        </w:rPr>
        <w:t>Welche der Aussagen</w:t>
      </w:r>
      <w:r w:rsidR="001618A4" w:rsidRPr="001618A4">
        <w:rPr>
          <w:rFonts w:ascii="Arial" w:hAnsi="Arial" w:cs="Arial"/>
          <w:sz w:val="22"/>
          <w:szCs w:val="22"/>
        </w:rPr>
        <w:t xml:space="preserve"> zur </w:t>
      </w:r>
      <w:r w:rsidR="00072B81">
        <w:rPr>
          <w:rFonts w:ascii="Arial" w:hAnsi="Arial" w:cs="Arial"/>
          <w:sz w:val="22"/>
          <w:szCs w:val="22"/>
        </w:rPr>
        <w:t xml:space="preserve">adjuvanten </w:t>
      </w:r>
      <w:r w:rsidR="001618A4" w:rsidRPr="001618A4">
        <w:rPr>
          <w:rFonts w:ascii="Arial" w:hAnsi="Arial" w:cs="Arial"/>
          <w:sz w:val="22"/>
          <w:szCs w:val="22"/>
        </w:rPr>
        <w:t>Systemtherap</w:t>
      </w:r>
      <w:r w:rsidR="008E62AC">
        <w:rPr>
          <w:rFonts w:ascii="Arial" w:hAnsi="Arial" w:cs="Arial"/>
          <w:sz w:val="22"/>
          <w:szCs w:val="22"/>
        </w:rPr>
        <w:t xml:space="preserve">ie beim </w:t>
      </w:r>
      <w:del w:id="20" w:author="Entwistle, Andrew" w:date="2026-02-04T10:03:00Z">
        <w:r w:rsidR="008E62AC" w:rsidDel="00321AFD">
          <w:rPr>
            <w:rFonts w:ascii="Arial" w:hAnsi="Arial" w:cs="Arial"/>
            <w:sz w:val="22"/>
            <w:szCs w:val="22"/>
          </w:rPr>
          <w:delText xml:space="preserve">malignem </w:delText>
        </w:r>
      </w:del>
      <w:ins w:id="21" w:author="Entwistle, Andrew" w:date="2026-02-04T10:03:00Z">
        <w:r w:rsidR="00321AFD">
          <w:rPr>
            <w:rFonts w:ascii="Arial" w:hAnsi="Arial" w:cs="Arial"/>
            <w:sz w:val="22"/>
            <w:szCs w:val="22"/>
          </w:rPr>
          <w:t>maligne</w:t>
        </w:r>
        <w:r w:rsidR="00321AFD">
          <w:rPr>
            <w:rFonts w:ascii="Arial" w:hAnsi="Arial" w:cs="Arial"/>
            <w:sz w:val="22"/>
            <w:szCs w:val="22"/>
          </w:rPr>
          <w:t>n</w:t>
        </w:r>
        <w:r w:rsidR="00321AFD">
          <w:rPr>
            <w:rFonts w:ascii="Arial" w:hAnsi="Arial" w:cs="Arial"/>
            <w:sz w:val="22"/>
            <w:szCs w:val="22"/>
          </w:rPr>
          <w:t xml:space="preserve"> </w:t>
        </w:r>
      </w:ins>
      <w:r w:rsidR="00072B81">
        <w:rPr>
          <w:rFonts w:ascii="Arial" w:hAnsi="Arial" w:cs="Arial"/>
          <w:sz w:val="22"/>
          <w:szCs w:val="22"/>
        </w:rPr>
        <w:t xml:space="preserve">Melanom </w:t>
      </w:r>
      <w:ins w:id="22" w:author="Entwistle, Andrew" w:date="2026-02-04T10:25:00Z">
        <w:r w:rsidR="005839BA">
          <w:rPr>
            <w:rFonts w:ascii="Arial" w:hAnsi="Arial" w:cs="Arial"/>
            <w:sz w:val="22"/>
            <w:szCs w:val="22"/>
          </w:rPr>
          <w:t xml:space="preserve">trifft bzw. </w:t>
        </w:r>
      </w:ins>
      <w:r w:rsidR="00072B81">
        <w:rPr>
          <w:rFonts w:ascii="Arial" w:hAnsi="Arial" w:cs="Arial"/>
          <w:sz w:val="22"/>
          <w:szCs w:val="22"/>
        </w:rPr>
        <w:t>treffen</w:t>
      </w:r>
      <w:r w:rsidR="008E62AC">
        <w:rPr>
          <w:rFonts w:ascii="Arial" w:hAnsi="Arial" w:cs="Arial"/>
          <w:sz w:val="22"/>
          <w:szCs w:val="22"/>
        </w:rPr>
        <w:t xml:space="preserve"> am ehesten</w:t>
      </w:r>
      <w:r w:rsidR="001618A4" w:rsidRPr="001618A4">
        <w:rPr>
          <w:rFonts w:ascii="Arial" w:hAnsi="Arial" w:cs="Arial"/>
          <w:sz w:val="22"/>
          <w:szCs w:val="22"/>
        </w:rPr>
        <w:t xml:space="preserve"> zu?</w:t>
      </w:r>
    </w:p>
    <w:p w14:paraId="14CF42A7" w14:textId="5BEA0D8C" w:rsidR="009F1136" w:rsidRDefault="009F1136" w:rsidP="009F1136">
      <w:pPr>
        <w:pStyle w:val="KeinLeerraum"/>
        <w:rPr>
          <w:rFonts w:ascii="Arial" w:hAnsi="Arial" w:cs="Arial"/>
        </w:rPr>
      </w:pPr>
      <w:r>
        <w:rPr>
          <w:rFonts w:ascii="Arial" w:hAnsi="Arial" w:cs="Arial"/>
        </w:rPr>
        <w:t xml:space="preserve">Typ: </w:t>
      </w:r>
      <w:r w:rsidR="00294A5D">
        <w:rPr>
          <w:rFonts w:ascii="Arial" w:hAnsi="Arial" w:cs="Arial"/>
        </w:rPr>
        <w:t>KPRIM</w:t>
      </w:r>
    </w:p>
    <w:p w14:paraId="78657EE1" w14:textId="70524398" w:rsidR="009B2623" w:rsidRDefault="009B2623" w:rsidP="00087076">
      <w:pPr>
        <w:pStyle w:val="KeinLeerraum"/>
        <w:rPr>
          <w:rFonts w:ascii="Arial" w:hAnsi="Arial" w:cs="Arial"/>
          <w:b/>
          <w:bCs/>
        </w:rPr>
      </w:pPr>
    </w:p>
    <w:p w14:paraId="2990EC4C" w14:textId="77777777" w:rsidR="00294A5D" w:rsidRDefault="009F1136" w:rsidP="000D00C9">
      <w:pPr>
        <w:numPr>
          <w:ilvl w:val="0"/>
          <w:numId w:val="13"/>
        </w:numPr>
        <w:spacing w:after="160" w:line="259" w:lineRule="auto"/>
        <w:ind w:left="714" w:hanging="357"/>
        <w:contextualSpacing/>
        <w:rPr>
          <w:rFonts w:ascii="Arial" w:hAnsi="Arial" w:cs="Arial"/>
          <w:b/>
          <w:sz w:val="22"/>
          <w:szCs w:val="22"/>
        </w:rPr>
      </w:pPr>
      <w:r w:rsidRPr="009F1136">
        <w:rPr>
          <w:rFonts w:ascii="Arial" w:hAnsi="Arial" w:cs="Arial"/>
          <w:b/>
          <w:sz w:val="22"/>
          <w:szCs w:val="22"/>
        </w:rPr>
        <w:t>Alle Patienten, unabhängig von ihrem BRAF-Mutationsstatus können eine adjuvante Systemtherapie mit einem PD-1-Antikörper erhalten.</w:t>
      </w:r>
    </w:p>
    <w:p w14:paraId="6773C4BC" w14:textId="0F42F98B" w:rsidR="009F1136" w:rsidRPr="00294A5D" w:rsidRDefault="00294A5D" w:rsidP="000D00C9">
      <w:pPr>
        <w:numPr>
          <w:ilvl w:val="0"/>
          <w:numId w:val="13"/>
        </w:numPr>
        <w:spacing w:after="160" w:line="259" w:lineRule="auto"/>
        <w:ind w:left="714" w:hanging="357"/>
        <w:contextualSpacing/>
        <w:rPr>
          <w:rFonts w:ascii="Arial" w:hAnsi="Arial" w:cs="Arial"/>
          <w:sz w:val="22"/>
          <w:szCs w:val="22"/>
        </w:rPr>
      </w:pPr>
      <w:r w:rsidRPr="009F1136">
        <w:rPr>
          <w:rFonts w:ascii="Arial" w:hAnsi="Arial" w:cs="Arial"/>
          <w:sz w:val="22"/>
          <w:szCs w:val="22"/>
        </w:rPr>
        <w:t>Die Systemtherapie mit einem PD-1 Inhibitor hat keine Nebenwirkungen, die die Lebensqualität langfristig beeinträchtigen können.</w:t>
      </w:r>
    </w:p>
    <w:p w14:paraId="5F4F5FE6" w14:textId="41800B41" w:rsidR="009F1136" w:rsidRDefault="009F1136" w:rsidP="000D00C9">
      <w:pPr>
        <w:numPr>
          <w:ilvl w:val="0"/>
          <w:numId w:val="13"/>
        </w:numPr>
        <w:spacing w:after="160" w:line="259" w:lineRule="auto"/>
        <w:ind w:left="714" w:hanging="357"/>
        <w:contextualSpacing/>
        <w:rPr>
          <w:rFonts w:ascii="Arial" w:hAnsi="Arial" w:cs="Arial"/>
          <w:b/>
          <w:sz w:val="22"/>
          <w:szCs w:val="22"/>
        </w:rPr>
      </w:pPr>
      <w:r>
        <w:rPr>
          <w:rFonts w:ascii="Arial" w:hAnsi="Arial" w:cs="Arial"/>
          <w:b/>
          <w:sz w:val="22"/>
          <w:szCs w:val="22"/>
        </w:rPr>
        <w:t>Eine häufige Nebenwirkung</w:t>
      </w:r>
      <w:r w:rsidRPr="009F1136">
        <w:rPr>
          <w:rFonts w:ascii="Arial" w:hAnsi="Arial" w:cs="Arial"/>
          <w:b/>
          <w:sz w:val="22"/>
          <w:szCs w:val="22"/>
        </w:rPr>
        <w:t xml:space="preserve"> einer PD-1-Inhibition ist eine </w:t>
      </w:r>
      <w:proofErr w:type="spellStart"/>
      <w:r w:rsidRPr="009F1136">
        <w:rPr>
          <w:rFonts w:ascii="Arial" w:hAnsi="Arial" w:cs="Arial"/>
          <w:b/>
          <w:sz w:val="22"/>
          <w:szCs w:val="22"/>
        </w:rPr>
        <w:t>Thyreoditis</w:t>
      </w:r>
      <w:proofErr w:type="spellEnd"/>
      <w:r w:rsidRPr="009F1136">
        <w:rPr>
          <w:rFonts w:ascii="Arial" w:hAnsi="Arial" w:cs="Arial"/>
          <w:b/>
          <w:sz w:val="22"/>
          <w:szCs w:val="22"/>
        </w:rPr>
        <w:t>.</w:t>
      </w:r>
    </w:p>
    <w:p w14:paraId="683C9FBE" w14:textId="1DFB3B42" w:rsidR="00CA526A" w:rsidRPr="00CA526A" w:rsidRDefault="00CA526A" w:rsidP="000D00C9">
      <w:pPr>
        <w:numPr>
          <w:ilvl w:val="0"/>
          <w:numId w:val="13"/>
        </w:numPr>
        <w:spacing w:after="160" w:line="259" w:lineRule="auto"/>
        <w:ind w:left="714" w:hanging="357"/>
        <w:contextualSpacing/>
        <w:rPr>
          <w:rFonts w:ascii="Arial" w:hAnsi="Arial" w:cs="Arial"/>
          <w:sz w:val="22"/>
          <w:szCs w:val="22"/>
        </w:rPr>
      </w:pPr>
      <w:r w:rsidRPr="00CA526A">
        <w:rPr>
          <w:rFonts w:ascii="Arial" w:hAnsi="Arial" w:cs="Arial"/>
          <w:sz w:val="22"/>
          <w:szCs w:val="22"/>
        </w:rPr>
        <w:t xml:space="preserve">Eine seltene Nebenwirkung einer PD-1-Inhibition ist eine </w:t>
      </w:r>
      <w:proofErr w:type="spellStart"/>
      <w:r w:rsidRPr="00CA526A">
        <w:rPr>
          <w:rFonts w:ascii="Arial" w:hAnsi="Arial" w:cs="Arial"/>
          <w:sz w:val="22"/>
          <w:szCs w:val="22"/>
        </w:rPr>
        <w:t>Thyreoditis</w:t>
      </w:r>
      <w:proofErr w:type="spellEnd"/>
      <w:r w:rsidRPr="00CA526A">
        <w:rPr>
          <w:rFonts w:ascii="Arial" w:hAnsi="Arial" w:cs="Arial"/>
          <w:sz w:val="22"/>
          <w:szCs w:val="22"/>
        </w:rPr>
        <w:t>.</w:t>
      </w:r>
    </w:p>
    <w:p w14:paraId="26615C49" w14:textId="77777777" w:rsidR="00294A5D" w:rsidRDefault="00294A5D" w:rsidP="009B2623">
      <w:pPr>
        <w:rPr>
          <w:rFonts w:ascii="Arial" w:hAnsi="Arial" w:cs="Arial"/>
          <w:sz w:val="22"/>
          <w:szCs w:val="22"/>
        </w:rPr>
      </w:pPr>
    </w:p>
    <w:p w14:paraId="7D880CAA" w14:textId="176C0751" w:rsidR="009B2623" w:rsidRDefault="009B2623" w:rsidP="009B2623">
      <w:pPr>
        <w:rPr>
          <w:rFonts w:ascii="Arial" w:hAnsi="Arial" w:cs="Arial"/>
          <w:sz w:val="22"/>
          <w:szCs w:val="22"/>
        </w:rPr>
      </w:pPr>
      <w:r>
        <w:rPr>
          <w:rFonts w:ascii="Arial" w:hAnsi="Arial" w:cs="Arial"/>
          <w:sz w:val="22"/>
          <w:szCs w:val="22"/>
        </w:rPr>
        <w:t>--</w:t>
      </w:r>
    </w:p>
    <w:p w14:paraId="675AD090" w14:textId="4FBDBF5A" w:rsidR="009B2623" w:rsidRPr="00D20FA7" w:rsidRDefault="009B2623" w:rsidP="009B2623">
      <w:pPr>
        <w:pStyle w:val="KeinLeerraum"/>
        <w:rPr>
          <w:rFonts w:ascii="Arial" w:eastAsia="Times New Roman" w:hAnsi="Arial" w:cs="Arial"/>
        </w:rPr>
      </w:pPr>
      <w:r w:rsidRPr="00D20FA7">
        <w:rPr>
          <w:rFonts w:ascii="Arial" w:eastAsia="Times New Roman"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2200196D" w14:textId="77777777" w:rsidR="009B2623" w:rsidRDefault="009B2623" w:rsidP="00087076">
      <w:pPr>
        <w:pStyle w:val="KeinLeerraum"/>
        <w:rPr>
          <w:rFonts w:ascii="Arial" w:hAnsi="Arial" w:cs="Arial"/>
        </w:rPr>
      </w:pPr>
    </w:p>
    <w:p w14:paraId="78DC40C3" w14:textId="77777777" w:rsidR="00205519" w:rsidRDefault="00FA7B0C" w:rsidP="00087076">
      <w:pPr>
        <w:pStyle w:val="KeinLeerraum"/>
        <w:rPr>
          <w:rFonts w:ascii="Arial" w:hAnsi="Arial" w:cs="Arial"/>
          <w:b/>
        </w:rPr>
      </w:pPr>
      <w:r>
        <w:rPr>
          <w:rFonts w:ascii="Arial" w:hAnsi="Arial" w:cs="Arial"/>
          <w:b/>
        </w:rPr>
        <w:t>Fallbeispiel D</w:t>
      </w:r>
      <w:r w:rsidR="00205519">
        <w:rPr>
          <w:rFonts w:ascii="Arial" w:hAnsi="Arial" w:cs="Arial"/>
          <w:b/>
        </w:rPr>
        <w:t>:</w:t>
      </w:r>
    </w:p>
    <w:p w14:paraId="34AD74B3" w14:textId="1C06FD78" w:rsidR="00205519" w:rsidRDefault="00205519" w:rsidP="00087076">
      <w:pPr>
        <w:rPr>
          <w:rFonts w:ascii="Arial" w:hAnsi="Arial" w:cs="Arial"/>
          <w:sz w:val="22"/>
          <w:szCs w:val="22"/>
          <w:lang w:eastAsia="en-US"/>
        </w:rPr>
      </w:pPr>
      <w:r>
        <w:rPr>
          <w:rFonts w:ascii="Arial" w:hAnsi="Arial" w:cs="Arial"/>
          <w:b/>
          <w:bCs/>
          <w:sz w:val="22"/>
          <w:szCs w:val="22"/>
        </w:rPr>
        <w:t>Die kommenden drei Fragen gehören zu einem Fallbe</w:t>
      </w:r>
      <w:r w:rsidR="00383D91">
        <w:rPr>
          <w:rFonts w:ascii="Arial" w:hAnsi="Arial" w:cs="Arial"/>
          <w:b/>
          <w:bCs/>
          <w:sz w:val="22"/>
          <w:szCs w:val="22"/>
        </w:rPr>
        <w:t>i</w:t>
      </w:r>
      <w:r>
        <w:rPr>
          <w:rFonts w:ascii="Arial" w:hAnsi="Arial" w:cs="Arial"/>
          <w:b/>
          <w:bCs/>
          <w:sz w:val="22"/>
          <w:szCs w:val="22"/>
        </w:rPr>
        <w:t xml:space="preserve">spiel. Sie haben nach dem Eintragen </w:t>
      </w:r>
      <w:r>
        <w:rPr>
          <w:rFonts w:ascii="Arial" w:hAnsi="Arial" w:cs="Arial"/>
          <w:b/>
          <w:bCs/>
          <w:sz w:val="22"/>
          <w:szCs w:val="22"/>
          <w:u w:val="single"/>
        </w:rPr>
        <w:t>keine</w:t>
      </w:r>
      <w:r>
        <w:rPr>
          <w:rFonts w:ascii="Arial" w:hAnsi="Arial" w:cs="Arial"/>
          <w:b/>
          <w:bCs/>
          <w:sz w:val="22"/>
          <w:szCs w:val="22"/>
        </w:rPr>
        <w:t xml:space="preserve"> Möglichkeit der Korrektur. Lediglich die Beantwortung der dritten Frage dieses Falles kann nachträglich geändert werden.</w:t>
      </w:r>
    </w:p>
    <w:p w14:paraId="7D62B43E" w14:textId="77777777" w:rsidR="00205519" w:rsidRDefault="00205519" w:rsidP="00087076">
      <w:pPr>
        <w:rPr>
          <w:rFonts w:ascii="Arial" w:hAnsi="Arial" w:cs="Arial"/>
          <w:sz w:val="22"/>
          <w:szCs w:val="22"/>
          <w:lang w:eastAsia="en-US"/>
        </w:rPr>
      </w:pPr>
    </w:p>
    <w:p w14:paraId="4EA997B9" w14:textId="77777777" w:rsidR="004E46F2" w:rsidRPr="004E46F2" w:rsidRDefault="004E46F2" w:rsidP="004E46F2">
      <w:pPr>
        <w:rPr>
          <w:rFonts w:ascii="Arial" w:hAnsi="Arial" w:cs="Arial"/>
          <w:sz w:val="22"/>
          <w:szCs w:val="22"/>
        </w:rPr>
      </w:pPr>
      <w:r w:rsidRPr="004E46F2">
        <w:rPr>
          <w:rFonts w:ascii="Arial" w:hAnsi="Arial" w:cs="Arial"/>
          <w:sz w:val="22"/>
          <w:szCs w:val="22"/>
        </w:rPr>
        <w:t xml:space="preserve">Ein 20-jähriger Fußballer verspürt seit ca. 1 Jahr rezidivierende Schmerzen im Bereich des rechten Oberschenkels und hat seit ca. 4 Wochen auch eine Schwellung am Oberschenkel bemerkt. Ursächlich könnte damals ein Zusammenprall mit einem anderen Spieler gewesen sein. Der Sportmediziner hatte ihn mit Verdacht auf eine Prellung oder eine Zerrung wieder nach Hause geschickt und ihm ein </w:t>
      </w:r>
      <w:proofErr w:type="spellStart"/>
      <w:r w:rsidRPr="004E46F2">
        <w:rPr>
          <w:rFonts w:ascii="Arial" w:hAnsi="Arial" w:cs="Arial"/>
          <w:sz w:val="22"/>
          <w:szCs w:val="22"/>
        </w:rPr>
        <w:t>Diclofenac</w:t>
      </w:r>
      <w:proofErr w:type="spellEnd"/>
      <w:r w:rsidRPr="004E46F2">
        <w:rPr>
          <w:rFonts w:ascii="Arial" w:hAnsi="Arial" w:cs="Arial"/>
          <w:sz w:val="22"/>
          <w:szCs w:val="22"/>
        </w:rPr>
        <w:t>-Gel zum regelmäßigen Auftragen empfohlen.</w:t>
      </w:r>
    </w:p>
    <w:p w14:paraId="5B2E6EF2" w14:textId="77777777" w:rsidR="00205519" w:rsidRDefault="00205519" w:rsidP="00087076">
      <w:pPr>
        <w:pStyle w:val="KeinLeerraum"/>
        <w:rPr>
          <w:rFonts w:ascii="Arial" w:hAnsi="Arial" w:cs="Arial"/>
        </w:rPr>
      </w:pPr>
    </w:p>
    <w:p w14:paraId="1F63127B" w14:textId="77777777" w:rsidR="00205519" w:rsidRDefault="00FA7B0C" w:rsidP="00087076">
      <w:pPr>
        <w:pStyle w:val="KeinLeerraum"/>
        <w:rPr>
          <w:rFonts w:ascii="Arial" w:hAnsi="Arial" w:cs="Arial"/>
        </w:rPr>
      </w:pPr>
      <w:proofErr w:type="spellStart"/>
      <w:r>
        <w:rPr>
          <w:rFonts w:ascii="Arial" w:hAnsi="Arial" w:cs="Arial"/>
        </w:rPr>
        <w:t>Sequenz:D</w:t>
      </w:r>
      <w:proofErr w:type="spellEnd"/>
    </w:p>
    <w:p w14:paraId="36C8C6FC" w14:textId="77777777" w:rsidR="00205519" w:rsidRDefault="00205519" w:rsidP="00087076">
      <w:pPr>
        <w:pStyle w:val="KeinLeerraum"/>
        <w:rPr>
          <w:rFonts w:ascii="Arial" w:hAnsi="Arial" w:cs="Arial"/>
        </w:rPr>
      </w:pPr>
    </w:p>
    <w:p w14:paraId="4F868444" w14:textId="77777777" w:rsidR="00205519" w:rsidRDefault="00205519" w:rsidP="00087076">
      <w:pPr>
        <w:pStyle w:val="KeinLeerraum"/>
        <w:rPr>
          <w:rFonts w:ascii="Arial" w:hAnsi="Arial" w:cs="Arial"/>
        </w:rPr>
      </w:pPr>
      <w:r>
        <w:rPr>
          <w:rFonts w:ascii="Arial" w:hAnsi="Arial" w:cs="Arial"/>
        </w:rPr>
        <w:t>--</w:t>
      </w:r>
    </w:p>
    <w:p w14:paraId="768D12EB" w14:textId="40D54C80" w:rsidR="00205519" w:rsidRPr="00F55823" w:rsidRDefault="00F55823" w:rsidP="00087076">
      <w:pPr>
        <w:rPr>
          <w:rFonts w:ascii="Tahoma" w:eastAsia="Times New Roman" w:hAnsi="Tahoma" w:cs="Tahoma"/>
          <w:color w:val="212121"/>
          <w:sz w:val="22"/>
          <w:szCs w:val="22"/>
        </w:rPr>
      </w:pPr>
      <w:r>
        <w:rPr>
          <w:rFonts w:ascii="Arial" w:hAnsi="Arial" w:cs="Arial"/>
          <w:b/>
          <w:bCs/>
          <w:sz w:val="22"/>
          <w:szCs w:val="22"/>
        </w:rPr>
        <w:lastRenderedPageBreak/>
        <w:t>12</w:t>
      </w:r>
      <w:r w:rsidR="00205519">
        <w:rPr>
          <w:rFonts w:ascii="Arial" w:hAnsi="Arial" w:cs="Arial"/>
          <w:b/>
          <w:bCs/>
          <w:sz w:val="22"/>
          <w:szCs w:val="22"/>
        </w:rPr>
        <w:t xml:space="preserve">. Frage 1 von 3: </w:t>
      </w:r>
      <w:r w:rsidRPr="00F55823">
        <w:rPr>
          <w:rFonts w:ascii="Arial" w:hAnsi="Arial" w:cs="Arial"/>
          <w:sz w:val="22"/>
          <w:szCs w:val="22"/>
        </w:rPr>
        <w:t xml:space="preserve">Welche primäre bildgebende Diagnostik des Oberschenkels ist bei diesem Patienten nach </w:t>
      </w:r>
      <w:r w:rsidR="003872E0">
        <w:rPr>
          <w:rFonts w:ascii="Arial" w:hAnsi="Arial" w:cs="Arial"/>
          <w:sz w:val="22"/>
          <w:szCs w:val="22"/>
        </w:rPr>
        <w:t>Vervollständigung der Anamnese</w:t>
      </w:r>
      <w:r w:rsidR="00DA0F53">
        <w:rPr>
          <w:rFonts w:ascii="Arial" w:hAnsi="Arial" w:cs="Arial"/>
          <w:sz w:val="22"/>
          <w:szCs w:val="22"/>
        </w:rPr>
        <w:t xml:space="preserve">, </w:t>
      </w:r>
      <w:r w:rsidRPr="00F55823">
        <w:rPr>
          <w:rFonts w:ascii="Arial" w:hAnsi="Arial" w:cs="Arial"/>
          <w:sz w:val="22"/>
          <w:szCs w:val="22"/>
        </w:rPr>
        <w:t xml:space="preserve">der körperlichen Untersuchung </w:t>
      </w:r>
      <w:r w:rsidR="00DA0F53" w:rsidRPr="00DA0F53">
        <w:rPr>
          <w:rFonts w:ascii="Arial" w:hAnsi="Arial" w:cs="Arial"/>
          <w:sz w:val="22"/>
          <w:szCs w:val="22"/>
        </w:rPr>
        <w:t xml:space="preserve">und </w:t>
      </w:r>
      <w:r w:rsidR="0092211F">
        <w:rPr>
          <w:rFonts w:ascii="Arial" w:hAnsi="Arial" w:cs="Arial"/>
          <w:sz w:val="22"/>
          <w:szCs w:val="22"/>
        </w:rPr>
        <w:t xml:space="preserve">der Aufnahme </w:t>
      </w:r>
      <w:r w:rsidR="00DA0F53" w:rsidRPr="00DA0F53">
        <w:rPr>
          <w:rFonts w:ascii="Arial" w:hAnsi="Arial" w:cs="Arial"/>
          <w:sz w:val="22"/>
          <w:szCs w:val="22"/>
        </w:rPr>
        <w:t>eines konventionellen Röntgenbildes</w:t>
      </w:r>
      <w:r w:rsidR="00DA0F53" w:rsidRPr="005D0AF2">
        <w:rPr>
          <w:rFonts w:ascii="Arial" w:hAnsi="Arial" w:cs="Arial"/>
        </w:rPr>
        <w:t xml:space="preserve"> </w:t>
      </w:r>
      <w:r w:rsidRPr="00F55823">
        <w:rPr>
          <w:rFonts w:ascii="Arial" w:hAnsi="Arial" w:cs="Arial"/>
          <w:sz w:val="22"/>
          <w:szCs w:val="22"/>
        </w:rPr>
        <w:t>indiziert?</w:t>
      </w:r>
    </w:p>
    <w:p w14:paraId="1D1BC8FE" w14:textId="77777777" w:rsidR="00205519" w:rsidRDefault="00205519" w:rsidP="00087076">
      <w:pPr>
        <w:rPr>
          <w:rFonts w:ascii="Arial" w:hAnsi="Arial" w:cs="Arial"/>
          <w:sz w:val="22"/>
          <w:szCs w:val="22"/>
        </w:rPr>
      </w:pPr>
      <w:proofErr w:type="spellStart"/>
      <w:proofErr w:type="gramStart"/>
      <w:r>
        <w:rPr>
          <w:rFonts w:ascii="Arial" w:hAnsi="Arial" w:cs="Arial"/>
          <w:sz w:val="22"/>
          <w:szCs w:val="22"/>
        </w:rPr>
        <w:t>Typ:TypA</w:t>
      </w:r>
      <w:proofErr w:type="spellEnd"/>
      <w:proofErr w:type="gramEnd"/>
    </w:p>
    <w:p w14:paraId="4DFA896C" w14:textId="77777777" w:rsidR="00205519" w:rsidRDefault="00205519" w:rsidP="00087076">
      <w:pPr>
        <w:pStyle w:val="KeinLeerraum"/>
        <w:rPr>
          <w:rFonts w:ascii="Arial" w:hAnsi="Arial" w:cs="Arial"/>
        </w:rPr>
      </w:pPr>
    </w:p>
    <w:p w14:paraId="3869A06E" w14:textId="01A0ABCF" w:rsidR="00DA0F53" w:rsidRPr="00DA0F53" w:rsidRDefault="00DA0F53" w:rsidP="00DA0F53">
      <w:pPr>
        <w:pStyle w:val="Listenabsatz"/>
        <w:numPr>
          <w:ilvl w:val="0"/>
          <w:numId w:val="1"/>
        </w:numPr>
        <w:spacing w:line="240" w:lineRule="auto"/>
        <w:ind w:left="720"/>
        <w:rPr>
          <w:rFonts w:ascii="Arial" w:hAnsi="Arial" w:cs="Arial"/>
        </w:rPr>
      </w:pPr>
      <w:r w:rsidRPr="00DA0F53">
        <w:rPr>
          <w:rFonts w:ascii="Arial" w:hAnsi="Arial" w:cs="Arial"/>
        </w:rPr>
        <w:t xml:space="preserve">Es ist keine </w:t>
      </w:r>
      <w:r>
        <w:rPr>
          <w:rFonts w:ascii="Arial" w:hAnsi="Arial" w:cs="Arial"/>
        </w:rPr>
        <w:t xml:space="preserve">weitere </w:t>
      </w:r>
      <w:r w:rsidRPr="00DA0F53">
        <w:rPr>
          <w:rFonts w:ascii="Arial" w:hAnsi="Arial" w:cs="Arial"/>
        </w:rPr>
        <w:t xml:space="preserve">Bildgebung indiziert, da </w:t>
      </w:r>
      <w:r w:rsidRPr="00DA0F53">
        <w:rPr>
          <w:rFonts w:ascii="Arial" w:hAnsi="Arial" w:cs="Arial"/>
          <w:lang w:eastAsia="de-DE"/>
        </w:rPr>
        <w:t>ein konventionelle</w:t>
      </w:r>
      <w:r>
        <w:rPr>
          <w:rFonts w:ascii="Arial" w:hAnsi="Arial" w:cs="Arial"/>
          <w:lang w:eastAsia="de-DE"/>
        </w:rPr>
        <w:t>s</w:t>
      </w:r>
      <w:r w:rsidRPr="00DA0F53">
        <w:rPr>
          <w:rFonts w:ascii="Arial" w:hAnsi="Arial" w:cs="Arial"/>
          <w:lang w:eastAsia="de-DE"/>
        </w:rPr>
        <w:t xml:space="preserve"> Röntgenbild</w:t>
      </w:r>
      <w:r>
        <w:rPr>
          <w:rFonts w:ascii="Arial" w:hAnsi="Arial" w:cs="Arial"/>
          <w:lang w:eastAsia="de-DE"/>
        </w:rPr>
        <w:t xml:space="preserve"> hier </w:t>
      </w:r>
      <w:r w:rsidRPr="00DA0F53">
        <w:rPr>
          <w:rFonts w:ascii="Arial" w:hAnsi="Arial" w:cs="Arial"/>
        </w:rPr>
        <w:t>ausreichend ist.</w:t>
      </w:r>
    </w:p>
    <w:p w14:paraId="10CEF162" w14:textId="611FA31F" w:rsidR="007A679C" w:rsidRDefault="007A679C" w:rsidP="007A679C">
      <w:pPr>
        <w:pStyle w:val="Listenabsatz"/>
        <w:numPr>
          <w:ilvl w:val="0"/>
          <w:numId w:val="1"/>
        </w:numPr>
        <w:spacing w:line="240" w:lineRule="auto"/>
        <w:ind w:left="720"/>
        <w:rPr>
          <w:rFonts w:ascii="Arial" w:hAnsi="Arial" w:cs="Arial"/>
        </w:rPr>
      </w:pPr>
      <w:r>
        <w:rPr>
          <w:rFonts w:ascii="Arial" w:hAnsi="Arial" w:cs="Arial"/>
        </w:rPr>
        <w:t>FDG-PET-CT</w:t>
      </w:r>
    </w:p>
    <w:p w14:paraId="4712B7D8" w14:textId="77777777" w:rsidR="007A679C" w:rsidRDefault="007A679C" w:rsidP="007A679C">
      <w:pPr>
        <w:pStyle w:val="Listenabsatz"/>
        <w:numPr>
          <w:ilvl w:val="0"/>
          <w:numId w:val="1"/>
        </w:numPr>
        <w:spacing w:line="240" w:lineRule="auto"/>
        <w:ind w:left="720"/>
        <w:rPr>
          <w:rFonts w:ascii="Arial" w:hAnsi="Arial" w:cs="Arial"/>
        </w:rPr>
      </w:pPr>
      <w:r w:rsidRPr="007A679C">
        <w:rPr>
          <w:rFonts w:ascii="Arial" w:hAnsi="Arial" w:cs="Arial"/>
        </w:rPr>
        <w:t>Skelettszintigraphie</w:t>
      </w:r>
    </w:p>
    <w:p w14:paraId="748C0AF7" w14:textId="77777777" w:rsidR="007A679C" w:rsidRDefault="007A679C" w:rsidP="007A679C">
      <w:pPr>
        <w:pStyle w:val="Listenabsatz"/>
        <w:numPr>
          <w:ilvl w:val="0"/>
          <w:numId w:val="1"/>
        </w:numPr>
        <w:spacing w:line="240" w:lineRule="auto"/>
        <w:ind w:left="720"/>
        <w:rPr>
          <w:rFonts w:ascii="Arial" w:hAnsi="Arial" w:cs="Arial"/>
        </w:rPr>
      </w:pPr>
      <w:r w:rsidRPr="007A679C">
        <w:rPr>
          <w:rFonts w:ascii="Arial" w:hAnsi="Arial" w:cs="Arial"/>
        </w:rPr>
        <w:t>Computertomographie (CT)</w:t>
      </w:r>
    </w:p>
    <w:p w14:paraId="3B2A8CBB" w14:textId="03039523" w:rsidR="0032530A" w:rsidRPr="0032530A" w:rsidRDefault="00DA0F53" w:rsidP="0032530A">
      <w:pPr>
        <w:pStyle w:val="Listenabsatz"/>
        <w:numPr>
          <w:ilvl w:val="0"/>
          <w:numId w:val="1"/>
        </w:numPr>
        <w:spacing w:line="240" w:lineRule="auto"/>
        <w:ind w:left="720"/>
        <w:rPr>
          <w:rFonts w:ascii="Arial" w:hAnsi="Arial" w:cs="Arial"/>
          <w:b/>
          <w:bCs/>
        </w:rPr>
      </w:pPr>
      <w:r w:rsidRPr="00DA0F53">
        <w:rPr>
          <w:rFonts w:ascii="Arial" w:hAnsi="Arial" w:cs="Arial"/>
          <w:b/>
          <w:bCs/>
        </w:rPr>
        <w:t>Magnetresonanztomographie (MRT)</w:t>
      </w:r>
    </w:p>
    <w:p w14:paraId="1FACCB2A" w14:textId="77777777" w:rsidR="00205519" w:rsidRDefault="00205519" w:rsidP="00087076">
      <w:pPr>
        <w:pStyle w:val="KeinLeerraum"/>
        <w:rPr>
          <w:rFonts w:ascii="Arial" w:eastAsia="Times New Roman" w:hAnsi="Arial" w:cs="Arial"/>
        </w:rPr>
      </w:pPr>
      <w:r>
        <w:rPr>
          <w:rFonts w:ascii="Arial" w:eastAsia="Times New Roman" w:hAnsi="Arial" w:cs="Arial"/>
        </w:rPr>
        <w:t>--</w:t>
      </w:r>
    </w:p>
    <w:p w14:paraId="42FAC1C8" w14:textId="11D03349" w:rsidR="007B12BA" w:rsidRPr="00D20FA7" w:rsidRDefault="007B12BA" w:rsidP="00087076">
      <w:pPr>
        <w:pStyle w:val="KeinLeerraum"/>
        <w:rPr>
          <w:rFonts w:ascii="Arial" w:eastAsia="Times New Roman" w:hAnsi="Arial" w:cs="Arial"/>
        </w:rPr>
      </w:pPr>
      <w:r w:rsidRPr="00D20FA7">
        <w:rPr>
          <w:rFonts w:ascii="Arial" w:eastAsia="Times New Roman"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4CCD471C" w14:textId="68B89EA1" w:rsidR="00205519" w:rsidRPr="00FA7B0C" w:rsidRDefault="00205519" w:rsidP="00087076">
      <w:pPr>
        <w:pStyle w:val="KeinLeerraum"/>
        <w:rPr>
          <w:rFonts w:ascii="Arial" w:hAnsi="Arial" w:cs="Arial"/>
        </w:rPr>
      </w:pPr>
    </w:p>
    <w:p w14:paraId="7A2DC912" w14:textId="77777777" w:rsidR="00205519" w:rsidRDefault="00FA7B0C" w:rsidP="00087076">
      <w:pPr>
        <w:pStyle w:val="KeinLeerraum"/>
        <w:rPr>
          <w:rFonts w:ascii="Arial" w:hAnsi="Arial" w:cs="Arial"/>
          <w:b/>
        </w:rPr>
      </w:pPr>
      <w:r>
        <w:rPr>
          <w:rFonts w:ascii="Arial" w:hAnsi="Arial" w:cs="Arial"/>
          <w:b/>
        </w:rPr>
        <w:t>Fallbeispiel D</w:t>
      </w:r>
      <w:r w:rsidR="00205519">
        <w:rPr>
          <w:rFonts w:ascii="Arial" w:hAnsi="Arial" w:cs="Arial"/>
          <w:b/>
        </w:rPr>
        <w:t>:</w:t>
      </w:r>
    </w:p>
    <w:p w14:paraId="4987B7D1" w14:textId="005BE88F" w:rsidR="00B37709" w:rsidRPr="00FF19EA" w:rsidRDefault="00E14FAD" w:rsidP="00B37709">
      <w:pPr>
        <w:rPr>
          <w:rFonts w:ascii="Arial" w:hAnsi="Arial" w:cs="Arial"/>
          <w:sz w:val="22"/>
          <w:szCs w:val="22"/>
        </w:rPr>
      </w:pPr>
      <w:r>
        <w:rPr>
          <w:rFonts w:ascii="Arial" w:hAnsi="Arial" w:cs="Arial"/>
          <w:sz w:val="22"/>
          <w:szCs w:val="22"/>
        </w:rPr>
        <w:t>Die Bildgebung</w:t>
      </w:r>
      <w:r w:rsidR="00FF19EA" w:rsidRPr="00FF19EA">
        <w:rPr>
          <w:rFonts w:ascii="Arial" w:hAnsi="Arial" w:cs="Arial"/>
          <w:sz w:val="22"/>
          <w:szCs w:val="22"/>
        </w:rPr>
        <w:t xml:space="preserve"> </w:t>
      </w:r>
      <w:ins w:id="23" w:author="Entwistle, Andrew" w:date="2026-02-04T10:04:00Z">
        <w:r w:rsidR="00321AFD">
          <w:rPr>
            <w:rFonts w:ascii="Arial" w:hAnsi="Arial" w:cs="Arial"/>
            <w:sz w:val="22"/>
            <w:szCs w:val="22"/>
          </w:rPr>
          <w:t xml:space="preserve">inkl. MRT </w:t>
        </w:r>
      </w:ins>
      <w:r w:rsidR="00FF19EA" w:rsidRPr="00FF19EA">
        <w:rPr>
          <w:rFonts w:ascii="Arial" w:hAnsi="Arial" w:cs="Arial"/>
          <w:sz w:val="22"/>
          <w:szCs w:val="22"/>
        </w:rPr>
        <w:t>wird im interdisziplinären Tumorboard Sarkome vo</w:t>
      </w:r>
      <w:r w:rsidR="00FF19EA">
        <w:rPr>
          <w:rFonts w:ascii="Arial" w:hAnsi="Arial" w:cs="Arial"/>
          <w:sz w:val="22"/>
          <w:szCs w:val="22"/>
        </w:rPr>
        <w:t>rgestellt, und der Verdacht auf</w:t>
      </w:r>
      <w:r w:rsidR="00FF19EA" w:rsidRPr="00FF19EA">
        <w:rPr>
          <w:rFonts w:ascii="Arial" w:hAnsi="Arial" w:cs="Arial"/>
          <w:sz w:val="22"/>
          <w:szCs w:val="22"/>
        </w:rPr>
        <w:t xml:space="preserve"> einen malignen, vom Knochen ausgehenden Weichteilprozess geäußert</w:t>
      </w:r>
      <w:r w:rsidR="00FF19EA">
        <w:rPr>
          <w:rFonts w:ascii="Arial" w:hAnsi="Arial" w:cs="Arial"/>
          <w:sz w:val="22"/>
          <w:szCs w:val="22"/>
        </w:rPr>
        <w:t>.</w:t>
      </w:r>
    </w:p>
    <w:p w14:paraId="7F1380F1" w14:textId="6C235B44" w:rsidR="008B5E87" w:rsidRDefault="008B5E87" w:rsidP="00087076">
      <w:pPr>
        <w:pStyle w:val="KeinLeerraum"/>
        <w:rPr>
          <w:rFonts w:ascii="Arial" w:hAnsi="Arial" w:cs="Arial"/>
        </w:rPr>
      </w:pPr>
    </w:p>
    <w:p w14:paraId="2A4692AA" w14:textId="77777777" w:rsidR="008B5E87" w:rsidRDefault="00B92AC1" w:rsidP="008B5E87">
      <w:pPr>
        <w:pStyle w:val="KeinLeerraum"/>
        <w:rPr>
          <w:rFonts w:ascii="Arial" w:hAnsi="Arial" w:cs="Arial"/>
        </w:rPr>
      </w:pPr>
      <w:proofErr w:type="spellStart"/>
      <w:r>
        <w:rPr>
          <w:rFonts w:ascii="Arial" w:hAnsi="Arial" w:cs="Arial"/>
        </w:rPr>
        <w:t>Sequenz:D</w:t>
      </w:r>
      <w:proofErr w:type="spellEnd"/>
    </w:p>
    <w:p w14:paraId="707559FF" w14:textId="77777777" w:rsidR="008B5E87" w:rsidRDefault="008B5E87" w:rsidP="00087076">
      <w:pPr>
        <w:pStyle w:val="KeinLeerraum"/>
        <w:rPr>
          <w:rFonts w:ascii="Arial" w:hAnsi="Arial" w:cs="Arial"/>
        </w:rPr>
      </w:pPr>
    </w:p>
    <w:p w14:paraId="610A8E76" w14:textId="77777777" w:rsidR="00012C33" w:rsidRDefault="00012C33" w:rsidP="00087076">
      <w:pPr>
        <w:pStyle w:val="KeinLeerraum"/>
        <w:rPr>
          <w:rFonts w:ascii="Arial" w:hAnsi="Arial" w:cs="Arial"/>
        </w:rPr>
      </w:pPr>
      <w:r>
        <w:rPr>
          <w:rFonts w:ascii="Arial" w:hAnsi="Arial" w:cs="Arial"/>
        </w:rPr>
        <w:t>--</w:t>
      </w:r>
    </w:p>
    <w:p w14:paraId="681F8B63" w14:textId="3C628CC4" w:rsidR="008835FE" w:rsidRDefault="006C4980" w:rsidP="00D60A12">
      <w:pPr>
        <w:pStyle w:val="Default"/>
        <w:rPr>
          <w:rFonts w:ascii="Arial" w:hAnsi="Arial" w:cs="Arial"/>
          <w:sz w:val="22"/>
          <w:szCs w:val="22"/>
        </w:rPr>
      </w:pPr>
      <w:r>
        <w:rPr>
          <w:rFonts w:ascii="Arial" w:hAnsi="Arial" w:cs="Arial"/>
          <w:b/>
          <w:bCs/>
          <w:sz w:val="22"/>
          <w:szCs w:val="22"/>
        </w:rPr>
        <w:t>13</w:t>
      </w:r>
      <w:r w:rsidR="003E7694">
        <w:rPr>
          <w:rFonts w:ascii="Arial" w:hAnsi="Arial" w:cs="Arial"/>
          <w:b/>
          <w:bCs/>
          <w:sz w:val="22"/>
          <w:szCs w:val="22"/>
        </w:rPr>
        <w:t>. Frage 2 von 3</w:t>
      </w:r>
      <w:r w:rsidR="00D60A12" w:rsidRPr="00E14FAD">
        <w:rPr>
          <w:rFonts w:ascii="Arial" w:hAnsi="Arial" w:cs="Arial"/>
          <w:b/>
          <w:sz w:val="22"/>
          <w:szCs w:val="22"/>
        </w:rPr>
        <w:t>:</w:t>
      </w:r>
      <w:r w:rsidR="00D60A12" w:rsidRPr="00E14FAD">
        <w:rPr>
          <w:rFonts w:ascii="Arial" w:hAnsi="Arial" w:cs="Arial"/>
          <w:sz w:val="22"/>
          <w:szCs w:val="22"/>
        </w:rPr>
        <w:t xml:space="preserve"> </w:t>
      </w:r>
      <w:r w:rsidR="008835FE" w:rsidRPr="008835FE">
        <w:rPr>
          <w:rFonts w:ascii="Arial" w:hAnsi="Arial" w:cs="Arial"/>
          <w:sz w:val="22"/>
          <w:szCs w:val="22"/>
        </w:rPr>
        <w:t xml:space="preserve">Welche </w:t>
      </w:r>
      <w:ins w:id="24" w:author="Entwistle, Andrew" w:date="2026-02-04T10:25:00Z">
        <w:r w:rsidR="005839BA">
          <w:rPr>
            <w:rFonts w:ascii="Arial" w:hAnsi="Arial" w:cs="Arial"/>
            <w:sz w:val="22"/>
            <w:szCs w:val="22"/>
          </w:rPr>
          <w:t xml:space="preserve">der </w:t>
        </w:r>
      </w:ins>
      <w:r w:rsidR="008835FE" w:rsidRPr="008835FE">
        <w:rPr>
          <w:rFonts w:ascii="Arial" w:hAnsi="Arial" w:cs="Arial"/>
          <w:sz w:val="22"/>
          <w:szCs w:val="22"/>
        </w:rPr>
        <w:t>Aussage</w:t>
      </w:r>
      <w:ins w:id="25" w:author="Entwistle, Andrew" w:date="2026-02-04T10:25:00Z">
        <w:r w:rsidR="005839BA">
          <w:rPr>
            <w:rFonts w:ascii="Arial" w:hAnsi="Arial" w:cs="Arial"/>
            <w:sz w:val="22"/>
            <w:szCs w:val="22"/>
          </w:rPr>
          <w:t>n</w:t>
        </w:r>
      </w:ins>
      <w:r w:rsidR="008835FE" w:rsidRPr="008835FE">
        <w:rPr>
          <w:rFonts w:ascii="Arial" w:hAnsi="Arial" w:cs="Arial"/>
          <w:sz w:val="22"/>
          <w:szCs w:val="22"/>
        </w:rPr>
        <w:t xml:space="preserve"> zur Diagnose und Differenzialdiagnose maligner Knochentumoren (z.B. Osteosarkom, </w:t>
      </w:r>
      <w:proofErr w:type="spellStart"/>
      <w:r w:rsidR="008835FE" w:rsidRPr="008835FE">
        <w:rPr>
          <w:rFonts w:ascii="Arial" w:hAnsi="Arial" w:cs="Arial"/>
          <w:sz w:val="22"/>
          <w:szCs w:val="22"/>
        </w:rPr>
        <w:t>Chondrosarkom</w:t>
      </w:r>
      <w:proofErr w:type="spellEnd"/>
      <w:r w:rsidR="008835FE" w:rsidRPr="008835FE">
        <w:rPr>
          <w:rFonts w:ascii="Arial" w:hAnsi="Arial" w:cs="Arial"/>
          <w:sz w:val="22"/>
          <w:szCs w:val="22"/>
        </w:rPr>
        <w:t xml:space="preserve">, Ewing-Sarkom) trifft </w:t>
      </w:r>
      <w:ins w:id="26" w:author="Entwistle, Andrew" w:date="2026-02-04T10:25:00Z">
        <w:r w:rsidR="005839BA">
          <w:rPr>
            <w:rFonts w:ascii="Arial" w:hAnsi="Arial" w:cs="Arial"/>
            <w:sz w:val="22"/>
            <w:szCs w:val="22"/>
          </w:rPr>
          <w:t xml:space="preserve">bzw. treffen </w:t>
        </w:r>
      </w:ins>
      <w:r w:rsidR="008835FE" w:rsidRPr="008835FE">
        <w:rPr>
          <w:rFonts w:ascii="Arial" w:hAnsi="Arial" w:cs="Arial"/>
          <w:sz w:val="22"/>
          <w:szCs w:val="22"/>
        </w:rPr>
        <w:t>am ehesten</w:t>
      </w:r>
      <w:r w:rsidR="008835FE">
        <w:rPr>
          <w:rFonts w:ascii="Arial" w:hAnsi="Arial" w:cs="Arial"/>
          <w:sz w:val="22"/>
          <w:szCs w:val="22"/>
        </w:rPr>
        <w:t xml:space="preserve"> </w:t>
      </w:r>
      <w:r w:rsidR="008835FE" w:rsidRPr="008835FE">
        <w:rPr>
          <w:rFonts w:ascii="Arial" w:hAnsi="Arial" w:cs="Arial"/>
          <w:sz w:val="22"/>
          <w:szCs w:val="22"/>
        </w:rPr>
        <w:t>zu?</w:t>
      </w:r>
    </w:p>
    <w:p w14:paraId="6D082466" w14:textId="7024D4B6" w:rsidR="003E7694" w:rsidRPr="008835FE" w:rsidRDefault="00E14FAD" w:rsidP="00D60A12">
      <w:pPr>
        <w:pStyle w:val="Default"/>
        <w:rPr>
          <w:rFonts w:ascii="Arial" w:hAnsi="Arial" w:cs="Arial"/>
          <w:sz w:val="22"/>
          <w:szCs w:val="22"/>
        </w:rPr>
      </w:pPr>
      <w:proofErr w:type="spellStart"/>
      <w:proofErr w:type="gramStart"/>
      <w:r w:rsidRPr="008835FE">
        <w:rPr>
          <w:rFonts w:ascii="Arial" w:hAnsi="Arial" w:cs="Arial"/>
          <w:sz w:val="22"/>
          <w:szCs w:val="22"/>
        </w:rPr>
        <w:t>Typ:</w:t>
      </w:r>
      <w:r w:rsidR="00354BDF">
        <w:rPr>
          <w:rFonts w:ascii="Arial" w:hAnsi="Arial" w:cs="Arial"/>
          <w:sz w:val="22"/>
          <w:szCs w:val="22"/>
        </w:rPr>
        <w:t>Kprim</w:t>
      </w:r>
      <w:proofErr w:type="spellEnd"/>
      <w:proofErr w:type="gramEnd"/>
    </w:p>
    <w:p w14:paraId="6C694D98" w14:textId="77777777" w:rsidR="003E7694" w:rsidRDefault="003E7694" w:rsidP="00087076">
      <w:pPr>
        <w:pStyle w:val="KeinLeerraum"/>
        <w:rPr>
          <w:rFonts w:ascii="Arial" w:hAnsi="Arial" w:cs="Arial"/>
        </w:rPr>
      </w:pPr>
    </w:p>
    <w:p w14:paraId="2D7009F0" w14:textId="77777777" w:rsidR="008835FE" w:rsidRPr="008835FE" w:rsidRDefault="008835FE" w:rsidP="000D00C9">
      <w:pPr>
        <w:numPr>
          <w:ilvl w:val="0"/>
          <w:numId w:val="14"/>
        </w:numPr>
        <w:spacing w:after="160" w:line="259" w:lineRule="auto"/>
        <w:contextualSpacing/>
        <w:rPr>
          <w:rFonts w:ascii="Arial" w:hAnsi="Arial" w:cs="Arial"/>
          <w:bCs/>
          <w:sz w:val="22"/>
          <w:szCs w:val="22"/>
        </w:rPr>
      </w:pPr>
      <w:r w:rsidRPr="008835FE">
        <w:rPr>
          <w:rFonts w:ascii="Arial" w:hAnsi="Arial" w:cs="Arial"/>
          <w:bCs/>
          <w:sz w:val="22"/>
          <w:szCs w:val="22"/>
        </w:rPr>
        <w:t xml:space="preserve">Die Indikation zur gezielten Tumorabklärung bestand bei diesem Patienten bereits unmittelbar (innerhalb der ersten Tage) nach dem primären Zusammenstoß. </w:t>
      </w:r>
    </w:p>
    <w:p w14:paraId="3E3A0026" w14:textId="77777777" w:rsidR="008835FE" w:rsidRPr="008835FE" w:rsidRDefault="008835FE" w:rsidP="000D00C9">
      <w:pPr>
        <w:numPr>
          <w:ilvl w:val="0"/>
          <w:numId w:val="14"/>
        </w:numPr>
        <w:spacing w:after="160" w:line="259" w:lineRule="auto"/>
        <w:contextualSpacing/>
        <w:rPr>
          <w:rFonts w:ascii="Arial" w:hAnsi="Arial" w:cs="Arial"/>
          <w:b/>
          <w:bCs/>
          <w:sz w:val="22"/>
          <w:szCs w:val="22"/>
        </w:rPr>
      </w:pPr>
      <w:r w:rsidRPr="008835FE">
        <w:rPr>
          <w:rFonts w:ascii="Arial" w:hAnsi="Arial" w:cs="Arial"/>
          <w:b/>
          <w:bCs/>
          <w:sz w:val="22"/>
          <w:szCs w:val="22"/>
        </w:rPr>
        <w:t>Die Indikation zur gezielten Tumorabklärung bestand bei diesem Patienten spätestens nach einem Zeitverlauf von wenigen Wochen, wenn Schwellung und Schmerz nach Ruhigstellung nicht zurückgehen bzw. sogar, wie in diesem Fall, zugenommen haben.</w:t>
      </w:r>
    </w:p>
    <w:p w14:paraId="522481FA" w14:textId="23BBA91C" w:rsidR="008835FE" w:rsidRPr="008835FE" w:rsidRDefault="008835FE" w:rsidP="000D00C9">
      <w:pPr>
        <w:numPr>
          <w:ilvl w:val="0"/>
          <w:numId w:val="14"/>
        </w:numPr>
        <w:spacing w:after="160" w:line="259" w:lineRule="auto"/>
        <w:contextualSpacing/>
        <w:rPr>
          <w:rFonts w:ascii="Arial" w:hAnsi="Arial" w:cs="Arial"/>
          <w:sz w:val="22"/>
          <w:szCs w:val="22"/>
        </w:rPr>
      </w:pPr>
      <w:r w:rsidRPr="008835FE">
        <w:rPr>
          <w:rFonts w:ascii="Arial" w:hAnsi="Arial" w:cs="Arial"/>
          <w:sz w:val="22"/>
          <w:szCs w:val="22"/>
        </w:rPr>
        <w:t xml:space="preserve">Bei einer Osteomyelitis </w:t>
      </w:r>
      <w:r>
        <w:rPr>
          <w:rFonts w:ascii="Arial" w:hAnsi="Arial" w:cs="Arial"/>
          <w:sz w:val="22"/>
          <w:szCs w:val="22"/>
        </w:rPr>
        <w:t xml:space="preserve">kommt </w:t>
      </w:r>
      <w:r w:rsidRPr="008835FE">
        <w:rPr>
          <w:rFonts w:ascii="Arial" w:hAnsi="Arial" w:cs="Arial"/>
          <w:sz w:val="22"/>
          <w:szCs w:val="22"/>
        </w:rPr>
        <w:t xml:space="preserve">es </w:t>
      </w:r>
      <w:r>
        <w:rPr>
          <w:rFonts w:ascii="Arial" w:hAnsi="Arial" w:cs="Arial"/>
          <w:sz w:val="22"/>
          <w:szCs w:val="22"/>
        </w:rPr>
        <w:t xml:space="preserve">nicht </w:t>
      </w:r>
      <w:r w:rsidRPr="008835FE">
        <w:rPr>
          <w:rFonts w:ascii="Arial" w:hAnsi="Arial" w:cs="Arial"/>
          <w:sz w:val="22"/>
          <w:szCs w:val="22"/>
        </w:rPr>
        <w:t xml:space="preserve">zu ausgedehnten Knochendestruktionen und Knochenneubildungen mit einem gemischt </w:t>
      </w:r>
      <w:proofErr w:type="spellStart"/>
      <w:r w:rsidRPr="008835FE">
        <w:rPr>
          <w:rFonts w:ascii="Arial" w:hAnsi="Arial" w:cs="Arial"/>
          <w:sz w:val="22"/>
          <w:szCs w:val="22"/>
        </w:rPr>
        <w:t>osteolytisch</w:t>
      </w:r>
      <w:proofErr w:type="spellEnd"/>
      <w:r w:rsidRPr="008835FE">
        <w:rPr>
          <w:rFonts w:ascii="Arial" w:hAnsi="Arial" w:cs="Arial"/>
          <w:sz w:val="22"/>
          <w:szCs w:val="22"/>
        </w:rPr>
        <w:t>/osteosklerotischen Bild in der Röntgenuntersuchung.</w:t>
      </w:r>
    </w:p>
    <w:p w14:paraId="273EA688" w14:textId="77777777" w:rsidR="008835FE" w:rsidRPr="00354BDF" w:rsidRDefault="008835FE" w:rsidP="000D00C9">
      <w:pPr>
        <w:numPr>
          <w:ilvl w:val="0"/>
          <w:numId w:val="14"/>
        </w:numPr>
        <w:spacing w:after="160" w:line="259" w:lineRule="auto"/>
        <w:contextualSpacing/>
        <w:rPr>
          <w:rFonts w:ascii="Arial" w:hAnsi="Arial" w:cs="Arial"/>
          <w:b/>
          <w:bCs/>
          <w:sz w:val="22"/>
          <w:szCs w:val="22"/>
        </w:rPr>
      </w:pPr>
      <w:r w:rsidRPr="00354BDF">
        <w:rPr>
          <w:rFonts w:ascii="Arial" w:hAnsi="Arial" w:cs="Arial"/>
          <w:b/>
          <w:bCs/>
          <w:sz w:val="22"/>
          <w:szCs w:val="22"/>
        </w:rPr>
        <w:t xml:space="preserve">Bei Verdacht auf einen malignen Knochentumor empfiehlt sich zur Planung der Tumorbiopsie unbedingt eine Vorstellung im Tumorboard Sarkome und die Planung der Biopsie durch den endgültigen Tumor-Operateur, da der </w:t>
      </w:r>
      <w:proofErr w:type="spellStart"/>
      <w:r w:rsidRPr="00354BDF">
        <w:rPr>
          <w:rFonts w:ascii="Arial" w:hAnsi="Arial" w:cs="Arial"/>
          <w:b/>
          <w:bCs/>
          <w:sz w:val="22"/>
          <w:szCs w:val="22"/>
        </w:rPr>
        <w:t>Biopsiebereich</w:t>
      </w:r>
      <w:proofErr w:type="spellEnd"/>
      <w:r w:rsidRPr="00354BDF">
        <w:rPr>
          <w:rFonts w:ascii="Arial" w:hAnsi="Arial" w:cs="Arial"/>
          <w:b/>
          <w:bCs/>
          <w:sz w:val="22"/>
          <w:szCs w:val="22"/>
        </w:rPr>
        <w:t xml:space="preserve"> wegen der Gefahr der Tumorbesiedelung des </w:t>
      </w:r>
      <w:proofErr w:type="spellStart"/>
      <w:r w:rsidRPr="00354BDF">
        <w:rPr>
          <w:rFonts w:ascii="Arial" w:hAnsi="Arial" w:cs="Arial"/>
          <w:b/>
          <w:bCs/>
          <w:sz w:val="22"/>
          <w:szCs w:val="22"/>
        </w:rPr>
        <w:t>Biopsiekanals</w:t>
      </w:r>
      <w:proofErr w:type="spellEnd"/>
      <w:r w:rsidRPr="00354BDF">
        <w:rPr>
          <w:rFonts w:ascii="Arial" w:hAnsi="Arial" w:cs="Arial"/>
          <w:b/>
          <w:bCs/>
          <w:sz w:val="22"/>
          <w:szCs w:val="22"/>
        </w:rPr>
        <w:t xml:space="preserve"> letztlich radikal operativ entfernt werden muss.</w:t>
      </w:r>
    </w:p>
    <w:p w14:paraId="77706217" w14:textId="77777777" w:rsidR="008835FE" w:rsidRPr="008835FE" w:rsidRDefault="008835FE" w:rsidP="008835FE">
      <w:pPr>
        <w:autoSpaceDE w:val="0"/>
        <w:autoSpaceDN w:val="0"/>
        <w:spacing w:after="160" w:line="252" w:lineRule="auto"/>
        <w:ind w:left="360"/>
        <w:rPr>
          <w:rFonts w:ascii="Arial" w:hAnsi="Arial" w:cs="Arial"/>
          <w:b/>
          <w:bCs/>
          <w:color w:val="000000"/>
        </w:rPr>
      </w:pPr>
    </w:p>
    <w:p w14:paraId="04A94098" w14:textId="77777777" w:rsidR="00B92AC1" w:rsidRDefault="004A2C18" w:rsidP="00B92AC1">
      <w:pPr>
        <w:pStyle w:val="KeinLeerraum"/>
        <w:rPr>
          <w:rFonts w:ascii="Arial" w:hAnsi="Arial" w:cs="Arial"/>
        </w:rPr>
      </w:pPr>
      <w:r>
        <w:rPr>
          <w:rFonts w:ascii="Arial" w:hAnsi="Arial" w:cs="Arial"/>
        </w:rPr>
        <w:t>--</w:t>
      </w:r>
    </w:p>
    <w:p w14:paraId="6C1FC81B" w14:textId="3692ADDC" w:rsidR="00B92AC1" w:rsidRPr="00D20FA7" w:rsidRDefault="00B92AC1" w:rsidP="00B92AC1">
      <w:pPr>
        <w:pStyle w:val="KeinLeerraum"/>
        <w:rPr>
          <w:rFonts w:ascii="Arial" w:eastAsia="Times New Roman" w:hAnsi="Arial" w:cs="Arial"/>
        </w:rPr>
      </w:pPr>
      <w:r w:rsidRPr="00D20FA7">
        <w:rPr>
          <w:rFonts w:ascii="Arial" w:eastAsia="Times New Roman"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1A5658F6" w14:textId="089AAC0B" w:rsidR="004A2C18" w:rsidRDefault="004A2C18" w:rsidP="00087076">
      <w:pPr>
        <w:pStyle w:val="KeinLeerraum"/>
        <w:rPr>
          <w:rFonts w:ascii="Arial" w:hAnsi="Arial" w:cs="Arial"/>
        </w:rPr>
      </w:pPr>
    </w:p>
    <w:p w14:paraId="7D9F9C3F" w14:textId="77777777" w:rsidR="009468CE" w:rsidRDefault="00B92AC1" w:rsidP="009468CE">
      <w:pPr>
        <w:pStyle w:val="KeinLeerraum"/>
        <w:rPr>
          <w:rFonts w:ascii="Arial" w:hAnsi="Arial" w:cs="Arial"/>
          <w:b/>
        </w:rPr>
      </w:pPr>
      <w:r>
        <w:rPr>
          <w:rFonts w:ascii="Arial" w:hAnsi="Arial" w:cs="Arial"/>
          <w:b/>
        </w:rPr>
        <w:t>Fallbeispiel D</w:t>
      </w:r>
      <w:r w:rsidR="009468CE">
        <w:rPr>
          <w:rFonts w:ascii="Arial" w:hAnsi="Arial" w:cs="Arial"/>
          <w:b/>
        </w:rPr>
        <w:t>:</w:t>
      </w:r>
    </w:p>
    <w:p w14:paraId="5FC53FD6" w14:textId="77777777" w:rsidR="00614F9D" w:rsidRPr="00614F9D" w:rsidRDefault="00614F9D" w:rsidP="00614F9D">
      <w:pPr>
        <w:rPr>
          <w:rFonts w:ascii="Arial" w:hAnsi="Arial" w:cs="Arial"/>
          <w:sz w:val="22"/>
          <w:szCs w:val="22"/>
        </w:rPr>
      </w:pPr>
      <w:r w:rsidRPr="00614F9D">
        <w:rPr>
          <w:rFonts w:ascii="Arial" w:hAnsi="Arial" w:cs="Arial"/>
          <w:sz w:val="22"/>
          <w:szCs w:val="22"/>
        </w:rPr>
        <w:t xml:space="preserve">In der Inzisionsbiopsie der Oberschenkelschwellung konnte ein Weichteilsarkom diagnostiziert werden. Zur Komplettierung des </w:t>
      </w:r>
      <w:proofErr w:type="spellStart"/>
      <w:r w:rsidRPr="00614F9D">
        <w:rPr>
          <w:rFonts w:ascii="Arial" w:hAnsi="Arial" w:cs="Arial"/>
          <w:sz w:val="22"/>
          <w:szCs w:val="22"/>
        </w:rPr>
        <w:t>Stagings</w:t>
      </w:r>
      <w:proofErr w:type="spellEnd"/>
      <w:r w:rsidRPr="00614F9D">
        <w:rPr>
          <w:rFonts w:ascii="Arial" w:hAnsi="Arial" w:cs="Arial"/>
          <w:sz w:val="22"/>
          <w:szCs w:val="22"/>
        </w:rPr>
        <w:t xml:space="preserve"> erfolgt eine CT des Thorax und des Abdomens, in der sich multiple Lungenmetastasen zeigen.</w:t>
      </w:r>
    </w:p>
    <w:p w14:paraId="2283983A" w14:textId="77777777" w:rsidR="009468CE" w:rsidRDefault="009468CE" w:rsidP="00087076">
      <w:pPr>
        <w:pStyle w:val="KeinLeerraum"/>
        <w:rPr>
          <w:rFonts w:ascii="Arial" w:hAnsi="Arial" w:cs="Arial"/>
        </w:rPr>
      </w:pPr>
    </w:p>
    <w:p w14:paraId="2D73AC48" w14:textId="77777777" w:rsidR="00205519" w:rsidRDefault="00B92AC1" w:rsidP="00087076">
      <w:pPr>
        <w:pStyle w:val="KeinLeerraum"/>
        <w:rPr>
          <w:rFonts w:ascii="Arial" w:hAnsi="Arial" w:cs="Arial"/>
        </w:rPr>
      </w:pPr>
      <w:proofErr w:type="spellStart"/>
      <w:r>
        <w:rPr>
          <w:rFonts w:ascii="Arial" w:hAnsi="Arial" w:cs="Arial"/>
        </w:rPr>
        <w:t>Sequenz:D</w:t>
      </w:r>
      <w:proofErr w:type="spellEnd"/>
    </w:p>
    <w:p w14:paraId="49A51D5F" w14:textId="77777777" w:rsidR="00205519" w:rsidRDefault="00205519" w:rsidP="00087076">
      <w:pPr>
        <w:pStyle w:val="KeinLeerraum"/>
        <w:rPr>
          <w:rFonts w:ascii="Arial" w:hAnsi="Arial" w:cs="Arial"/>
        </w:rPr>
      </w:pPr>
    </w:p>
    <w:p w14:paraId="5E64AFD5" w14:textId="77777777" w:rsidR="00205519" w:rsidRDefault="00205519" w:rsidP="00087076">
      <w:pPr>
        <w:pStyle w:val="KeinLeerraum"/>
        <w:rPr>
          <w:rFonts w:ascii="Arial" w:hAnsi="Arial" w:cs="Arial"/>
        </w:rPr>
      </w:pPr>
      <w:r>
        <w:rPr>
          <w:rFonts w:ascii="Arial" w:hAnsi="Arial" w:cs="Arial"/>
        </w:rPr>
        <w:t>--</w:t>
      </w:r>
    </w:p>
    <w:p w14:paraId="317A3970" w14:textId="290B85C2" w:rsidR="00E63E89" w:rsidRPr="007055DF" w:rsidRDefault="00366630" w:rsidP="00E63E89">
      <w:pPr>
        <w:rPr>
          <w:rFonts w:ascii="Arial" w:hAnsi="Arial" w:cs="Arial"/>
        </w:rPr>
      </w:pPr>
      <w:r>
        <w:rPr>
          <w:rFonts w:ascii="Arial" w:hAnsi="Arial" w:cs="Arial"/>
          <w:b/>
          <w:bCs/>
          <w:sz w:val="22"/>
          <w:szCs w:val="22"/>
        </w:rPr>
        <w:lastRenderedPageBreak/>
        <w:t>14</w:t>
      </w:r>
      <w:r w:rsidR="00205519">
        <w:rPr>
          <w:rFonts w:ascii="Arial" w:hAnsi="Arial" w:cs="Arial"/>
          <w:b/>
          <w:bCs/>
          <w:sz w:val="22"/>
          <w:szCs w:val="22"/>
        </w:rPr>
        <w:t xml:space="preserve">. </w:t>
      </w:r>
      <w:r w:rsidR="008A6048">
        <w:rPr>
          <w:rFonts w:ascii="Arial" w:hAnsi="Arial" w:cs="Arial"/>
          <w:b/>
          <w:bCs/>
          <w:sz w:val="22"/>
          <w:szCs w:val="22"/>
        </w:rPr>
        <w:t>Frage 3</w:t>
      </w:r>
      <w:r>
        <w:rPr>
          <w:rFonts w:ascii="Arial" w:hAnsi="Arial" w:cs="Arial"/>
          <w:b/>
          <w:bCs/>
          <w:sz w:val="22"/>
          <w:szCs w:val="22"/>
        </w:rPr>
        <w:t xml:space="preserve"> von 3: </w:t>
      </w:r>
      <w:r w:rsidR="00E63E89" w:rsidRPr="00E63E89">
        <w:rPr>
          <w:rFonts w:ascii="Arial" w:hAnsi="Arial" w:cs="Arial"/>
          <w:sz w:val="22"/>
          <w:szCs w:val="22"/>
        </w:rPr>
        <w:t xml:space="preserve">Welche </w:t>
      </w:r>
      <w:ins w:id="27" w:author="Entwistle, Andrew" w:date="2026-02-04T10:26:00Z">
        <w:r w:rsidR="005839BA">
          <w:rPr>
            <w:rFonts w:ascii="Arial" w:hAnsi="Arial" w:cs="Arial"/>
            <w:sz w:val="22"/>
            <w:szCs w:val="22"/>
          </w:rPr>
          <w:t xml:space="preserve">der </w:t>
        </w:r>
      </w:ins>
      <w:r w:rsidR="00E63E89" w:rsidRPr="00E63E89">
        <w:rPr>
          <w:rFonts w:ascii="Arial" w:hAnsi="Arial" w:cs="Arial"/>
          <w:sz w:val="22"/>
          <w:szCs w:val="22"/>
        </w:rPr>
        <w:t xml:space="preserve">Aussagen zur Behandlung von Sarkomen </w:t>
      </w:r>
      <w:ins w:id="28" w:author="Entwistle, Andrew" w:date="2026-02-04T10:26:00Z">
        <w:r w:rsidR="005839BA">
          <w:rPr>
            <w:rFonts w:ascii="Arial" w:hAnsi="Arial" w:cs="Arial"/>
            <w:sz w:val="22"/>
            <w:szCs w:val="22"/>
          </w:rPr>
          <w:t>trifft</w:t>
        </w:r>
      </w:ins>
      <w:ins w:id="29" w:author="Entwistle, Andrew" w:date="2026-02-04T10:27:00Z">
        <w:r w:rsidR="005839BA">
          <w:rPr>
            <w:rFonts w:ascii="Arial" w:hAnsi="Arial" w:cs="Arial"/>
            <w:sz w:val="22"/>
            <w:szCs w:val="22"/>
          </w:rPr>
          <w:t xml:space="preserve"> bzw. </w:t>
        </w:r>
      </w:ins>
      <w:r w:rsidR="00E63E89" w:rsidRPr="00E63E89">
        <w:rPr>
          <w:rFonts w:ascii="Arial" w:hAnsi="Arial" w:cs="Arial"/>
          <w:sz w:val="22"/>
          <w:szCs w:val="22"/>
        </w:rPr>
        <w:t>treffen zu?</w:t>
      </w:r>
    </w:p>
    <w:p w14:paraId="774B63BD" w14:textId="25B87838" w:rsidR="00767330" w:rsidRPr="000C782D" w:rsidRDefault="00614F9D" w:rsidP="00767330">
      <w:pPr>
        <w:rPr>
          <w:rFonts w:ascii="Arial" w:hAnsi="Arial" w:cs="Arial"/>
          <w:sz w:val="22"/>
          <w:szCs w:val="22"/>
        </w:rPr>
      </w:pPr>
      <w:proofErr w:type="spellStart"/>
      <w:proofErr w:type="gramStart"/>
      <w:r>
        <w:rPr>
          <w:rFonts w:ascii="Arial" w:eastAsia="Calibri" w:hAnsi="Arial" w:cs="Arial"/>
          <w:sz w:val="22"/>
          <w:szCs w:val="22"/>
        </w:rPr>
        <w:t>Typ:</w:t>
      </w:r>
      <w:r w:rsidR="00422E77">
        <w:rPr>
          <w:rFonts w:ascii="Arial" w:eastAsia="Calibri" w:hAnsi="Arial" w:cs="Arial"/>
          <w:sz w:val="22"/>
          <w:szCs w:val="22"/>
        </w:rPr>
        <w:t>Kprim</w:t>
      </w:r>
      <w:proofErr w:type="spellEnd"/>
      <w:proofErr w:type="gramEnd"/>
    </w:p>
    <w:p w14:paraId="223E3B1B" w14:textId="77777777" w:rsidR="00767330" w:rsidRPr="000C782D" w:rsidRDefault="00767330" w:rsidP="00767330">
      <w:pPr>
        <w:rPr>
          <w:rFonts w:ascii="Arial" w:hAnsi="Arial" w:cs="Arial"/>
          <w:color w:val="000000"/>
          <w:sz w:val="22"/>
          <w:szCs w:val="22"/>
          <w:lang w:val="en-US"/>
        </w:rPr>
      </w:pPr>
    </w:p>
    <w:p w14:paraId="1EF1B2F6" w14:textId="6729299E" w:rsidR="00E63E89" w:rsidRPr="00E63E89" w:rsidRDefault="00E63E89" w:rsidP="000D00C9">
      <w:pPr>
        <w:numPr>
          <w:ilvl w:val="0"/>
          <w:numId w:val="28"/>
        </w:numPr>
        <w:spacing w:after="200"/>
        <w:contextualSpacing/>
        <w:rPr>
          <w:rFonts w:ascii="Arial" w:hAnsi="Arial" w:cs="Arial"/>
          <w:b/>
          <w:bCs/>
        </w:rPr>
      </w:pPr>
      <w:r w:rsidRPr="00E63E89">
        <w:rPr>
          <w:rFonts w:ascii="Arial" w:hAnsi="Arial" w:cs="Arial"/>
          <w:b/>
          <w:bCs/>
          <w:sz w:val="22"/>
          <w:szCs w:val="22"/>
        </w:rPr>
        <w:t xml:space="preserve">Bei metastasierten Weichteilsarkomen wird in der Erstlinientherapie eine Chemotherapie-Kombination mit </w:t>
      </w:r>
      <w:proofErr w:type="spellStart"/>
      <w:r w:rsidRPr="00E63E89">
        <w:rPr>
          <w:rFonts w:ascii="Arial" w:hAnsi="Arial" w:cs="Arial"/>
          <w:b/>
          <w:bCs/>
          <w:sz w:val="22"/>
          <w:szCs w:val="22"/>
        </w:rPr>
        <w:t>Doxorubicin</w:t>
      </w:r>
      <w:proofErr w:type="spellEnd"/>
      <w:r w:rsidRPr="00E63E89">
        <w:rPr>
          <w:rFonts w:ascii="Arial" w:hAnsi="Arial" w:cs="Arial"/>
          <w:b/>
          <w:bCs/>
          <w:sz w:val="22"/>
          <w:szCs w:val="22"/>
        </w:rPr>
        <w:t xml:space="preserve"> und </w:t>
      </w:r>
      <w:proofErr w:type="spellStart"/>
      <w:r w:rsidRPr="00E63E89">
        <w:rPr>
          <w:rFonts w:ascii="Arial" w:hAnsi="Arial" w:cs="Arial"/>
          <w:b/>
          <w:bCs/>
          <w:sz w:val="22"/>
          <w:szCs w:val="22"/>
        </w:rPr>
        <w:t>Ifosfamid</w:t>
      </w:r>
      <w:proofErr w:type="spellEnd"/>
    </w:p>
    <w:p w14:paraId="6036F9AB" w14:textId="396B46D5" w:rsidR="00E63E89" w:rsidRPr="00E63E89" w:rsidRDefault="00E63E89" w:rsidP="00E63E89">
      <w:pPr>
        <w:spacing w:after="160"/>
        <w:ind w:left="720"/>
        <w:contextualSpacing/>
        <w:rPr>
          <w:rFonts w:ascii="Arial" w:hAnsi="Arial" w:cs="Arial"/>
          <w:b/>
          <w:bCs/>
          <w:sz w:val="22"/>
          <w:szCs w:val="22"/>
        </w:rPr>
      </w:pPr>
      <w:r w:rsidRPr="00E63E89">
        <w:rPr>
          <w:rFonts w:ascii="Arial" w:hAnsi="Arial" w:cs="Arial"/>
          <w:b/>
          <w:bCs/>
          <w:sz w:val="22"/>
          <w:szCs w:val="22"/>
        </w:rPr>
        <w:t>empfohlen.</w:t>
      </w:r>
    </w:p>
    <w:p w14:paraId="23FB03C6" w14:textId="718DC27C" w:rsidR="00E63E89" w:rsidRPr="00E63E89" w:rsidRDefault="00E63E89" w:rsidP="000D00C9">
      <w:pPr>
        <w:numPr>
          <w:ilvl w:val="0"/>
          <w:numId w:val="28"/>
        </w:numPr>
        <w:spacing w:after="160" w:line="259" w:lineRule="auto"/>
        <w:contextualSpacing/>
        <w:rPr>
          <w:rFonts w:ascii="Arial" w:hAnsi="Arial" w:cs="Arial"/>
          <w:sz w:val="22"/>
          <w:szCs w:val="22"/>
        </w:rPr>
      </w:pPr>
      <w:r w:rsidRPr="00E63E89">
        <w:rPr>
          <w:rFonts w:ascii="Arial" w:hAnsi="Arial" w:cs="Arial"/>
          <w:sz w:val="22"/>
          <w:szCs w:val="22"/>
        </w:rPr>
        <w:t xml:space="preserve">Bei metastasierten </w:t>
      </w:r>
      <w:r w:rsidR="00912D45">
        <w:rPr>
          <w:rFonts w:ascii="Arial" w:hAnsi="Arial" w:cs="Arial"/>
          <w:sz w:val="22"/>
          <w:szCs w:val="22"/>
        </w:rPr>
        <w:t>Weichteils</w:t>
      </w:r>
      <w:r w:rsidRPr="00E63E89">
        <w:rPr>
          <w:rFonts w:ascii="Arial" w:hAnsi="Arial" w:cs="Arial"/>
          <w:sz w:val="22"/>
          <w:szCs w:val="22"/>
        </w:rPr>
        <w:t>arkomen wird primär eine Operation des Primärtumors empfohlen.</w:t>
      </w:r>
    </w:p>
    <w:p w14:paraId="1D0EF895" w14:textId="144F432B" w:rsidR="00E63E89" w:rsidRPr="00912D45" w:rsidRDefault="00E63E89" w:rsidP="000D00C9">
      <w:pPr>
        <w:numPr>
          <w:ilvl w:val="0"/>
          <w:numId w:val="28"/>
        </w:numPr>
        <w:spacing w:after="160" w:line="259" w:lineRule="auto"/>
        <w:contextualSpacing/>
        <w:rPr>
          <w:rFonts w:ascii="Arial" w:hAnsi="Arial" w:cs="Arial"/>
          <w:sz w:val="22"/>
          <w:szCs w:val="22"/>
        </w:rPr>
      </w:pPr>
      <w:r w:rsidRPr="00912D45">
        <w:rPr>
          <w:rFonts w:ascii="Arial" w:hAnsi="Arial" w:cs="Arial"/>
          <w:sz w:val="22"/>
          <w:szCs w:val="22"/>
        </w:rPr>
        <w:t xml:space="preserve">Bei lokalisierten Sarkomen sollten Patienten, auch bei gegebener Operabilität, nur lokal bestrahlt, also nicht operiert und nicht </w:t>
      </w:r>
      <w:proofErr w:type="spellStart"/>
      <w:r w:rsidRPr="00912D45">
        <w:rPr>
          <w:rFonts w:ascii="Arial" w:hAnsi="Arial" w:cs="Arial"/>
          <w:sz w:val="22"/>
          <w:szCs w:val="22"/>
        </w:rPr>
        <w:t>chemotherapiert</w:t>
      </w:r>
      <w:proofErr w:type="spellEnd"/>
      <w:r w:rsidRPr="00912D45">
        <w:rPr>
          <w:rFonts w:ascii="Arial" w:hAnsi="Arial" w:cs="Arial"/>
          <w:sz w:val="22"/>
          <w:szCs w:val="22"/>
        </w:rPr>
        <w:t>, werden.</w:t>
      </w:r>
    </w:p>
    <w:p w14:paraId="74D2EDF2" w14:textId="77777777" w:rsidR="00422E77" w:rsidRPr="00E63E89" w:rsidRDefault="00422E77" w:rsidP="000D00C9">
      <w:pPr>
        <w:numPr>
          <w:ilvl w:val="0"/>
          <w:numId w:val="28"/>
        </w:numPr>
        <w:spacing w:after="160" w:line="259" w:lineRule="auto"/>
        <w:contextualSpacing/>
        <w:rPr>
          <w:rFonts w:ascii="Arial" w:hAnsi="Arial" w:cs="Arial"/>
          <w:b/>
          <w:sz w:val="22"/>
          <w:szCs w:val="22"/>
        </w:rPr>
      </w:pPr>
      <w:r w:rsidRPr="00E63E89">
        <w:rPr>
          <w:rFonts w:ascii="Arial" w:hAnsi="Arial" w:cs="Arial"/>
          <w:b/>
          <w:sz w:val="22"/>
          <w:szCs w:val="22"/>
        </w:rPr>
        <w:t>Multimodale Therapiekonzepte bei lokalisierten Sarkomen beinhalten oft eine perioperative Behandlung mittels systemischer Chemotherapie.</w:t>
      </w:r>
    </w:p>
    <w:p w14:paraId="3B1F4C36" w14:textId="5BCD7A1F" w:rsidR="00205519" w:rsidRDefault="00205519" w:rsidP="00614F9D">
      <w:pPr>
        <w:pStyle w:val="KeinLeerraum"/>
        <w:rPr>
          <w:rFonts w:ascii="Arial" w:hAnsi="Arial" w:cs="Arial"/>
        </w:rPr>
      </w:pPr>
      <w:r>
        <w:rPr>
          <w:rFonts w:ascii="Arial" w:hAnsi="Arial" w:cs="Arial"/>
        </w:rPr>
        <w:t>--</w:t>
      </w:r>
    </w:p>
    <w:p w14:paraId="3ABB9241" w14:textId="7A08F6ED" w:rsidR="007B12BA" w:rsidRPr="00D20FA7" w:rsidRDefault="007B12BA" w:rsidP="00087076">
      <w:pPr>
        <w:pStyle w:val="KeinLeerraum"/>
        <w:rPr>
          <w:rFonts w:ascii="Arial" w:eastAsia="Times New Roman" w:hAnsi="Arial" w:cs="Arial"/>
        </w:rPr>
      </w:pPr>
      <w:r w:rsidRPr="00D20FA7">
        <w:rPr>
          <w:rFonts w:ascii="Arial" w:eastAsia="Times New Roman"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48E68AE6" w14:textId="77777777" w:rsidR="00205519" w:rsidRDefault="00205519" w:rsidP="00087076">
      <w:pPr>
        <w:pStyle w:val="KeinLeerraum"/>
        <w:rPr>
          <w:rFonts w:ascii="Arial" w:hAnsi="Arial" w:cs="Arial"/>
        </w:rPr>
      </w:pPr>
    </w:p>
    <w:p w14:paraId="4F6B77BD" w14:textId="77777777" w:rsidR="00205519" w:rsidRDefault="000C410E" w:rsidP="00087076">
      <w:pPr>
        <w:pStyle w:val="KeinLeerraum"/>
        <w:rPr>
          <w:rFonts w:ascii="Arial" w:hAnsi="Arial" w:cs="Arial"/>
          <w:b/>
        </w:rPr>
      </w:pPr>
      <w:r>
        <w:rPr>
          <w:rFonts w:ascii="Arial" w:hAnsi="Arial" w:cs="Arial"/>
          <w:b/>
        </w:rPr>
        <w:t>Fallbeispiel E</w:t>
      </w:r>
      <w:r w:rsidR="00205519">
        <w:rPr>
          <w:rFonts w:ascii="Arial" w:hAnsi="Arial" w:cs="Arial"/>
          <w:b/>
        </w:rPr>
        <w:t>:</w:t>
      </w:r>
    </w:p>
    <w:p w14:paraId="68DD73DC" w14:textId="1CB846CF" w:rsidR="00205519" w:rsidRDefault="0099708B" w:rsidP="00087076">
      <w:pPr>
        <w:rPr>
          <w:rFonts w:ascii="Arial" w:hAnsi="Arial" w:cs="Arial"/>
          <w:sz w:val="22"/>
          <w:szCs w:val="22"/>
        </w:rPr>
      </w:pPr>
      <w:r>
        <w:rPr>
          <w:rFonts w:ascii="Arial" w:hAnsi="Arial" w:cs="Arial"/>
          <w:b/>
          <w:bCs/>
          <w:sz w:val="22"/>
          <w:szCs w:val="22"/>
        </w:rPr>
        <w:t>Die kommenden dr</w:t>
      </w:r>
      <w:r w:rsidR="00205519">
        <w:rPr>
          <w:rFonts w:ascii="Arial" w:hAnsi="Arial" w:cs="Arial"/>
          <w:b/>
          <w:bCs/>
          <w:sz w:val="22"/>
          <w:szCs w:val="22"/>
        </w:rPr>
        <w:t>ei Fragen gehören zu einem Fallbe</w:t>
      </w:r>
      <w:r w:rsidR="00367334">
        <w:rPr>
          <w:rFonts w:ascii="Arial" w:hAnsi="Arial" w:cs="Arial"/>
          <w:b/>
          <w:bCs/>
          <w:sz w:val="22"/>
          <w:szCs w:val="22"/>
        </w:rPr>
        <w:t>i</w:t>
      </w:r>
      <w:r w:rsidR="00205519">
        <w:rPr>
          <w:rFonts w:ascii="Arial" w:hAnsi="Arial" w:cs="Arial"/>
          <w:b/>
          <w:bCs/>
          <w:sz w:val="22"/>
          <w:szCs w:val="22"/>
        </w:rPr>
        <w:t>spiel. Sie haben nach dem Eintragen der ersten</w:t>
      </w:r>
      <w:ins w:id="30" w:author="Entwistle, Andrew" w:date="2026-02-04T10:27:00Z">
        <w:r w:rsidR="005839BA">
          <w:rPr>
            <w:rFonts w:ascii="Arial" w:hAnsi="Arial" w:cs="Arial"/>
            <w:b/>
            <w:bCs/>
            <w:sz w:val="22"/>
            <w:szCs w:val="22"/>
          </w:rPr>
          <w:t xml:space="preserve"> zwei</w:t>
        </w:r>
      </w:ins>
      <w:r w:rsidR="00205519">
        <w:rPr>
          <w:rFonts w:ascii="Arial" w:hAnsi="Arial" w:cs="Arial"/>
          <w:b/>
          <w:bCs/>
          <w:sz w:val="22"/>
          <w:szCs w:val="22"/>
        </w:rPr>
        <w:t xml:space="preserve"> Frage</w:t>
      </w:r>
      <w:ins w:id="31" w:author="Entwistle, Andrew" w:date="2026-02-04T10:27:00Z">
        <w:r w:rsidR="005839BA">
          <w:rPr>
            <w:rFonts w:ascii="Arial" w:hAnsi="Arial" w:cs="Arial"/>
            <w:b/>
            <w:bCs/>
            <w:sz w:val="22"/>
            <w:szCs w:val="22"/>
          </w:rPr>
          <w:t>n</w:t>
        </w:r>
      </w:ins>
      <w:r w:rsidR="00205519">
        <w:rPr>
          <w:rFonts w:ascii="Arial" w:hAnsi="Arial" w:cs="Arial"/>
          <w:b/>
          <w:bCs/>
          <w:sz w:val="22"/>
          <w:szCs w:val="22"/>
        </w:rPr>
        <w:t xml:space="preserve"> </w:t>
      </w:r>
      <w:r w:rsidR="00205519">
        <w:rPr>
          <w:rFonts w:ascii="Arial" w:hAnsi="Arial" w:cs="Arial"/>
          <w:b/>
          <w:bCs/>
          <w:sz w:val="22"/>
          <w:szCs w:val="22"/>
          <w:u w:val="single"/>
        </w:rPr>
        <w:t>keine</w:t>
      </w:r>
      <w:r w:rsidR="00205519">
        <w:rPr>
          <w:rFonts w:ascii="Arial" w:hAnsi="Arial" w:cs="Arial"/>
          <w:b/>
          <w:bCs/>
          <w:sz w:val="22"/>
          <w:szCs w:val="22"/>
        </w:rPr>
        <w:t xml:space="preserve"> Möglichkeit der Korrektur. Ledigl</w:t>
      </w:r>
      <w:r w:rsidR="00EA6F2C">
        <w:rPr>
          <w:rFonts w:ascii="Arial" w:hAnsi="Arial" w:cs="Arial"/>
          <w:b/>
          <w:bCs/>
          <w:sz w:val="22"/>
          <w:szCs w:val="22"/>
        </w:rPr>
        <w:t>ich die Beantwortung der dritten</w:t>
      </w:r>
      <w:r w:rsidR="00205519">
        <w:rPr>
          <w:rFonts w:ascii="Arial" w:hAnsi="Arial" w:cs="Arial"/>
          <w:b/>
          <w:bCs/>
          <w:sz w:val="22"/>
          <w:szCs w:val="22"/>
        </w:rPr>
        <w:t xml:space="preserve"> Frage dieses Falles kann nachträglich geändert werden. </w:t>
      </w:r>
    </w:p>
    <w:p w14:paraId="12B2B5D6" w14:textId="77777777" w:rsidR="00205519" w:rsidRDefault="00205519" w:rsidP="00087076">
      <w:pPr>
        <w:pStyle w:val="KeinLeerraum"/>
        <w:rPr>
          <w:rFonts w:ascii="Arial" w:hAnsi="Arial" w:cs="Arial"/>
        </w:rPr>
      </w:pPr>
    </w:p>
    <w:p w14:paraId="5870E3B0" w14:textId="6924A319" w:rsidR="00A40158" w:rsidRPr="00321AFD" w:rsidRDefault="00837F0B" w:rsidP="00092445">
      <w:pPr>
        <w:rPr>
          <w:rFonts w:ascii="Arial" w:hAnsi="Arial" w:cs="Arial"/>
          <w:sz w:val="22"/>
          <w:szCs w:val="22"/>
        </w:rPr>
      </w:pPr>
      <w:r w:rsidRPr="00321AFD">
        <w:rPr>
          <w:rFonts w:ascii="Arial" w:hAnsi="Arial" w:cs="Arial"/>
          <w:sz w:val="22"/>
          <w:szCs w:val="22"/>
        </w:rPr>
        <w:t xml:space="preserve">Eine 51-jährige Frau (Leni Lau, Sie kennen sie noch aus der Vorlesung) hatte nach Einladung zum </w:t>
      </w:r>
      <w:proofErr w:type="spellStart"/>
      <w:r w:rsidRPr="00321AFD">
        <w:rPr>
          <w:rFonts w:ascii="Arial" w:hAnsi="Arial" w:cs="Arial"/>
          <w:sz w:val="22"/>
          <w:szCs w:val="22"/>
        </w:rPr>
        <w:t>Mammakarzinomscreening</w:t>
      </w:r>
      <w:proofErr w:type="spellEnd"/>
      <w:r w:rsidRPr="00321AFD">
        <w:rPr>
          <w:rFonts w:ascii="Arial" w:hAnsi="Arial" w:cs="Arial"/>
          <w:sz w:val="22"/>
          <w:szCs w:val="22"/>
        </w:rPr>
        <w:t xml:space="preserve"> eine entsprechende Mammographie durchführen lassen. Im Rahmen dieser wurde ein BIRADS 5-Befund (unter anderem „irregulärer, </w:t>
      </w:r>
      <w:proofErr w:type="spellStart"/>
      <w:r w:rsidRPr="00321AFD">
        <w:rPr>
          <w:rFonts w:ascii="Arial" w:hAnsi="Arial" w:cs="Arial"/>
          <w:sz w:val="22"/>
          <w:szCs w:val="22"/>
        </w:rPr>
        <w:t>spikulierter</w:t>
      </w:r>
      <w:proofErr w:type="spellEnd"/>
      <w:r w:rsidRPr="00321AFD">
        <w:rPr>
          <w:rFonts w:ascii="Arial" w:hAnsi="Arial" w:cs="Arial"/>
          <w:sz w:val="22"/>
          <w:szCs w:val="22"/>
        </w:rPr>
        <w:t xml:space="preserve"> Herdbefund, weiter abklärungsbedürftig“) erhoben. </w:t>
      </w:r>
      <w:r w:rsidR="00092445" w:rsidRPr="00321AFD">
        <w:rPr>
          <w:rFonts w:ascii="Arial" w:hAnsi="Arial" w:cs="Arial"/>
          <w:sz w:val="22"/>
          <w:szCs w:val="22"/>
        </w:rPr>
        <w:t xml:space="preserve">Sie </w:t>
      </w:r>
      <w:r w:rsidRPr="00321AFD">
        <w:rPr>
          <w:rFonts w:ascii="Arial" w:hAnsi="Arial" w:cs="Arial"/>
          <w:sz w:val="22"/>
          <w:szCs w:val="22"/>
        </w:rPr>
        <w:t>überlegen nun</w:t>
      </w:r>
      <w:r w:rsidR="00092445" w:rsidRPr="00321AFD">
        <w:rPr>
          <w:rFonts w:ascii="Arial" w:hAnsi="Arial" w:cs="Arial"/>
          <w:sz w:val="22"/>
          <w:szCs w:val="22"/>
        </w:rPr>
        <w:t xml:space="preserve"> die diagnostischen Abklärungsschritte.</w:t>
      </w:r>
    </w:p>
    <w:p w14:paraId="6E4A36CA" w14:textId="77777777" w:rsidR="00092445" w:rsidRDefault="00092445" w:rsidP="00092445">
      <w:pPr>
        <w:rPr>
          <w:rFonts w:ascii="Arial" w:hAnsi="Arial" w:cs="Arial"/>
        </w:rPr>
      </w:pPr>
    </w:p>
    <w:p w14:paraId="47651E28" w14:textId="30C6DF4A" w:rsidR="00205519" w:rsidRDefault="000C410E" w:rsidP="00087076">
      <w:pPr>
        <w:pStyle w:val="KeinLeerraum"/>
        <w:rPr>
          <w:rFonts w:ascii="Arial" w:hAnsi="Arial" w:cs="Arial"/>
        </w:rPr>
      </w:pPr>
      <w:proofErr w:type="spellStart"/>
      <w:proofErr w:type="gramStart"/>
      <w:r>
        <w:rPr>
          <w:rFonts w:ascii="Arial" w:hAnsi="Arial" w:cs="Arial"/>
        </w:rPr>
        <w:t>Sequenz:E</w:t>
      </w:r>
      <w:proofErr w:type="spellEnd"/>
      <w:proofErr w:type="gramEnd"/>
    </w:p>
    <w:p w14:paraId="0D42C5F1" w14:textId="77777777" w:rsidR="00205519" w:rsidRDefault="00205519" w:rsidP="00087076">
      <w:pPr>
        <w:pStyle w:val="KeinLeerraum"/>
        <w:rPr>
          <w:rFonts w:ascii="Arial" w:hAnsi="Arial" w:cs="Arial"/>
        </w:rPr>
      </w:pPr>
    </w:p>
    <w:p w14:paraId="55B0671F" w14:textId="77777777" w:rsidR="00205519" w:rsidRDefault="00205519" w:rsidP="00087076">
      <w:pPr>
        <w:pStyle w:val="KeinLeerraum"/>
        <w:rPr>
          <w:rFonts w:ascii="Arial" w:hAnsi="Arial" w:cs="Arial"/>
        </w:rPr>
      </w:pPr>
      <w:r>
        <w:rPr>
          <w:rFonts w:ascii="Arial" w:hAnsi="Arial" w:cs="Arial"/>
        </w:rPr>
        <w:t>--</w:t>
      </w:r>
    </w:p>
    <w:p w14:paraId="484BE72B" w14:textId="1094CF09" w:rsidR="008C0240" w:rsidRDefault="00386C4D" w:rsidP="008C0240">
      <w:pPr>
        <w:rPr>
          <w:rFonts w:ascii="Arial" w:hAnsi="Arial" w:cs="Arial"/>
          <w:sz w:val="22"/>
          <w:szCs w:val="22"/>
        </w:rPr>
      </w:pPr>
      <w:commentRangeStart w:id="32"/>
      <w:r>
        <w:rPr>
          <w:rFonts w:ascii="Arial" w:hAnsi="Arial" w:cs="Arial"/>
          <w:b/>
          <w:bCs/>
          <w:sz w:val="22"/>
          <w:szCs w:val="22"/>
        </w:rPr>
        <w:t>15</w:t>
      </w:r>
      <w:r w:rsidR="00EA6F2C">
        <w:rPr>
          <w:rFonts w:ascii="Arial" w:hAnsi="Arial" w:cs="Arial"/>
          <w:b/>
          <w:bCs/>
          <w:sz w:val="22"/>
          <w:szCs w:val="22"/>
        </w:rPr>
        <w:t>. Frage 1 von 3</w:t>
      </w:r>
      <w:r w:rsidR="00205519" w:rsidRPr="006C5583">
        <w:rPr>
          <w:rFonts w:ascii="Arial" w:hAnsi="Arial" w:cs="Arial"/>
          <w:b/>
          <w:bCs/>
          <w:sz w:val="22"/>
          <w:szCs w:val="22"/>
        </w:rPr>
        <w:t>:</w:t>
      </w:r>
      <w:r w:rsidR="00205519" w:rsidRPr="00BC4AE4">
        <w:rPr>
          <w:rFonts w:ascii="Arial" w:hAnsi="Arial" w:cs="Arial"/>
          <w:b/>
          <w:bCs/>
          <w:szCs w:val="22"/>
        </w:rPr>
        <w:t xml:space="preserve"> </w:t>
      </w:r>
      <w:r w:rsidR="008C0240" w:rsidRPr="007223E0">
        <w:rPr>
          <w:rFonts w:ascii="Arial" w:hAnsi="Arial" w:cs="Arial"/>
          <w:sz w:val="22"/>
          <w:szCs w:val="22"/>
        </w:rPr>
        <w:t xml:space="preserve">Welche der folgenden Aussagen zur Diagnostik des </w:t>
      </w:r>
      <w:r w:rsidR="00092445">
        <w:rPr>
          <w:rFonts w:ascii="Arial" w:hAnsi="Arial" w:cs="Arial"/>
          <w:sz w:val="22"/>
          <w:szCs w:val="22"/>
        </w:rPr>
        <w:t>suspekten</w:t>
      </w:r>
      <w:r w:rsidR="008C0240" w:rsidRPr="007223E0">
        <w:rPr>
          <w:rFonts w:ascii="Arial" w:hAnsi="Arial" w:cs="Arial"/>
          <w:sz w:val="22"/>
          <w:szCs w:val="22"/>
        </w:rPr>
        <w:t xml:space="preserve"> </w:t>
      </w:r>
      <w:proofErr w:type="spellStart"/>
      <w:r w:rsidR="008C0240" w:rsidRPr="007223E0">
        <w:rPr>
          <w:rFonts w:ascii="Arial" w:hAnsi="Arial" w:cs="Arial"/>
          <w:sz w:val="22"/>
          <w:szCs w:val="22"/>
        </w:rPr>
        <w:t>Mamma</w:t>
      </w:r>
      <w:r w:rsidR="00092445">
        <w:rPr>
          <w:rFonts w:ascii="Arial" w:hAnsi="Arial" w:cs="Arial"/>
          <w:sz w:val="22"/>
          <w:szCs w:val="22"/>
        </w:rPr>
        <w:t>befundes</w:t>
      </w:r>
      <w:proofErr w:type="spellEnd"/>
      <w:r w:rsidR="00092445">
        <w:rPr>
          <w:rFonts w:ascii="Arial" w:hAnsi="Arial" w:cs="Arial"/>
          <w:sz w:val="22"/>
          <w:szCs w:val="22"/>
        </w:rPr>
        <w:t xml:space="preserve"> (BI-RADS 5)</w:t>
      </w:r>
      <w:r w:rsidR="008C0240" w:rsidRPr="007223E0">
        <w:rPr>
          <w:rFonts w:ascii="Arial" w:hAnsi="Arial" w:cs="Arial"/>
          <w:sz w:val="22"/>
          <w:szCs w:val="22"/>
        </w:rPr>
        <w:t xml:space="preserve"> trifft dabei </w:t>
      </w:r>
      <w:r w:rsidR="008C0240" w:rsidRPr="00B65FBE">
        <w:rPr>
          <w:rFonts w:ascii="Arial" w:hAnsi="Arial" w:cs="Arial"/>
          <w:b/>
          <w:sz w:val="22"/>
          <w:szCs w:val="22"/>
          <w:u w:val="single"/>
        </w:rPr>
        <w:t>am wenigsten</w:t>
      </w:r>
      <w:r w:rsidR="008C0240" w:rsidRPr="007223E0">
        <w:rPr>
          <w:rFonts w:ascii="Arial" w:hAnsi="Arial" w:cs="Arial"/>
          <w:sz w:val="22"/>
          <w:szCs w:val="22"/>
        </w:rPr>
        <w:t xml:space="preserve"> zu?</w:t>
      </w:r>
    </w:p>
    <w:p w14:paraId="4F3EEB99" w14:textId="0AD1206E" w:rsidR="0091778D" w:rsidRDefault="00205519" w:rsidP="00B65FBE">
      <w:pPr>
        <w:rPr>
          <w:rFonts w:ascii="Arial" w:hAnsi="Arial" w:cs="Arial"/>
          <w:sz w:val="22"/>
          <w:szCs w:val="22"/>
        </w:rPr>
      </w:pPr>
      <w:proofErr w:type="spellStart"/>
      <w:proofErr w:type="gramStart"/>
      <w:r w:rsidRPr="008C0240">
        <w:rPr>
          <w:rFonts w:ascii="Arial" w:hAnsi="Arial" w:cs="Arial"/>
          <w:sz w:val="22"/>
          <w:szCs w:val="22"/>
        </w:rPr>
        <w:t>Typ:TypA</w:t>
      </w:r>
      <w:proofErr w:type="spellEnd"/>
      <w:proofErr w:type="gramEnd"/>
    </w:p>
    <w:p w14:paraId="13D5CC5E" w14:textId="77777777" w:rsidR="00B65FBE" w:rsidRPr="00B65FBE" w:rsidRDefault="00B65FBE" w:rsidP="00B65FBE">
      <w:pPr>
        <w:rPr>
          <w:rFonts w:ascii="Arial" w:hAnsi="Arial" w:cs="Arial"/>
          <w:sz w:val="22"/>
          <w:szCs w:val="22"/>
        </w:rPr>
      </w:pPr>
    </w:p>
    <w:p w14:paraId="3C35C1E4" w14:textId="60A26EE0" w:rsidR="00AF07F3" w:rsidRPr="00AF07F3" w:rsidRDefault="00AF07F3" w:rsidP="000D00C9">
      <w:pPr>
        <w:pStyle w:val="Listenabsatz"/>
        <w:numPr>
          <w:ilvl w:val="0"/>
          <w:numId w:val="15"/>
        </w:numPr>
        <w:spacing w:after="160" w:line="252" w:lineRule="auto"/>
        <w:rPr>
          <w:rFonts w:ascii="Arial" w:hAnsi="Arial" w:cs="Arial"/>
        </w:rPr>
      </w:pPr>
      <w:r w:rsidRPr="00AF07F3">
        <w:rPr>
          <w:rFonts w:ascii="Arial" w:hAnsi="Arial" w:cs="Arial"/>
        </w:rPr>
        <w:t xml:space="preserve">Die Mamma-Sonographie kann die Einschätzung der Malignitätswahrscheinlichkeit unterstützen; typische Kriterien sind z. B. Randkonfiguration, Schallschattenbildung, Orientierung (parallel/nicht-parallel) und </w:t>
      </w:r>
      <w:proofErr w:type="spellStart"/>
      <w:r w:rsidRPr="00AF07F3">
        <w:rPr>
          <w:rFonts w:ascii="Arial" w:hAnsi="Arial" w:cs="Arial"/>
        </w:rPr>
        <w:t>Echogenität</w:t>
      </w:r>
      <w:proofErr w:type="spellEnd"/>
      <w:r w:rsidRPr="00AF07F3">
        <w:rPr>
          <w:rFonts w:ascii="Arial" w:hAnsi="Arial" w:cs="Arial"/>
        </w:rPr>
        <w:t>.</w:t>
      </w:r>
    </w:p>
    <w:p w14:paraId="3233468C" w14:textId="77777777" w:rsidR="00AF07F3" w:rsidRPr="00AF07F3" w:rsidRDefault="00AF07F3" w:rsidP="000D00C9">
      <w:pPr>
        <w:pStyle w:val="Listenabsatz"/>
        <w:numPr>
          <w:ilvl w:val="0"/>
          <w:numId w:val="15"/>
        </w:numPr>
        <w:spacing w:after="160" w:line="252" w:lineRule="auto"/>
        <w:rPr>
          <w:rFonts w:ascii="Arial" w:hAnsi="Arial" w:cs="Arial"/>
          <w:b/>
          <w:bCs/>
          <w:iCs/>
        </w:rPr>
      </w:pPr>
      <w:r w:rsidRPr="00AF07F3">
        <w:rPr>
          <w:rFonts w:ascii="Arial" w:hAnsi="Arial" w:cs="Arial"/>
          <w:b/>
          <w:bCs/>
          <w:iCs/>
        </w:rPr>
        <w:t xml:space="preserve">Bei Verdacht auf Mammakarzinom sollte auf eine minimalinvasive Biopsie (z. B. Stanz- oder Vakuumbiopsie) grundsätzlich verzichtet werden, weil die iatrogene Tumorzellverschleppung klinisch relevant sei. </w:t>
      </w:r>
    </w:p>
    <w:p w14:paraId="15633248" w14:textId="77777777" w:rsidR="00AF07F3" w:rsidRPr="00AF07F3" w:rsidRDefault="00AF07F3" w:rsidP="000D00C9">
      <w:pPr>
        <w:pStyle w:val="Listenabsatz"/>
        <w:numPr>
          <w:ilvl w:val="0"/>
          <w:numId w:val="15"/>
        </w:numPr>
        <w:spacing w:after="160" w:line="252" w:lineRule="auto"/>
        <w:rPr>
          <w:rFonts w:ascii="Arial" w:hAnsi="Arial" w:cs="Arial"/>
        </w:rPr>
      </w:pPr>
      <w:r w:rsidRPr="00AF07F3">
        <w:rPr>
          <w:rFonts w:ascii="Arial" w:hAnsi="Arial" w:cs="Arial"/>
        </w:rPr>
        <w:t xml:space="preserve">Gruppierte, pleomorphe Mikroverkalkungen in der Mammographie können ein Hinweis auf ein duktales </w:t>
      </w:r>
      <w:proofErr w:type="spellStart"/>
      <w:r w:rsidRPr="00AF07F3">
        <w:rPr>
          <w:rFonts w:ascii="Arial" w:hAnsi="Arial" w:cs="Arial"/>
        </w:rPr>
        <w:t>Carcinoma</w:t>
      </w:r>
      <w:proofErr w:type="spellEnd"/>
      <w:r w:rsidRPr="00AF07F3">
        <w:rPr>
          <w:rFonts w:ascii="Arial" w:hAnsi="Arial" w:cs="Arial"/>
        </w:rPr>
        <w:t xml:space="preserve"> in situ (DCIS) sein und sind abklärungsbedürftig.</w:t>
      </w:r>
    </w:p>
    <w:p w14:paraId="4A254967" w14:textId="77777777" w:rsidR="00AF07F3" w:rsidRPr="00AF07F3" w:rsidRDefault="00AF07F3" w:rsidP="000D00C9">
      <w:pPr>
        <w:pStyle w:val="Listenabsatz"/>
        <w:numPr>
          <w:ilvl w:val="0"/>
          <w:numId w:val="15"/>
        </w:numPr>
        <w:spacing w:after="160" w:line="252" w:lineRule="auto"/>
        <w:rPr>
          <w:rFonts w:ascii="Arial" w:hAnsi="Arial" w:cs="Arial"/>
        </w:rPr>
      </w:pPr>
      <w:r w:rsidRPr="00AF07F3">
        <w:rPr>
          <w:rFonts w:ascii="Arial" w:hAnsi="Arial" w:cs="Arial"/>
        </w:rPr>
        <w:t>Bei mehreren suspekten Läsionen (z. B. multifokal/multizentrisch) sollte jede therapeutisch relevante Läsion gezielt abgeklärt bzw. histologisch gesichert werden, da sich daraus Konsequenzen für die OP-Planung ergeben können.</w:t>
      </w:r>
    </w:p>
    <w:p w14:paraId="095FF98A" w14:textId="21BF7CD9" w:rsidR="00AF07F3" w:rsidRPr="00AF07F3" w:rsidRDefault="00AF07F3" w:rsidP="000D00C9">
      <w:pPr>
        <w:pStyle w:val="Listenabsatz"/>
        <w:numPr>
          <w:ilvl w:val="0"/>
          <w:numId w:val="15"/>
        </w:numPr>
        <w:spacing w:after="160" w:line="252" w:lineRule="auto"/>
        <w:rPr>
          <w:rFonts w:ascii="Arial" w:hAnsi="Arial" w:cs="Arial"/>
        </w:rPr>
      </w:pPr>
      <w:r w:rsidRPr="00AF07F3">
        <w:rPr>
          <w:rFonts w:ascii="Arial" w:hAnsi="Arial" w:cs="Arial"/>
        </w:rPr>
        <w:t>Das qualitätsgesicherte Mammographie-Screening im Alter von 50–75 Jahren ist der alleinigen Selbstuntersuchung der Brust hinsichtlich Früherkennung/Outcome überlegen.</w:t>
      </w:r>
      <w:commentRangeEnd w:id="32"/>
      <w:r w:rsidR="005839BA">
        <w:rPr>
          <w:rStyle w:val="Kommentarzeichen"/>
          <w:rFonts w:ascii="Times New Roman" w:hAnsi="Times New Roman" w:cs="Times New Roman"/>
          <w:lang w:eastAsia="de-DE"/>
        </w:rPr>
        <w:commentReference w:id="32"/>
      </w:r>
    </w:p>
    <w:p w14:paraId="60EE111C" w14:textId="38953606" w:rsidR="00205519" w:rsidRDefault="0003579E" w:rsidP="00087076">
      <w:pPr>
        <w:pStyle w:val="KeinLeerraum"/>
        <w:rPr>
          <w:rFonts w:ascii="Arial" w:hAnsi="Arial" w:cs="Arial"/>
        </w:rPr>
      </w:pPr>
      <w:r>
        <w:rPr>
          <w:rFonts w:ascii="Arial" w:hAnsi="Arial" w:cs="Arial"/>
        </w:rPr>
        <w:t>--</w:t>
      </w:r>
    </w:p>
    <w:p w14:paraId="28133EB5" w14:textId="293F26FA" w:rsidR="00205519" w:rsidRDefault="009D43E3" w:rsidP="00087076">
      <w:pPr>
        <w:pStyle w:val="KeinLeerraum"/>
        <w:rPr>
          <w:rFonts w:ascii="Arial" w:eastAsia="Times New Roman" w:hAnsi="Arial" w:cs="Arial"/>
        </w:rPr>
      </w:pPr>
      <w:r w:rsidRPr="00D20FA7">
        <w:rPr>
          <w:rFonts w:ascii="Arial" w:eastAsia="Times New Roman"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05596FF0" w14:textId="77777777" w:rsidR="000F2204" w:rsidRDefault="000F2204" w:rsidP="00087076">
      <w:pPr>
        <w:pStyle w:val="KeinLeerraum"/>
        <w:rPr>
          <w:rFonts w:ascii="Arial" w:hAnsi="Arial" w:cs="Arial"/>
        </w:rPr>
      </w:pPr>
    </w:p>
    <w:p w14:paraId="5327F6EB" w14:textId="77777777" w:rsidR="000A2202" w:rsidRPr="002445F2" w:rsidRDefault="00B7138F" w:rsidP="00087076">
      <w:pPr>
        <w:rPr>
          <w:rFonts w:ascii="Arial" w:hAnsi="Arial" w:cs="Arial"/>
          <w:b/>
          <w:sz w:val="22"/>
          <w:szCs w:val="22"/>
        </w:rPr>
      </w:pPr>
      <w:r w:rsidRPr="002445F2">
        <w:rPr>
          <w:rFonts w:ascii="Arial" w:hAnsi="Arial" w:cs="Arial"/>
          <w:b/>
          <w:sz w:val="22"/>
          <w:szCs w:val="22"/>
        </w:rPr>
        <w:t xml:space="preserve">Fallbeispiel E: </w:t>
      </w:r>
    </w:p>
    <w:p w14:paraId="3716FAE2" w14:textId="77777777" w:rsidR="006964D2" w:rsidRPr="006964D2" w:rsidRDefault="006964D2" w:rsidP="006964D2">
      <w:pPr>
        <w:pStyle w:val="StandardWeb"/>
        <w:rPr>
          <w:rFonts w:ascii="Arial" w:hAnsi="Arial" w:cs="Arial"/>
          <w:sz w:val="22"/>
          <w:szCs w:val="22"/>
        </w:rPr>
      </w:pPr>
      <w:r w:rsidRPr="006964D2">
        <w:rPr>
          <w:rFonts w:ascii="Arial" w:hAnsi="Arial" w:cs="Arial"/>
          <w:sz w:val="22"/>
          <w:szCs w:val="22"/>
        </w:rPr>
        <w:lastRenderedPageBreak/>
        <w:t xml:space="preserve">Sie bestellen Frau L. erneut ein. Klinisch tasten Sie in der </w:t>
      </w:r>
      <w:r w:rsidRPr="006964D2">
        <w:rPr>
          <w:rStyle w:val="Fett"/>
          <w:rFonts w:ascii="Arial" w:hAnsi="Arial" w:cs="Arial"/>
          <w:sz w:val="22"/>
          <w:szCs w:val="22"/>
        </w:rPr>
        <w:t>rechten</w:t>
      </w:r>
      <w:r w:rsidRPr="006964D2">
        <w:rPr>
          <w:rFonts w:ascii="Arial" w:hAnsi="Arial" w:cs="Arial"/>
          <w:sz w:val="22"/>
          <w:szCs w:val="22"/>
        </w:rPr>
        <w:t xml:space="preserve"> Brust einen kleinen, derben, schlecht verschieblichen Knoten; Haut und Mamille sind unauffällig. Kontralaterale Brust sowie axilläre und </w:t>
      </w:r>
      <w:proofErr w:type="spellStart"/>
      <w:r w:rsidRPr="006964D2">
        <w:rPr>
          <w:rFonts w:ascii="Arial" w:hAnsi="Arial" w:cs="Arial"/>
          <w:sz w:val="22"/>
          <w:szCs w:val="22"/>
        </w:rPr>
        <w:t>supraklavikuläre</w:t>
      </w:r>
      <w:proofErr w:type="spellEnd"/>
      <w:r w:rsidRPr="006964D2">
        <w:rPr>
          <w:rFonts w:ascii="Arial" w:hAnsi="Arial" w:cs="Arial"/>
          <w:sz w:val="22"/>
          <w:szCs w:val="22"/>
        </w:rPr>
        <w:t xml:space="preserve"> Lymphabflusswege sind palpatorisch unauffällig.</w:t>
      </w:r>
    </w:p>
    <w:p w14:paraId="26B6A9EE" w14:textId="76A85521" w:rsidR="006964D2" w:rsidRPr="006964D2" w:rsidRDefault="006964D2" w:rsidP="006964D2">
      <w:pPr>
        <w:pStyle w:val="StandardWeb"/>
        <w:rPr>
          <w:rFonts w:ascii="Arial" w:hAnsi="Arial" w:cs="Arial"/>
          <w:sz w:val="22"/>
          <w:szCs w:val="22"/>
        </w:rPr>
      </w:pPr>
      <w:r w:rsidRPr="006964D2">
        <w:rPr>
          <w:rFonts w:ascii="Arial" w:hAnsi="Arial" w:cs="Arial"/>
          <w:sz w:val="22"/>
          <w:szCs w:val="22"/>
        </w:rPr>
        <w:t xml:space="preserve">Mammographie und Sonographie zeigen korrelierend eine ca. </w:t>
      </w:r>
      <w:r w:rsidRPr="006964D2">
        <w:rPr>
          <w:rStyle w:val="Fett"/>
          <w:rFonts w:ascii="Arial" w:hAnsi="Arial" w:cs="Arial"/>
          <w:sz w:val="22"/>
          <w:szCs w:val="22"/>
        </w:rPr>
        <w:t>1,3 cm</w:t>
      </w:r>
      <w:r w:rsidRPr="006964D2">
        <w:rPr>
          <w:rFonts w:ascii="Arial" w:hAnsi="Arial" w:cs="Arial"/>
          <w:sz w:val="22"/>
          <w:szCs w:val="22"/>
        </w:rPr>
        <w:t xml:space="preserve"> große suspekte Läsion; die Axilla ist bildgebend unauffällig. Es erfolgt eine sonographisch gesteuerte Stanzbiopsie mit folgendem Ergebnis:</w:t>
      </w:r>
      <w:r>
        <w:rPr>
          <w:rFonts w:ascii="Arial" w:hAnsi="Arial" w:cs="Arial"/>
          <w:sz w:val="22"/>
          <w:szCs w:val="22"/>
        </w:rPr>
        <w:t xml:space="preserve"> </w:t>
      </w:r>
      <w:r w:rsidRPr="006964D2">
        <w:rPr>
          <w:rStyle w:val="Fett"/>
          <w:rFonts w:ascii="Arial" w:hAnsi="Arial" w:cs="Arial"/>
          <w:sz w:val="22"/>
          <w:szCs w:val="22"/>
        </w:rPr>
        <w:t>Invasives Mammakarzinom NST</w:t>
      </w:r>
      <w:r w:rsidRPr="006964D2">
        <w:rPr>
          <w:rFonts w:ascii="Arial" w:hAnsi="Arial" w:cs="Arial"/>
          <w:sz w:val="22"/>
          <w:szCs w:val="22"/>
        </w:rPr>
        <w:t xml:space="preserve">, ER-positiv, PR-positiv, </w:t>
      </w:r>
      <w:r w:rsidRPr="006964D2">
        <w:rPr>
          <w:rStyle w:val="Fett"/>
          <w:rFonts w:ascii="Arial" w:hAnsi="Arial" w:cs="Arial"/>
          <w:sz w:val="22"/>
          <w:szCs w:val="22"/>
        </w:rPr>
        <w:t>HER2-negativ</w:t>
      </w:r>
      <w:r w:rsidRPr="006964D2">
        <w:rPr>
          <w:rFonts w:ascii="Arial" w:hAnsi="Arial" w:cs="Arial"/>
          <w:sz w:val="22"/>
          <w:szCs w:val="22"/>
        </w:rPr>
        <w:t xml:space="preserve">, Ki-67 </w:t>
      </w:r>
      <w:r w:rsidRPr="006964D2">
        <w:rPr>
          <w:rStyle w:val="Fett"/>
          <w:rFonts w:ascii="Arial" w:hAnsi="Arial" w:cs="Arial"/>
          <w:sz w:val="22"/>
          <w:szCs w:val="22"/>
        </w:rPr>
        <w:t>8%</w:t>
      </w:r>
      <w:r w:rsidRPr="006964D2">
        <w:rPr>
          <w:rFonts w:ascii="Arial" w:hAnsi="Arial" w:cs="Arial"/>
          <w:sz w:val="22"/>
          <w:szCs w:val="22"/>
        </w:rPr>
        <w:t>, G2.</w:t>
      </w:r>
      <w:r>
        <w:rPr>
          <w:rFonts w:ascii="Arial" w:hAnsi="Arial" w:cs="Arial"/>
          <w:sz w:val="22"/>
          <w:szCs w:val="22"/>
        </w:rPr>
        <w:t xml:space="preserve"> </w:t>
      </w:r>
      <w:r w:rsidRPr="006964D2">
        <w:rPr>
          <w:rFonts w:ascii="Arial" w:hAnsi="Arial" w:cs="Arial"/>
          <w:sz w:val="22"/>
          <w:szCs w:val="22"/>
        </w:rPr>
        <w:t xml:space="preserve">Ein extern veranlasstes </w:t>
      </w:r>
      <w:proofErr w:type="spellStart"/>
      <w:r w:rsidRPr="006964D2">
        <w:rPr>
          <w:rFonts w:ascii="Arial" w:hAnsi="Arial" w:cs="Arial"/>
          <w:sz w:val="22"/>
          <w:szCs w:val="22"/>
        </w:rPr>
        <w:t>Staging</w:t>
      </w:r>
      <w:proofErr w:type="spellEnd"/>
      <w:r w:rsidRPr="006964D2">
        <w:rPr>
          <w:rFonts w:ascii="Arial" w:hAnsi="Arial" w:cs="Arial"/>
          <w:sz w:val="22"/>
          <w:szCs w:val="22"/>
        </w:rPr>
        <w:t xml:space="preserve"> (</w:t>
      </w:r>
      <w:proofErr w:type="gramStart"/>
      <w:r w:rsidRPr="006964D2">
        <w:rPr>
          <w:rFonts w:ascii="Arial" w:hAnsi="Arial" w:cs="Arial"/>
          <w:sz w:val="22"/>
          <w:szCs w:val="22"/>
        </w:rPr>
        <w:t>CT Thorax</w:t>
      </w:r>
      <w:proofErr w:type="gramEnd"/>
      <w:r w:rsidRPr="006964D2">
        <w:rPr>
          <w:rFonts w:ascii="Arial" w:hAnsi="Arial" w:cs="Arial"/>
          <w:sz w:val="22"/>
          <w:szCs w:val="22"/>
        </w:rPr>
        <w:t xml:space="preserve">/Abdomen ± Knochenszintigraphie) zeigt </w:t>
      </w:r>
      <w:r w:rsidRPr="006964D2">
        <w:rPr>
          <w:rStyle w:val="Fett"/>
          <w:rFonts w:ascii="Arial" w:hAnsi="Arial" w:cs="Arial"/>
          <w:sz w:val="22"/>
          <w:szCs w:val="22"/>
        </w:rPr>
        <w:t>keinen</w:t>
      </w:r>
      <w:r w:rsidRPr="006964D2">
        <w:rPr>
          <w:rFonts w:ascii="Arial" w:hAnsi="Arial" w:cs="Arial"/>
          <w:sz w:val="22"/>
          <w:szCs w:val="22"/>
        </w:rPr>
        <w:t xml:space="preserve"> Hinweis auf Fernmetastasen. Sie planen das weitere Vorgehen.</w:t>
      </w:r>
    </w:p>
    <w:p w14:paraId="7595FF30" w14:textId="77777777" w:rsidR="00205519" w:rsidRPr="00790286" w:rsidRDefault="00205519" w:rsidP="00790286">
      <w:pPr>
        <w:rPr>
          <w:rFonts w:ascii="Arial" w:hAnsi="Arial" w:cs="Arial"/>
          <w:sz w:val="22"/>
          <w:szCs w:val="22"/>
        </w:rPr>
      </w:pPr>
    </w:p>
    <w:p w14:paraId="166BCDAD" w14:textId="77777777" w:rsidR="00205519" w:rsidRDefault="00205519" w:rsidP="00087076">
      <w:pPr>
        <w:rPr>
          <w:rFonts w:ascii="Arial" w:eastAsia="Times New Roman" w:hAnsi="Arial" w:cs="Arial"/>
          <w:sz w:val="22"/>
          <w:szCs w:val="22"/>
        </w:rPr>
      </w:pPr>
      <w:proofErr w:type="spellStart"/>
      <w:proofErr w:type="gramStart"/>
      <w:r>
        <w:rPr>
          <w:rFonts w:ascii="Arial" w:eastAsia="Times New Roman" w:hAnsi="Arial" w:cs="Arial"/>
          <w:sz w:val="22"/>
          <w:szCs w:val="22"/>
        </w:rPr>
        <w:t>Sequenz:E</w:t>
      </w:r>
      <w:proofErr w:type="spellEnd"/>
      <w:proofErr w:type="gramEnd"/>
    </w:p>
    <w:p w14:paraId="40BE156D" w14:textId="77777777" w:rsidR="00205519" w:rsidRDefault="00205519" w:rsidP="00087076">
      <w:pPr>
        <w:pStyle w:val="KeinLeerraum"/>
        <w:rPr>
          <w:rFonts w:ascii="Arial" w:hAnsi="Arial" w:cs="Arial"/>
        </w:rPr>
      </w:pPr>
    </w:p>
    <w:p w14:paraId="5748DD8C" w14:textId="77777777" w:rsidR="00205519" w:rsidRDefault="00205519" w:rsidP="00087076">
      <w:pPr>
        <w:pStyle w:val="KeinLeerraum"/>
        <w:rPr>
          <w:rFonts w:ascii="Arial" w:hAnsi="Arial" w:cs="Arial"/>
        </w:rPr>
      </w:pPr>
      <w:r>
        <w:rPr>
          <w:rFonts w:ascii="Arial" w:hAnsi="Arial" w:cs="Arial"/>
        </w:rPr>
        <w:t>--</w:t>
      </w:r>
    </w:p>
    <w:p w14:paraId="216833BB" w14:textId="2F52C83F" w:rsidR="00205519" w:rsidRPr="00942A94" w:rsidRDefault="00112A69" w:rsidP="00A47A03">
      <w:pPr>
        <w:rPr>
          <w:rFonts w:ascii="Arial" w:hAnsi="Arial" w:cs="Arial"/>
          <w:sz w:val="22"/>
          <w:szCs w:val="22"/>
        </w:rPr>
      </w:pPr>
      <w:r w:rsidRPr="00942A94">
        <w:rPr>
          <w:rFonts w:ascii="Arial" w:hAnsi="Arial" w:cs="Arial"/>
          <w:b/>
          <w:bCs/>
          <w:sz w:val="22"/>
          <w:szCs w:val="22"/>
        </w:rPr>
        <w:t>16</w:t>
      </w:r>
      <w:r w:rsidR="00272930" w:rsidRPr="00942A94">
        <w:rPr>
          <w:rFonts w:ascii="Arial" w:hAnsi="Arial" w:cs="Arial"/>
          <w:b/>
          <w:bCs/>
          <w:sz w:val="22"/>
          <w:szCs w:val="22"/>
        </w:rPr>
        <w:t>. Frage 2 von 3</w:t>
      </w:r>
      <w:r w:rsidR="00205519" w:rsidRPr="00942A94">
        <w:rPr>
          <w:rFonts w:ascii="Arial" w:hAnsi="Arial" w:cs="Arial"/>
          <w:b/>
          <w:bCs/>
          <w:sz w:val="22"/>
          <w:szCs w:val="22"/>
        </w:rPr>
        <w:t xml:space="preserve">: </w:t>
      </w:r>
      <w:r w:rsidR="00272930" w:rsidRPr="00942A94">
        <w:rPr>
          <w:rFonts w:ascii="Arial" w:hAnsi="Arial" w:cs="Arial"/>
          <w:sz w:val="22"/>
          <w:szCs w:val="22"/>
        </w:rPr>
        <w:t xml:space="preserve">Welche der folgenden Aussagen trifft zum weiteren therapeutischen Vorgehen bei Frau Lau </w:t>
      </w:r>
      <w:r w:rsidR="00841A6D" w:rsidRPr="00841A6D">
        <w:rPr>
          <w:rFonts w:ascii="Arial" w:hAnsi="Arial" w:cs="Arial"/>
          <w:sz w:val="22"/>
          <w:szCs w:val="22"/>
        </w:rPr>
        <w:t>am ehesten</w:t>
      </w:r>
      <w:r w:rsidR="00841A6D" w:rsidRPr="00841A6D">
        <w:rPr>
          <w:rFonts w:ascii="Arial" w:hAnsi="Arial" w:cs="Arial"/>
          <w:b/>
          <w:bCs/>
          <w:sz w:val="22"/>
          <w:szCs w:val="22"/>
        </w:rPr>
        <w:t xml:space="preserve"> </w:t>
      </w:r>
      <w:r w:rsidR="00A47A03" w:rsidRPr="00841A6D">
        <w:rPr>
          <w:rFonts w:ascii="Arial" w:hAnsi="Arial" w:cs="Arial"/>
          <w:sz w:val="22"/>
          <w:szCs w:val="22"/>
        </w:rPr>
        <w:t>zu?</w:t>
      </w:r>
    </w:p>
    <w:p w14:paraId="359547AE" w14:textId="77777777" w:rsidR="00205519" w:rsidRPr="00942A94" w:rsidRDefault="00205519" w:rsidP="00087076">
      <w:pPr>
        <w:pStyle w:val="KeinLeerraum"/>
        <w:rPr>
          <w:rFonts w:ascii="Arial" w:hAnsi="Arial" w:cs="Arial"/>
        </w:rPr>
      </w:pPr>
      <w:proofErr w:type="spellStart"/>
      <w:proofErr w:type="gramStart"/>
      <w:r w:rsidRPr="00942A94">
        <w:rPr>
          <w:rFonts w:ascii="Arial" w:hAnsi="Arial" w:cs="Arial"/>
        </w:rPr>
        <w:t>Typ:TypA</w:t>
      </w:r>
      <w:proofErr w:type="spellEnd"/>
      <w:proofErr w:type="gramEnd"/>
    </w:p>
    <w:p w14:paraId="3AEBA146" w14:textId="77777777" w:rsidR="00205519" w:rsidRPr="00942A94" w:rsidRDefault="00205519" w:rsidP="005A6B5C">
      <w:pPr>
        <w:rPr>
          <w:rFonts w:ascii="Arial" w:hAnsi="Arial" w:cs="Arial"/>
          <w:sz w:val="22"/>
          <w:szCs w:val="22"/>
          <w:u w:val="single"/>
        </w:rPr>
      </w:pPr>
    </w:p>
    <w:p w14:paraId="3F972D6F" w14:textId="23A90EA6" w:rsidR="00841A6D" w:rsidRDefault="00841A6D" w:rsidP="000D00C9">
      <w:pPr>
        <w:pStyle w:val="Listenabsatz"/>
        <w:numPr>
          <w:ilvl w:val="0"/>
          <w:numId w:val="16"/>
        </w:numPr>
        <w:spacing w:after="160" w:line="240" w:lineRule="auto"/>
        <w:rPr>
          <w:rFonts w:ascii="Arial" w:hAnsi="Arial" w:cs="Arial"/>
          <w:b/>
          <w:bCs/>
        </w:rPr>
      </w:pPr>
      <w:r w:rsidRPr="00841A6D">
        <w:rPr>
          <w:rFonts w:ascii="Arial" w:hAnsi="Arial" w:cs="Arial"/>
          <w:b/>
          <w:bCs/>
        </w:rPr>
        <w:t xml:space="preserve">In dieser Konstellation (kleiner, HR-positiver/HER2-negativer Tumor mit niedrigem Ki-67, cN0) </w:t>
      </w:r>
      <w:r>
        <w:rPr>
          <w:rFonts w:ascii="Arial" w:hAnsi="Arial" w:cs="Arial"/>
          <w:b/>
          <w:bCs/>
        </w:rPr>
        <w:t>wird</w:t>
      </w:r>
      <w:r w:rsidRPr="00841A6D">
        <w:rPr>
          <w:rFonts w:ascii="Arial" w:hAnsi="Arial" w:cs="Arial"/>
          <w:b/>
          <w:bCs/>
        </w:rPr>
        <w:t xml:space="preserve"> eine kurativ intendierte Therapie mit einer brusterhaltenden Operation und eine adjuvante endokrine Therapie</w:t>
      </w:r>
      <w:r>
        <w:rPr>
          <w:rFonts w:ascii="Arial" w:hAnsi="Arial" w:cs="Arial"/>
          <w:b/>
          <w:bCs/>
        </w:rPr>
        <w:t xml:space="preserve"> empfohlen</w:t>
      </w:r>
      <w:r w:rsidRPr="00841A6D">
        <w:rPr>
          <w:rFonts w:ascii="Arial" w:hAnsi="Arial" w:cs="Arial"/>
          <w:b/>
          <w:bCs/>
        </w:rPr>
        <w:t>.</w:t>
      </w:r>
    </w:p>
    <w:p w14:paraId="58AB50DE" w14:textId="1A8D6F6A" w:rsidR="00841A6D" w:rsidRPr="006964D2" w:rsidRDefault="00841A6D" w:rsidP="000D00C9">
      <w:pPr>
        <w:pStyle w:val="Listenabsatz"/>
        <w:numPr>
          <w:ilvl w:val="0"/>
          <w:numId w:val="16"/>
        </w:numPr>
        <w:spacing w:after="160" w:line="240" w:lineRule="auto"/>
        <w:rPr>
          <w:rFonts w:ascii="Arial" w:hAnsi="Arial" w:cs="Arial"/>
        </w:rPr>
      </w:pPr>
      <w:r w:rsidRPr="006964D2">
        <w:rPr>
          <w:rFonts w:ascii="Arial" w:hAnsi="Arial" w:cs="Arial"/>
        </w:rPr>
        <w:t xml:space="preserve">In dieser Konstellation (kleiner, HR-positiver/HER2-negativer Tumor mit niedrigem Ki-67, cN0) ist eine </w:t>
      </w:r>
      <w:r w:rsidRPr="00841A6D">
        <w:rPr>
          <w:rStyle w:val="Fett"/>
          <w:rFonts w:ascii="Arial" w:hAnsi="Arial" w:cs="Arial"/>
          <w:b w:val="0"/>
          <w:bCs w:val="0"/>
        </w:rPr>
        <w:t>neoadjuvante platinbasierte</w:t>
      </w:r>
      <w:r w:rsidRPr="006964D2">
        <w:rPr>
          <w:rFonts w:ascii="Arial" w:hAnsi="Arial" w:cs="Arial"/>
        </w:rPr>
        <w:t xml:space="preserve"> Chemotherapie Standard und in der Regel zwingend erforderlich.</w:t>
      </w:r>
    </w:p>
    <w:p w14:paraId="44E22438" w14:textId="73883D77" w:rsidR="00841A6D" w:rsidRDefault="00841A6D" w:rsidP="000D00C9">
      <w:pPr>
        <w:pStyle w:val="Listenabsatz"/>
        <w:numPr>
          <w:ilvl w:val="0"/>
          <w:numId w:val="16"/>
        </w:numPr>
        <w:spacing w:after="160" w:line="240" w:lineRule="auto"/>
        <w:rPr>
          <w:rFonts w:ascii="Arial" w:hAnsi="Arial" w:cs="Arial"/>
        </w:rPr>
      </w:pPr>
      <w:r w:rsidRPr="006964D2">
        <w:rPr>
          <w:rFonts w:ascii="Arial" w:hAnsi="Arial" w:cs="Arial"/>
        </w:rPr>
        <w:t xml:space="preserve">Aufgrund des HER2-negativen Status ist aktuell eine Anti-HER2-Therapie (z. B. </w:t>
      </w:r>
      <w:proofErr w:type="spellStart"/>
      <w:r w:rsidRPr="006964D2">
        <w:rPr>
          <w:rFonts w:ascii="Arial" w:hAnsi="Arial" w:cs="Arial"/>
        </w:rPr>
        <w:t>Trastuzumab</w:t>
      </w:r>
      <w:proofErr w:type="spellEnd"/>
      <w:r w:rsidRPr="006964D2">
        <w:rPr>
          <w:rFonts w:ascii="Arial" w:hAnsi="Arial" w:cs="Arial"/>
        </w:rPr>
        <w:t>) indiziert.</w:t>
      </w:r>
    </w:p>
    <w:p w14:paraId="19B81F86" w14:textId="538046E9" w:rsidR="00A64B4C" w:rsidRPr="006964D2" w:rsidRDefault="00A64B4C" w:rsidP="000D00C9">
      <w:pPr>
        <w:pStyle w:val="Listenabsatz"/>
        <w:numPr>
          <w:ilvl w:val="0"/>
          <w:numId w:val="16"/>
        </w:numPr>
        <w:spacing w:after="160" w:line="240" w:lineRule="auto"/>
        <w:rPr>
          <w:rFonts w:ascii="Arial" w:hAnsi="Arial" w:cs="Arial"/>
        </w:rPr>
      </w:pPr>
      <w:r w:rsidRPr="006964D2">
        <w:rPr>
          <w:rFonts w:ascii="Arial" w:hAnsi="Arial" w:cs="Arial"/>
        </w:rPr>
        <w:t xml:space="preserve">Bei klinisch und bildgebend unauffälliger Axilla wird eine brusterhaltende Operation </w:t>
      </w:r>
      <w:r>
        <w:rPr>
          <w:rFonts w:ascii="Arial" w:hAnsi="Arial" w:cs="Arial"/>
        </w:rPr>
        <w:t xml:space="preserve">nicht mehr </w:t>
      </w:r>
      <w:r w:rsidRPr="006964D2">
        <w:rPr>
          <w:rFonts w:ascii="Arial" w:hAnsi="Arial" w:cs="Arial"/>
        </w:rPr>
        <w:t xml:space="preserve">mit einer Sentinel-Lymphknoten-Biopsie kombiniert. </w:t>
      </w:r>
    </w:p>
    <w:p w14:paraId="38779A39" w14:textId="6E1D7652" w:rsidR="006964D2" w:rsidRPr="00A64B4C" w:rsidRDefault="006964D2" w:rsidP="000D00C9">
      <w:pPr>
        <w:pStyle w:val="Listenabsatz"/>
        <w:numPr>
          <w:ilvl w:val="0"/>
          <w:numId w:val="16"/>
        </w:numPr>
        <w:spacing w:after="160" w:line="240" w:lineRule="auto"/>
        <w:rPr>
          <w:rFonts w:ascii="Arial" w:hAnsi="Arial" w:cs="Arial"/>
        </w:rPr>
      </w:pPr>
      <w:r w:rsidRPr="00A64B4C">
        <w:rPr>
          <w:rFonts w:ascii="Arial" w:hAnsi="Arial" w:cs="Arial"/>
        </w:rPr>
        <w:t xml:space="preserve">Falls </w:t>
      </w:r>
      <w:r w:rsidR="00A64B4C">
        <w:rPr>
          <w:rFonts w:ascii="Arial" w:hAnsi="Arial" w:cs="Arial"/>
        </w:rPr>
        <w:t>k</w:t>
      </w:r>
      <w:r w:rsidRPr="00A64B4C">
        <w:rPr>
          <w:rFonts w:ascii="Arial" w:hAnsi="Arial" w:cs="Arial"/>
        </w:rPr>
        <w:t>eine adjuvante Bestrahlung durchgeführt werden kann (Kontraindikation/</w:t>
      </w:r>
      <w:proofErr w:type="spellStart"/>
      <w:r w:rsidRPr="00A64B4C">
        <w:rPr>
          <w:rFonts w:ascii="Arial" w:hAnsi="Arial" w:cs="Arial"/>
        </w:rPr>
        <w:t>Patientinnenwunsch</w:t>
      </w:r>
      <w:proofErr w:type="spellEnd"/>
      <w:r w:rsidRPr="00A64B4C">
        <w:rPr>
          <w:rFonts w:ascii="Arial" w:hAnsi="Arial" w:cs="Arial"/>
        </w:rPr>
        <w:t xml:space="preserve">), </w:t>
      </w:r>
      <w:r w:rsidR="00A64B4C">
        <w:rPr>
          <w:rFonts w:ascii="Arial" w:hAnsi="Arial" w:cs="Arial"/>
        </w:rPr>
        <w:t xml:space="preserve">muss </w:t>
      </w:r>
      <w:r w:rsidRPr="00A64B4C">
        <w:rPr>
          <w:rFonts w:ascii="Arial" w:hAnsi="Arial" w:cs="Arial"/>
        </w:rPr>
        <w:t xml:space="preserve">zur lokalen Kontrolle </w:t>
      </w:r>
      <w:r w:rsidR="00A64B4C">
        <w:rPr>
          <w:rFonts w:ascii="Arial" w:hAnsi="Arial" w:cs="Arial"/>
        </w:rPr>
        <w:t>immer eine</w:t>
      </w:r>
      <w:r w:rsidRPr="00A64B4C">
        <w:rPr>
          <w:rFonts w:ascii="Arial" w:hAnsi="Arial" w:cs="Arial"/>
        </w:rPr>
        <w:t xml:space="preserve"> Mastektomie als Alternative zur brusterhaltenden Therapie</w:t>
      </w:r>
      <w:r w:rsidR="00A64B4C">
        <w:rPr>
          <w:rFonts w:ascii="Arial" w:hAnsi="Arial" w:cs="Arial"/>
        </w:rPr>
        <w:t xml:space="preserve"> durchgeführt werden</w:t>
      </w:r>
      <w:r w:rsidRPr="00A64B4C">
        <w:rPr>
          <w:rFonts w:ascii="Arial" w:hAnsi="Arial" w:cs="Arial"/>
        </w:rPr>
        <w:t>.</w:t>
      </w:r>
    </w:p>
    <w:p w14:paraId="47CBB2D6" w14:textId="38FB9A27" w:rsidR="008F1909" w:rsidRDefault="001F18E1" w:rsidP="00087076">
      <w:pPr>
        <w:pStyle w:val="KeinLeerraum"/>
        <w:rPr>
          <w:rFonts w:ascii="Arial" w:hAnsi="Arial" w:cs="Arial"/>
        </w:rPr>
      </w:pPr>
      <w:r>
        <w:rPr>
          <w:rFonts w:ascii="Arial" w:hAnsi="Arial" w:cs="Arial"/>
        </w:rPr>
        <w:t>--</w:t>
      </w:r>
    </w:p>
    <w:p w14:paraId="4683C0A0" w14:textId="77777777" w:rsidR="00391C8D" w:rsidRDefault="00391C8D" w:rsidP="00391C8D">
      <w:pPr>
        <w:pStyle w:val="KeinLeerraum"/>
        <w:rPr>
          <w:rFonts w:ascii="Arial" w:hAnsi="Arial" w:cs="Arial"/>
        </w:rPr>
      </w:pPr>
      <w:proofErr w:type="spellStart"/>
      <w:proofErr w:type="gramStart"/>
      <w:r>
        <w:rPr>
          <w:rFonts w:ascii="Arial" w:hAnsi="Arial" w:cs="Arial"/>
        </w:rPr>
        <w:t>Sequenz:E</w:t>
      </w:r>
      <w:proofErr w:type="spellEnd"/>
      <w:proofErr w:type="gramEnd"/>
    </w:p>
    <w:p w14:paraId="4781928A" w14:textId="77777777" w:rsidR="00391C8D" w:rsidRDefault="00391C8D" w:rsidP="00391C8D">
      <w:pPr>
        <w:rPr>
          <w:rFonts w:ascii="Arial" w:hAnsi="Arial" w:cs="Arial"/>
          <w:b/>
          <w:bCs/>
          <w:sz w:val="22"/>
          <w:szCs w:val="22"/>
        </w:rPr>
      </w:pPr>
    </w:p>
    <w:p w14:paraId="50DF9EDC" w14:textId="77777777" w:rsidR="00391C8D" w:rsidRDefault="00391C8D" w:rsidP="00391C8D">
      <w:pPr>
        <w:pStyle w:val="KeinLeerraum"/>
        <w:rPr>
          <w:rFonts w:ascii="Arial" w:hAnsi="Arial" w:cs="Arial"/>
        </w:rPr>
      </w:pPr>
      <w:r>
        <w:rPr>
          <w:rFonts w:ascii="Arial" w:hAnsi="Arial" w:cs="Arial"/>
        </w:rPr>
        <w:t>--</w:t>
      </w:r>
    </w:p>
    <w:p w14:paraId="2DDE38E3" w14:textId="4F7FF01C" w:rsidR="00391C8D" w:rsidRDefault="00391C8D" w:rsidP="00391C8D">
      <w:pPr>
        <w:pStyle w:val="KeinLeerraum"/>
        <w:rPr>
          <w:rFonts w:ascii="Arial" w:eastAsia="Times New Roman" w:hAnsi="Arial" w:cs="Arial"/>
        </w:rPr>
      </w:pPr>
      <w:r w:rsidRPr="00D20FA7">
        <w:rPr>
          <w:rFonts w:ascii="Arial" w:eastAsia="Times New Roman"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41392392" w14:textId="77777777" w:rsidR="00391C8D" w:rsidRDefault="00391C8D" w:rsidP="00391C8D">
      <w:pPr>
        <w:pStyle w:val="KeinLeerraum"/>
        <w:rPr>
          <w:rFonts w:ascii="Arial" w:hAnsi="Arial" w:cs="Arial"/>
        </w:rPr>
      </w:pPr>
    </w:p>
    <w:p w14:paraId="48168057" w14:textId="77777777" w:rsidR="00391C8D" w:rsidRPr="002445F2" w:rsidRDefault="00391C8D" w:rsidP="00391C8D">
      <w:pPr>
        <w:rPr>
          <w:rFonts w:ascii="Arial" w:hAnsi="Arial" w:cs="Arial"/>
          <w:b/>
          <w:sz w:val="22"/>
          <w:szCs w:val="22"/>
        </w:rPr>
      </w:pPr>
      <w:r w:rsidRPr="002445F2">
        <w:rPr>
          <w:rFonts w:ascii="Arial" w:hAnsi="Arial" w:cs="Arial"/>
          <w:b/>
          <w:sz w:val="22"/>
          <w:szCs w:val="22"/>
        </w:rPr>
        <w:t xml:space="preserve">Fallbeispiel E: </w:t>
      </w:r>
    </w:p>
    <w:p w14:paraId="108B73DA" w14:textId="77777777" w:rsidR="00384FAE" w:rsidRPr="00B7409E" w:rsidRDefault="00384FAE" w:rsidP="00384FAE">
      <w:pPr>
        <w:rPr>
          <w:rFonts w:ascii="Arial" w:hAnsi="Arial" w:cs="Arial"/>
          <w:sz w:val="22"/>
          <w:szCs w:val="22"/>
        </w:rPr>
      </w:pPr>
      <w:r w:rsidRPr="00B7409E">
        <w:rPr>
          <w:rFonts w:ascii="Arial" w:hAnsi="Arial" w:cs="Arial"/>
          <w:sz w:val="22"/>
          <w:szCs w:val="22"/>
        </w:rPr>
        <w:t>Bei Frau Leni Lau wurde die kurativ intendierte Therapie durchgeführt. Sie erkundigt sich nun bei Ihnen bezüglich der Durchführung einer Nachsorge.</w:t>
      </w:r>
    </w:p>
    <w:p w14:paraId="007BE870" w14:textId="77777777" w:rsidR="00391C8D" w:rsidRPr="00790286" w:rsidRDefault="00391C8D" w:rsidP="00391C8D">
      <w:pPr>
        <w:rPr>
          <w:rFonts w:ascii="Arial" w:hAnsi="Arial" w:cs="Arial"/>
          <w:sz w:val="22"/>
          <w:szCs w:val="22"/>
        </w:rPr>
      </w:pPr>
    </w:p>
    <w:p w14:paraId="2C90B421" w14:textId="77777777" w:rsidR="00391C8D" w:rsidRDefault="00391C8D" w:rsidP="00391C8D">
      <w:pPr>
        <w:rPr>
          <w:rFonts w:ascii="Arial" w:eastAsia="Times New Roman" w:hAnsi="Arial" w:cs="Arial"/>
          <w:sz w:val="22"/>
          <w:szCs w:val="22"/>
        </w:rPr>
      </w:pPr>
      <w:proofErr w:type="spellStart"/>
      <w:proofErr w:type="gramStart"/>
      <w:r>
        <w:rPr>
          <w:rFonts w:ascii="Arial" w:eastAsia="Times New Roman" w:hAnsi="Arial" w:cs="Arial"/>
          <w:sz w:val="22"/>
          <w:szCs w:val="22"/>
        </w:rPr>
        <w:t>Sequenz:E</w:t>
      </w:r>
      <w:proofErr w:type="spellEnd"/>
      <w:proofErr w:type="gramEnd"/>
    </w:p>
    <w:p w14:paraId="465B2C9B" w14:textId="77777777" w:rsidR="00391C8D" w:rsidRDefault="00391C8D" w:rsidP="00391C8D">
      <w:pPr>
        <w:pStyle w:val="KeinLeerraum"/>
        <w:rPr>
          <w:rFonts w:ascii="Arial" w:hAnsi="Arial" w:cs="Arial"/>
        </w:rPr>
      </w:pPr>
    </w:p>
    <w:p w14:paraId="32CB1AC0" w14:textId="77777777" w:rsidR="00391C8D" w:rsidRDefault="00391C8D" w:rsidP="00391C8D">
      <w:pPr>
        <w:pStyle w:val="KeinLeerraum"/>
        <w:rPr>
          <w:rFonts w:ascii="Arial" w:hAnsi="Arial" w:cs="Arial"/>
        </w:rPr>
      </w:pPr>
      <w:r>
        <w:rPr>
          <w:rFonts w:ascii="Arial" w:hAnsi="Arial" w:cs="Arial"/>
        </w:rPr>
        <w:t>--</w:t>
      </w:r>
    </w:p>
    <w:p w14:paraId="6077402C" w14:textId="41E241CD" w:rsidR="00391C8D" w:rsidRPr="000B13A7" w:rsidRDefault="00384FAE" w:rsidP="00384FAE">
      <w:pPr>
        <w:rPr>
          <w:rFonts w:ascii="Arial" w:hAnsi="Arial" w:cs="Arial"/>
          <w:bCs/>
          <w:sz w:val="22"/>
          <w:szCs w:val="22"/>
        </w:rPr>
      </w:pPr>
      <w:r>
        <w:rPr>
          <w:rFonts w:ascii="Arial" w:hAnsi="Arial" w:cs="Arial"/>
          <w:b/>
          <w:bCs/>
          <w:sz w:val="22"/>
          <w:szCs w:val="22"/>
        </w:rPr>
        <w:t>17. Frage 3</w:t>
      </w:r>
      <w:r w:rsidR="00391C8D" w:rsidRPr="00272930">
        <w:rPr>
          <w:rFonts w:ascii="Arial" w:hAnsi="Arial" w:cs="Arial"/>
          <w:b/>
          <w:bCs/>
          <w:sz w:val="22"/>
          <w:szCs w:val="22"/>
        </w:rPr>
        <w:t xml:space="preserve"> von 3: </w:t>
      </w:r>
      <w:r w:rsidR="00391C8D" w:rsidRPr="00272930">
        <w:rPr>
          <w:rFonts w:ascii="Arial" w:hAnsi="Arial" w:cs="Arial"/>
          <w:sz w:val="22"/>
          <w:szCs w:val="22"/>
        </w:rPr>
        <w:t>Welche der folgenden Aussage</w:t>
      </w:r>
      <w:r w:rsidR="00432C0D">
        <w:rPr>
          <w:rFonts w:ascii="Arial" w:hAnsi="Arial" w:cs="Arial"/>
          <w:sz w:val="22"/>
          <w:szCs w:val="22"/>
        </w:rPr>
        <w:t xml:space="preserve"> in Bezug auf die Nachsorge</w:t>
      </w:r>
      <w:r w:rsidR="00367334">
        <w:rPr>
          <w:rFonts w:ascii="Arial" w:hAnsi="Arial" w:cs="Arial"/>
          <w:sz w:val="22"/>
          <w:szCs w:val="22"/>
        </w:rPr>
        <w:t xml:space="preserve"> trifft</w:t>
      </w:r>
      <w:r w:rsidR="00391C8D" w:rsidRPr="00272930">
        <w:rPr>
          <w:rFonts w:ascii="Arial" w:hAnsi="Arial" w:cs="Arial"/>
          <w:sz w:val="22"/>
          <w:szCs w:val="22"/>
        </w:rPr>
        <w:t xml:space="preserve"> </w:t>
      </w:r>
      <w:r w:rsidR="00BF397E">
        <w:rPr>
          <w:rFonts w:ascii="Arial" w:hAnsi="Arial" w:cs="Arial"/>
          <w:sz w:val="22"/>
          <w:szCs w:val="22"/>
        </w:rPr>
        <w:t xml:space="preserve">am </w:t>
      </w:r>
      <w:r w:rsidR="000B13A7" w:rsidRPr="000B13A7">
        <w:rPr>
          <w:rFonts w:ascii="Arial" w:hAnsi="Arial" w:cs="Arial"/>
          <w:bCs/>
          <w:sz w:val="22"/>
          <w:szCs w:val="22"/>
        </w:rPr>
        <w:t xml:space="preserve">ehesten </w:t>
      </w:r>
      <w:r w:rsidRPr="000B13A7">
        <w:rPr>
          <w:rFonts w:ascii="Arial" w:hAnsi="Arial" w:cs="Arial"/>
          <w:bCs/>
          <w:sz w:val="22"/>
          <w:szCs w:val="22"/>
        </w:rPr>
        <w:t>zu?</w:t>
      </w:r>
    </w:p>
    <w:p w14:paraId="59E5C5FA" w14:textId="250AD5D1" w:rsidR="00391C8D" w:rsidRDefault="00D26B70" w:rsidP="00391C8D">
      <w:pPr>
        <w:pStyle w:val="KeinLeerraum"/>
        <w:rPr>
          <w:rFonts w:ascii="Arial" w:hAnsi="Arial" w:cs="Arial"/>
        </w:rPr>
      </w:pPr>
      <w:proofErr w:type="spellStart"/>
      <w:proofErr w:type="gramStart"/>
      <w:r>
        <w:rPr>
          <w:rFonts w:ascii="Arial" w:hAnsi="Arial" w:cs="Arial"/>
        </w:rPr>
        <w:t>Typ:TypA</w:t>
      </w:r>
      <w:proofErr w:type="spellEnd"/>
      <w:proofErr w:type="gramEnd"/>
    </w:p>
    <w:p w14:paraId="1C6E1762" w14:textId="138D5E1E" w:rsidR="00391C8D" w:rsidRDefault="00391C8D" w:rsidP="00087076">
      <w:pPr>
        <w:pStyle w:val="KeinLeerraum"/>
        <w:rPr>
          <w:rFonts w:ascii="Arial" w:hAnsi="Arial" w:cs="Arial"/>
        </w:rPr>
      </w:pPr>
    </w:p>
    <w:p w14:paraId="727D3140" w14:textId="5CDC6966" w:rsidR="00D0526E" w:rsidRPr="007F26ED" w:rsidRDefault="00CE3882" w:rsidP="000D00C9">
      <w:pPr>
        <w:pStyle w:val="StandardWeb"/>
        <w:numPr>
          <w:ilvl w:val="0"/>
          <w:numId w:val="26"/>
        </w:numPr>
        <w:rPr>
          <w:rFonts w:ascii="Arial" w:hAnsi="Arial" w:cs="Arial"/>
          <w:b/>
          <w:bCs/>
          <w:sz w:val="22"/>
          <w:szCs w:val="22"/>
        </w:rPr>
      </w:pPr>
      <w:r w:rsidRPr="00D0526E">
        <w:rPr>
          <w:rFonts w:ascii="Arial" w:hAnsi="Arial" w:cs="Arial"/>
          <w:b/>
          <w:bCs/>
          <w:sz w:val="22"/>
          <w:szCs w:val="22"/>
        </w:rPr>
        <w:t>In der Nachsorge erfolgen in regelmäßigen Abständen Anamnese und klinische Untersuchungen</w:t>
      </w:r>
      <w:r w:rsidR="007F26ED" w:rsidRPr="007F26ED">
        <w:rPr>
          <w:rFonts w:ascii="Arial" w:hAnsi="Arial" w:cs="Arial"/>
          <w:b/>
          <w:bCs/>
          <w:sz w:val="22"/>
          <w:szCs w:val="22"/>
        </w:rPr>
        <w:t xml:space="preserve">, um möglichst früh ein </w:t>
      </w:r>
      <w:proofErr w:type="spellStart"/>
      <w:r w:rsidR="007F26ED" w:rsidRPr="007F26ED">
        <w:rPr>
          <w:rFonts w:ascii="Arial" w:hAnsi="Arial" w:cs="Arial"/>
          <w:b/>
          <w:bCs/>
          <w:sz w:val="22"/>
          <w:szCs w:val="22"/>
        </w:rPr>
        <w:t>lokoregionäres</w:t>
      </w:r>
      <w:proofErr w:type="spellEnd"/>
      <w:r w:rsidR="007F26ED" w:rsidRPr="007F26ED">
        <w:rPr>
          <w:rFonts w:ascii="Arial" w:hAnsi="Arial" w:cs="Arial"/>
          <w:b/>
          <w:bCs/>
          <w:sz w:val="22"/>
          <w:szCs w:val="22"/>
        </w:rPr>
        <w:t xml:space="preserve"> Rezidiv bzw. ein kontralaterales Mammakarzinom zu erkennen.</w:t>
      </w:r>
    </w:p>
    <w:p w14:paraId="0C56E0FA" w14:textId="6428C000" w:rsidR="00D0526E" w:rsidRPr="00D0526E" w:rsidRDefault="00D0526E" w:rsidP="000D00C9">
      <w:pPr>
        <w:pStyle w:val="StandardWeb"/>
        <w:numPr>
          <w:ilvl w:val="0"/>
          <w:numId w:val="26"/>
        </w:numPr>
        <w:rPr>
          <w:rFonts w:ascii="Arial" w:hAnsi="Arial" w:cs="Arial"/>
          <w:bCs/>
          <w:sz w:val="22"/>
          <w:szCs w:val="22"/>
        </w:rPr>
      </w:pPr>
      <w:r w:rsidRPr="007F26ED">
        <w:rPr>
          <w:rFonts w:ascii="Arial" w:hAnsi="Arial" w:cs="Arial"/>
          <w:sz w:val="22"/>
          <w:szCs w:val="22"/>
        </w:rPr>
        <w:t>Bildgebende Untersuchungen der Brust sind in</w:t>
      </w:r>
      <w:r w:rsidRPr="00D0526E">
        <w:rPr>
          <w:rFonts w:ascii="Arial" w:hAnsi="Arial" w:cs="Arial"/>
          <w:bCs/>
          <w:sz w:val="22"/>
          <w:szCs w:val="22"/>
        </w:rPr>
        <w:t xml:space="preserve"> der Nachsorge grundsätzlich nicht sinnvoll und sollten routinemäßig unterbleiben.</w:t>
      </w:r>
    </w:p>
    <w:p w14:paraId="19874561" w14:textId="77777777" w:rsidR="00CE3882" w:rsidRDefault="00CE3882" w:rsidP="000D00C9">
      <w:pPr>
        <w:pStyle w:val="StandardWeb"/>
        <w:numPr>
          <w:ilvl w:val="0"/>
          <w:numId w:val="26"/>
        </w:numPr>
        <w:rPr>
          <w:rFonts w:ascii="Arial" w:hAnsi="Arial" w:cs="Arial"/>
          <w:sz w:val="22"/>
          <w:szCs w:val="22"/>
        </w:rPr>
      </w:pPr>
      <w:r w:rsidRPr="00D0526E">
        <w:rPr>
          <w:rFonts w:ascii="Arial" w:hAnsi="Arial" w:cs="Arial"/>
          <w:sz w:val="22"/>
          <w:szCs w:val="22"/>
        </w:rPr>
        <w:t>Regelmäßige, routinemäßige CT-Kontrollen von Thorax und Abdomen bei asymptomatischen Patientinnen verbessern das Gesamtüberleben nach bisherigen Erkenntnissen üblicherweise nicht.</w:t>
      </w:r>
    </w:p>
    <w:p w14:paraId="38B836F4" w14:textId="15DD61E2" w:rsidR="00CE3882" w:rsidRPr="00672993" w:rsidRDefault="00D0526E" w:rsidP="000D00C9">
      <w:pPr>
        <w:pStyle w:val="StandardWeb"/>
        <w:numPr>
          <w:ilvl w:val="0"/>
          <w:numId w:val="26"/>
        </w:numPr>
        <w:rPr>
          <w:rFonts w:ascii="Arial" w:hAnsi="Arial" w:cs="Arial"/>
          <w:sz w:val="22"/>
          <w:szCs w:val="22"/>
        </w:rPr>
      </w:pPr>
      <w:r>
        <w:rPr>
          <w:rFonts w:ascii="Arial" w:hAnsi="Arial" w:cs="Arial"/>
          <w:sz w:val="22"/>
          <w:szCs w:val="22"/>
        </w:rPr>
        <w:lastRenderedPageBreak/>
        <w:t>N</w:t>
      </w:r>
      <w:r w:rsidRPr="00CE3882">
        <w:rPr>
          <w:rFonts w:ascii="Arial" w:hAnsi="Arial" w:cs="Arial"/>
          <w:sz w:val="22"/>
          <w:szCs w:val="22"/>
        </w:rPr>
        <w:t xml:space="preserve">ach Mastektomie </w:t>
      </w:r>
      <w:r w:rsidR="007F26ED">
        <w:rPr>
          <w:rFonts w:ascii="Arial" w:hAnsi="Arial" w:cs="Arial"/>
          <w:sz w:val="22"/>
          <w:szCs w:val="22"/>
        </w:rPr>
        <w:t xml:space="preserve">wird </w:t>
      </w:r>
      <w:r w:rsidRPr="00CE3882">
        <w:rPr>
          <w:rFonts w:ascii="Arial" w:hAnsi="Arial" w:cs="Arial"/>
          <w:sz w:val="22"/>
          <w:szCs w:val="22"/>
        </w:rPr>
        <w:t xml:space="preserve">eine strukturierte Nachsorge (inkl. Kontrolle der kontralateralen Brust und klinischer Untersuchungen) </w:t>
      </w:r>
      <w:r w:rsidR="007F26ED">
        <w:rPr>
          <w:rFonts w:ascii="Arial" w:hAnsi="Arial" w:cs="Arial"/>
          <w:sz w:val="22"/>
          <w:szCs w:val="22"/>
        </w:rPr>
        <w:t xml:space="preserve">nicht mehr </w:t>
      </w:r>
      <w:r w:rsidRPr="00CE3882">
        <w:rPr>
          <w:rFonts w:ascii="Arial" w:hAnsi="Arial" w:cs="Arial"/>
          <w:sz w:val="22"/>
          <w:szCs w:val="22"/>
        </w:rPr>
        <w:t>empfohlen.</w:t>
      </w:r>
    </w:p>
    <w:p w14:paraId="2A4BECE8" w14:textId="77777777" w:rsidR="0045199B" w:rsidRDefault="0045199B" w:rsidP="0045199B">
      <w:pPr>
        <w:pStyle w:val="KeinLeerraum"/>
        <w:rPr>
          <w:rFonts w:ascii="Arial" w:hAnsi="Arial" w:cs="Arial"/>
        </w:rPr>
      </w:pPr>
      <w:r>
        <w:rPr>
          <w:rFonts w:ascii="Arial" w:hAnsi="Arial" w:cs="Arial"/>
        </w:rPr>
        <w:t>--</w:t>
      </w:r>
    </w:p>
    <w:p w14:paraId="31605B99" w14:textId="77777777" w:rsidR="0045199B" w:rsidRDefault="0045199B" w:rsidP="00087076">
      <w:pPr>
        <w:pStyle w:val="KeinLeerraum"/>
        <w:rPr>
          <w:rFonts w:ascii="Arial" w:hAnsi="Arial" w:cs="Arial"/>
        </w:rPr>
      </w:pPr>
    </w:p>
    <w:p w14:paraId="6C98A816" w14:textId="68B284DD" w:rsidR="008F1909" w:rsidRPr="00924155" w:rsidRDefault="008F1909" w:rsidP="00087076">
      <w:pPr>
        <w:pStyle w:val="KeinLeerraum"/>
        <w:rPr>
          <w:rFonts w:ascii="Arial" w:hAnsi="Arial" w:cs="Arial"/>
        </w:rPr>
      </w:pPr>
      <w:r w:rsidRPr="00493382">
        <w:rPr>
          <w:rFonts w:ascii="Arial"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377546DC" w14:textId="77777777" w:rsidR="00205519" w:rsidRDefault="00205519" w:rsidP="00087076">
      <w:pPr>
        <w:pStyle w:val="KeinLeerraum"/>
        <w:rPr>
          <w:rFonts w:ascii="Arial" w:hAnsi="Arial" w:cs="Arial"/>
        </w:rPr>
      </w:pPr>
    </w:p>
    <w:p w14:paraId="292C2AEF" w14:textId="77777777" w:rsidR="00205519" w:rsidRDefault="009C0458" w:rsidP="00087076">
      <w:pPr>
        <w:pStyle w:val="KeinLeerraum"/>
        <w:rPr>
          <w:rFonts w:ascii="Arial" w:hAnsi="Arial" w:cs="Arial"/>
          <w:b/>
        </w:rPr>
      </w:pPr>
      <w:r>
        <w:rPr>
          <w:rFonts w:ascii="Arial" w:hAnsi="Arial" w:cs="Arial"/>
          <w:b/>
        </w:rPr>
        <w:t>Fallbeispiel F</w:t>
      </w:r>
      <w:r w:rsidR="00205519">
        <w:rPr>
          <w:rFonts w:ascii="Arial" w:hAnsi="Arial" w:cs="Arial"/>
          <w:b/>
        </w:rPr>
        <w:t>:</w:t>
      </w:r>
    </w:p>
    <w:p w14:paraId="1E77D177" w14:textId="77A54559" w:rsidR="00205519" w:rsidRDefault="00EB32FD" w:rsidP="00087076">
      <w:pPr>
        <w:rPr>
          <w:rFonts w:ascii="Arial" w:hAnsi="Arial" w:cs="Arial"/>
          <w:sz w:val="22"/>
          <w:szCs w:val="22"/>
        </w:rPr>
      </w:pPr>
      <w:r>
        <w:rPr>
          <w:rFonts w:ascii="Arial" w:hAnsi="Arial" w:cs="Arial"/>
          <w:b/>
          <w:bCs/>
          <w:sz w:val="22"/>
          <w:szCs w:val="22"/>
        </w:rPr>
        <w:t xml:space="preserve">Die kommenden </w:t>
      </w:r>
      <w:del w:id="33" w:author="Entwistle, Andrew" w:date="2026-02-04T10:37:00Z">
        <w:r w:rsidR="002166AE" w:rsidDel="00820CAF">
          <w:rPr>
            <w:rFonts w:ascii="Arial" w:hAnsi="Arial" w:cs="Arial"/>
            <w:b/>
            <w:bCs/>
            <w:sz w:val="22"/>
            <w:szCs w:val="22"/>
          </w:rPr>
          <w:delText>dr</w:delText>
        </w:r>
        <w:r w:rsidR="002558FF" w:rsidDel="00820CAF">
          <w:rPr>
            <w:rFonts w:ascii="Arial" w:hAnsi="Arial" w:cs="Arial"/>
            <w:b/>
            <w:bCs/>
            <w:sz w:val="22"/>
            <w:szCs w:val="22"/>
          </w:rPr>
          <w:delText>ei</w:delText>
        </w:r>
        <w:r w:rsidR="00205519" w:rsidDel="00820CAF">
          <w:rPr>
            <w:rFonts w:ascii="Arial" w:hAnsi="Arial" w:cs="Arial"/>
            <w:b/>
            <w:bCs/>
            <w:sz w:val="22"/>
            <w:szCs w:val="22"/>
          </w:rPr>
          <w:delText xml:space="preserve"> </w:delText>
        </w:r>
      </w:del>
      <w:ins w:id="34" w:author="Entwistle, Andrew" w:date="2026-02-04T10:37:00Z">
        <w:r w:rsidR="00820CAF">
          <w:rPr>
            <w:rFonts w:ascii="Arial" w:hAnsi="Arial" w:cs="Arial"/>
            <w:b/>
            <w:bCs/>
            <w:sz w:val="22"/>
            <w:szCs w:val="22"/>
          </w:rPr>
          <w:t>zwei</w:t>
        </w:r>
        <w:r w:rsidR="00820CAF">
          <w:rPr>
            <w:rFonts w:ascii="Arial" w:hAnsi="Arial" w:cs="Arial"/>
            <w:b/>
            <w:bCs/>
            <w:sz w:val="22"/>
            <w:szCs w:val="22"/>
          </w:rPr>
          <w:t xml:space="preserve"> </w:t>
        </w:r>
      </w:ins>
      <w:r w:rsidR="00205519">
        <w:rPr>
          <w:rFonts w:ascii="Arial" w:hAnsi="Arial" w:cs="Arial"/>
          <w:b/>
          <w:bCs/>
          <w:sz w:val="22"/>
          <w:szCs w:val="22"/>
        </w:rPr>
        <w:t>Fragen gehören zu einem Fallbe</w:t>
      </w:r>
      <w:r w:rsidR="00367334">
        <w:rPr>
          <w:rFonts w:ascii="Arial" w:hAnsi="Arial" w:cs="Arial"/>
          <w:b/>
          <w:bCs/>
          <w:sz w:val="22"/>
          <w:szCs w:val="22"/>
        </w:rPr>
        <w:t>i</w:t>
      </w:r>
      <w:r w:rsidR="00205519">
        <w:rPr>
          <w:rFonts w:ascii="Arial" w:hAnsi="Arial" w:cs="Arial"/>
          <w:b/>
          <w:bCs/>
          <w:sz w:val="22"/>
          <w:szCs w:val="22"/>
        </w:rPr>
        <w:t xml:space="preserve">spiel. Sie haben nach dem Eintragen </w:t>
      </w:r>
      <w:r w:rsidR="00205519">
        <w:rPr>
          <w:rFonts w:ascii="Arial" w:hAnsi="Arial" w:cs="Arial"/>
          <w:b/>
          <w:bCs/>
          <w:sz w:val="22"/>
          <w:szCs w:val="22"/>
          <w:u w:val="single"/>
        </w:rPr>
        <w:t>keine</w:t>
      </w:r>
      <w:r w:rsidR="00205519">
        <w:rPr>
          <w:rFonts w:ascii="Arial" w:hAnsi="Arial" w:cs="Arial"/>
          <w:b/>
          <w:bCs/>
          <w:sz w:val="22"/>
          <w:szCs w:val="22"/>
        </w:rPr>
        <w:t xml:space="preserve"> Möglichkeit der Korrektur. Ledigl</w:t>
      </w:r>
      <w:r>
        <w:rPr>
          <w:rFonts w:ascii="Arial" w:hAnsi="Arial" w:cs="Arial"/>
          <w:b/>
          <w:bCs/>
          <w:sz w:val="22"/>
          <w:szCs w:val="22"/>
        </w:rPr>
        <w:t xml:space="preserve">ich die Beantwortung der </w:t>
      </w:r>
      <w:del w:id="35" w:author="Entwistle, Andrew" w:date="2026-02-04T10:37:00Z">
        <w:r w:rsidR="002166AE" w:rsidDel="00820CAF">
          <w:rPr>
            <w:rFonts w:ascii="Arial" w:hAnsi="Arial" w:cs="Arial"/>
            <w:b/>
            <w:bCs/>
            <w:sz w:val="22"/>
            <w:szCs w:val="22"/>
          </w:rPr>
          <w:delText>dritten</w:delText>
        </w:r>
        <w:r w:rsidR="00205519" w:rsidDel="00820CAF">
          <w:rPr>
            <w:rFonts w:ascii="Arial" w:hAnsi="Arial" w:cs="Arial"/>
            <w:b/>
            <w:bCs/>
            <w:sz w:val="22"/>
            <w:szCs w:val="22"/>
          </w:rPr>
          <w:delText xml:space="preserve"> </w:delText>
        </w:r>
      </w:del>
      <w:ins w:id="36" w:author="Entwistle, Andrew" w:date="2026-02-04T10:37:00Z">
        <w:r w:rsidR="00820CAF">
          <w:rPr>
            <w:rFonts w:ascii="Arial" w:hAnsi="Arial" w:cs="Arial"/>
            <w:b/>
            <w:bCs/>
            <w:sz w:val="22"/>
            <w:szCs w:val="22"/>
          </w:rPr>
          <w:t>zweiten</w:t>
        </w:r>
        <w:r w:rsidR="00820CAF">
          <w:rPr>
            <w:rFonts w:ascii="Arial" w:hAnsi="Arial" w:cs="Arial"/>
            <w:b/>
            <w:bCs/>
            <w:sz w:val="22"/>
            <w:szCs w:val="22"/>
          </w:rPr>
          <w:t xml:space="preserve"> </w:t>
        </w:r>
      </w:ins>
      <w:r w:rsidR="00205519">
        <w:rPr>
          <w:rFonts w:ascii="Arial" w:hAnsi="Arial" w:cs="Arial"/>
          <w:b/>
          <w:bCs/>
          <w:sz w:val="22"/>
          <w:szCs w:val="22"/>
        </w:rPr>
        <w:t xml:space="preserve">Frage dieses Falles kann nachträglich geändert werden. </w:t>
      </w:r>
    </w:p>
    <w:p w14:paraId="75AB965F" w14:textId="77777777" w:rsidR="00205519" w:rsidRDefault="00205519" w:rsidP="00087076">
      <w:pPr>
        <w:pStyle w:val="KeinLeerraum"/>
        <w:rPr>
          <w:rFonts w:ascii="Arial" w:hAnsi="Arial" w:cs="Arial"/>
        </w:rPr>
      </w:pPr>
    </w:p>
    <w:p w14:paraId="52B4BA0A" w14:textId="77777777" w:rsidR="00565060" w:rsidRPr="00565060" w:rsidRDefault="00565060" w:rsidP="00087076">
      <w:pPr>
        <w:rPr>
          <w:rFonts w:ascii="Arial" w:hAnsi="Arial" w:cs="Arial"/>
          <w:sz w:val="22"/>
          <w:szCs w:val="22"/>
        </w:rPr>
      </w:pPr>
      <w:r w:rsidRPr="00565060">
        <w:rPr>
          <w:rFonts w:ascii="Arial" w:hAnsi="Arial" w:cs="Arial"/>
          <w:sz w:val="22"/>
          <w:szCs w:val="22"/>
        </w:rPr>
        <w:t xml:space="preserve">Ein 52-jähriger, adipöser Patient stellt sich mit progredienter Dysphagie und Verdacht auf ein </w:t>
      </w:r>
      <w:proofErr w:type="spellStart"/>
      <w:r w:rsidR="00AE5767">
        <w:rPr>
          <w:rFonts w:ascii="Arial" w:hAnsi="Arial" w:cs="Arial"/>
          <w:sz w:val="22"/>
          <w:szCs w:val="22"/>
        </w:rPr>
        <w:t>Ösophagus</w:t>
      </w:r>
      <w:r w:rsidRPr="00565060">
        <w:rPr>
          <w:rFonts w:ascii="Arial" w:hAnsi="Arial" w:cs="Arial"/>
          <w:sz w:val="22"/>
          <w:szCs w:val="22"/>
        </w:rPr>
        <w:t>karzinom</w:t>
      </w:r>
      <w:proofErr w:type="spellEnd"/>
      <w:r w:rsidRPr="00565060">
        <w:rPr>
          <w:rFonts w:ascii="Arial" w:hAnsi="Arial" w:cs="Arial"/>
          <w:sz w:val="22"/>
          <w:szCs w:val="22"/>
        </w:rPr>
        <w:t xml:space="preserve"> vor. Der Verdacht wurde bei einer extern durchgeführten ambulanten Gastroskopie gestellt.</w:t>
      </w:r>
    </w:p>
    <w:p w14:paraId="7A51F176" w14:textId="77777777" w:rsidR="00205519" w:rsidRDefault="00205519" w:rsidP="00087076">
      <w:pPr>
        <w:pStyle w:val="KeinLeerraum"/>
        <w:rPr>
          <w:rFonts w:ascii="Arial" w:hAnsi="Arial" w:cs="Arial"/>
        </w:rPr>
      </w:pPr>
    </w:p>
    <w:p w14:paraId="34A94849" w14:textId="77777777" w:rsidR="00205519" w:rsidRDefault="009C0458" w:rsidP="00087076">
      <w:pPr>
        <w:pStyle w:val="KeinLeerraum"/>
        <w:rPr>
          <w:rFonts w:ascii="Arial" w:hAnsi="Arial" w:cs="Arial"/>
        </w:rPr>
      </w:pPr>
      <w:proofErr w:type="spellStart"/>
      <w:proofErr w:type="gramStart"/>
      <w:r>
        <w:rPr>
          <w:rFonts w:ascii="Arial" w:hAnsi="Arial" w:cs="Arial"/>
        </w:rPr>
        <w:t>Sequenz:F</w:t>
      </w:r>
      <w:proofErr w:type="spellEnd"/>
      <w:proofErr w:type="gramEnd"/>
    </w:p>
    <w:p w14:paraId="5D46DB47" w14:textId="77777777" w:rsidR="00205519" w:rsidRDefault="00205519" w:rsidP="00087076">
      <w:pPr>
        <w:pStyle w:val="KeinLeerraum"/>
        <w:rPr>
          <w:rFonts w:ascii="Arial" w:hAnsi="Arial" w:cs="Arial"/>
        </w:rPr>
      </w:pPr>
    </w:p>
    <w:p w14:paraId="02572CEE" w14:textId="77777777" w:rsidR="00205519" w:rsidRDefault="00205519" w:rsidP="00087076">
      <w:pPr>
        <w:pStyle w:val="KeinLeerraum"/>
        <w:rPr>
          <w:rFonts w:ascii="Arial" w:hAnsi="Arial" w:cs="Arial"/>
        </w:rPr>
      </w:pPr>
      <w:r>
        <w:rPr>
          <w:rFonts w:ascii="Arial" w:hAnsi="Arial" w:cs="Arial"/>
        </w:rPr>
        <w:t>--</w:t>
      </w:r>
    </w:p>
    <w:p w14:paraId="794556E5" w14:textId="77777777" w:rsidR="00D37665" w:rsidRDefault="00573FBF" w:rsidP="00D37665">
      <w:pPr>
        <w:rPr>
          <w:rFonts w:ascii="Arial" w:hAnsi="Arial" w:cs="Arial"/>
          <w:sz w:val="22"/>
          <w:szCs w:val="22"/>
        </w:rPr>
      </w:pPr>
      <w:r w:rsidRPr="00D37665">
        <w:rPr>
          <w:rFonts w:ascii="Arial" w:hAnsi="Arial" w:cs="Arial"/>
          <w:b/>
          <w:sz w:val="22"/>
          <w:szCs w:val="22"/>
        </w:rPr>
        <w:t>18</w:t>
      </w:r>
      <w:r w:rsidR="00990A89" w:rsidRPr="00D37665">
        <w:rPr>
          <w:rFonts w:ascii="Arial" w:hAnsi="Arial" w:cs="Arial"/>
          <w:b/>
          <w:sz w:val="22"/>
          <w:szCs w:val="22"/>
        </w:rPr>
        <w:t>. Frage 1 von 2</w:t>
      </w:r>
      <w:r w:rsidR="00205519" w:rsidRPr="00D37665">
        <w:rPr>
          <w:rFonts w:ascii="Arial" w:hAnsi="Arial" w:cs="Arial"/>
          <w:b/>
          <w:sz w:val="22"/>
          <w:szCs w:val="22"/>
        </w:rPr>
        <w:t>:</w:t>
      </w:r>
      <w:r w:rsidR="00205519" w:rsidRPr="00D37665">
        <w:rPr>
          <w:rFonts w:ascii="Arial" w:hAnsi="Arial" w:cs="Arial"/>
          <w:sz w:val="22"/>
          <w:szCs w:val="22"/>
        </w:rPr>
        <w:t xml:space="preserve"> </w:t>
      </w:r>
      <w:r w:rsidR="00D37665" w:rsidRPr="00D37665">
        <w:rPr>
          <w:rFonts w:ascii="Arial" w:hAnsi="Arial" w:cs="Arial"/>
          <w:sz w:val="22"/>
          <w:szCs w:val="22"/>
        </w:rPr>
        <w:t xml:space="preserve">Welche der folgenden Aussagen zu den </w:t>
      </w:r>
      <w:proofErr w:type="spellStart"/>
      <w:r w:rsidR="00D37665" w:rsidRPr="00D37665">
        <w:rPr>
          <w:rFonts w:ascii="Arial" w:hAnsi="Arial" w:cs="Arial"/>
          <w:sz w:val="22"/>
          <w:szCs w:val="22"/>
        </w:rPr>
        <w:t>Ösophaguskarzinomen</w:t>
      </w:r>
      <w:proofErr w:type="spellEnd"/>
      <w:r w:rsidR="00D37665" w:rsidRPr="00D37665">
        <w:rPr>
          <w:rFonts w:ascii="Arial" w:hAnsi="Arial" w:cs="Arial"/>
          <w:sz w:val="22"/>
          <w:szCs w:val="22"/>
        </w:rPr>
        <w:t xml:space="preserve"> trifft am ehesten zu? </w:t>
      </w:r>
    </w:p>
    <w:p w14:paraId="125868C2" w14:textId="347EA323" w:rsidR="00D37665" w:rsidRDefault="00D37665" w:rsidP="00D37665">
      <w:pPr>
        <w:rPr>
          <w:rFonts w:ascii="Arial" w:hAnsi="Arial" w:cs="Arial"/>
          <w:sz w:val="22"/>
          <w:szCs w:val="22"/>
        </w:rPr>
      </w:pPr>
      <w:proofErr w:type="spellStart"/>
      <w:proofErr w:type="gramStart"/>
      <w:r>
        <w:rPr>
          <w:rFonts w:ascii="Arial" w:hAnsi="Arial" w:cs="Arial"/>
          <w:sz w:val="22"/>
          <w:szCs w:val="22"/>
        </w:rPr>
        <w:t>Typ:TypA</w:t>
      </w:r>
      <w:proofErr w:type="spellEnd"/>
      <w:proofErr w:type="gramEnd"/>
    </w:p>
    <w:p w14:paraId="72C02928" w14:textId="77777777" w:rsidR="00205519" w:rsidRDefault="00205519" w:rsidP="00087076">
      <w:pPr>
        <w:pStyle w:val="KeinLeerraum"/>
        <w:rPr>
          <w:rFonts w:ascii="Arial" w:hAnsi="Arial" w:cs="Arial"/>
        </w:rPr>
      </w:pPr>
    </w:p>
    <w:p w14:paraId="0644FCF4" w14:textId="472069A0" w:rsidR="00D37665" w:rsidRDefault="005C6824" w:rsidP="000D00C9">
      <w:pPr>
        <w:pStyle w:val="Listenabsatz"/>
        <w:numPr>
          <w:ilvl w:val="0"/>
          <w:numId w:val="6"/>
        </w:numPr>
        <w:spacing w:after="0" w:line="240" w:lineRule="auto"/>
        <w:rPr>
          <w:rFonts w:ascii="Arial" w:hAnsi="Arial" w:cs="Arial"/>
        </w:rPr>
      </w:pPr>
      <w:r w:rsidRPr="00EE2EF1">
        <w:rPr>
          <w:rFonts w:ascii="Arial" w:hAnsi="Arial" w:cs="Arial"/>
        </w:rPr>
        <w:t>Röntgen</w:t>
      </w:r>
      <w:r w:rsidR="00D37665">
        <w:rPr>
          <w:rFonts w:ascii="Arial" w:hAnsi="Arial" w:cs="Arial"/>
        </w:rPr>
        <w:t>-</w:t>
      </w:r>
      <w:r w:rsidRPr="00EE2EF1">
        <w:rPr>
          <w:rFonts w:ascii="Arial" w:hAnsi="Arial" w:cs="Arial"/>
        </w:rPr>
        <w:t>Breischluck</w:t>
      </w:r>
      <w:r w:rsidR="00D37665">
        <w:rPr>
          <w:rFonts w:ascii="Arial" w:hAnsi="Arial" w:cs="Arial"/>
        </w:rPr>
        <w:t xml:space="preserve">, MRT des Schädels und </w:t>
      </w:r>
      <w:r w:rsidR="00D37665" w:rsidRPr="00EE2EF1">
        <w:rPr>
          <w:rFonts w:ascii="Arial" w:hAnsi="Arial" w:cs="Arial"/>
        </w:rPr>
        <w:t>Skelettszintigraphie</w:t>
      </w:r>
      <w:r w:rsidR="00D37665">
        <w:rPr>
          <w:rFonts w:ascii="Arial" w:hAnsi="Arial" w:cs="Arial"/>
        </w:rPr>
        <w:t xml:space="preserve"> gehören zum</w:t>
      </w:r>
      <w:r w:rsidR="00D37665" w:rsidRPr="00D37665">
        <w:rPr>
          <w:rFonts w:ascii="Arial" w:hAnsi="Arial" w:cs="Arial"/>
        </w:rPr>
        <w:t xml:space="preserve"> </w:t>
      </w:r>
      <w:r w:rsidR="00D37665" w:rsidRPr="00417972">
        <w:rPr>
          <w:rFonts w:ascii="Arial" w:hAnsi="Arial" w:cs="Arial"/>
        </w:rPr>
        <w:t xml:space="preserve">diagnostischen Algorithmus bei Verdacht auf ein </w:t>
      </w:r>
      <w:proofErr w:type="spellStart"/>
      <w:r w:rsidR="00D37665" w:rsidRPr="00417972">
        <w:rPr>
          <w:rFonts w:ascii="Arial" w:hAnsi="Arial" w:cs="Arial"/>
        </w:rPr>
        <w:t>Ösophaguskarzinom</w:t>
      </w:r>
      <w:proofErr w:type="spellEnd"/>
      <w:r w:rsidR="00D37665">
        <w:rPr>
          <w:rFonts w:ascii="Arial" w:hAnsi="Arial" w:cs="Arial"/>
        </w:rPr>
        <w:t>.</w:t>
      </w:r>
    </w:p>
    <w:p w14:paraId="5475C457" w14:textId="3669FD9C" w:rsidR="00D37665" w:rsidRPr="00A727C3" w:rsidRDefault="00D37665" w:rsidP="000D00C9">
      <w:pPr>
        <w:pStyle w:val="Listenabsatz"/>
        <w:numPr>
          <w:ilvl w:val="0"/>
          <w:numId w:val="6"/>
        </w:numPr>
        <w:spacing w:after="0" w:line="240" w:lineRule="auto"/>
        <w:rPr>
          <w:rFonts w:ascii="Arial" w:hAnsi="Arial" w:cs="Arial"/>
        </w:rPr>
      </w:pPr>
      <w:r>
        <w:rPr>
          <w:rFonts w:ascii="Arial" w:hAnsi="Arial" w:cs="Arial"/>
        </w:rPr>
        <w:t>Gastroskopie und Endosonografie gehören nicht zum</w:t>
      </w:r>
      <w:r w:rsidRPr="00D37665">
        <w:rPr>
          <w:rFonts w:ascii="Arial" w:hAnsi="Arial" w:cs="Arial"/>
        </w:rPr>
        <w:t xml:space="preserve"> </w:t>
      </w:r>
      <w:r w:rsidRPr="00417972">
        <w:rPr>
          <w:rFonts w:ascii="Arial" w:hAnsi="Arial" w:cs="Arial"/>
        </w:rPr>
        <w:t xml:space="preserve">diagnostischen Algorithmus bei Verdacht auf ein </w:t>
      </w:r>
      <w:proofErr w:type="spellStart"/>
      <w:r w:rsidRPr="00417972">
        <w:rPr>
          <w:rFonts w:ascii="Arial" w:hAnsi="Arial" w:cs="Arial"/>
        </w:rPr>
        <w:t>Ösophaguskarzinom</w:t>
      </w:r>
      <w:proofErr w:type="spellEnd"/>
      <w:r>
        <w:rPr>
          <w:rFonts w:ascii="Arial" w:hAnsi="Arial" w:cs="Arial"/>
        </w:rPr>
        <w:t>.</w:t>
      </w:r>
    </w:p>
    <w:p w14:paraId="6F4BC380" w14:textId="72891142" w:rsidR="00D37665" w:rsidRPr="00367334" w:rsidRDefault="00D37665" w:rsidP="000D00C9">
      <w:pPr>
        <w:pStyle w:val="Listenabsatz"/>
        <w:numPr>
          <w:ilvl w:val="0"/>
          <w:numId w:val="6"/>
        </w:numPr>
        <w:spacing w:after="0" w:line="240" w:lineRule="auto"/>
        <w:rPr>
          <w:rFonts w:ascii="Arial" w:hAnsi="Arial" w:cs="Arial"/>
        </w:rPr>
      </w:pPr>
      <w:r w:rsidRPr="005F0899">
        <w:rPr>
          <w:rFonts w:ascii="Arial" w:hAnsi="Arial" w:cs="Arial"/>
          <w:lang w:eastAsia="de-DE"/>
        </w:rPr>
        <w:t xml:space="preserve">Alkohol- und Nikotinabusus </w:t>
      </w:r>
      <w:r>
        <w:rPr>
          <w:rFonts w:ascii="Arial" w:hAnsi="Arial" w:cs="Arial"/>
          <w:lang w:eastAsia="de-DE"/>
        </w:rPr>
        <w:t xml:space="preserve">stellen keine </w:t>
      </w:r>
      <w:r w:rsidRPr="005F0899">
        <w:rPr>
          <w:rFonts w:ascii="Arial" w:hAnsi="Arial" w:cs="Arial"/>
          <w:lang w:eastAsia="de-DE"/>
        </w:rPr>
        <w:t xml:space="preserve">Risikofaktoren für das Auftreten eines Plattenepithelkarzinoms </w:t>
      </w:r>
      <w:r>
        <w:rPr>
          <w:rFonts w:ascii="Arial" w:hAnsi="Arial" w:cs="Arial"/>
          <w:lang w:eastAsia="de-DE"/>
        </w:rPr>
        <w:t>dar.</w:t>
      </w:r>
    </w:p>
    <w:p w14:paraId="27C1BA9E" w14:textId="3FD12D08" w:rsidR="00D37665" w:rsidRPr="00D37665" w:rsidRDefault="00D37665" w:rsidP="000D00C9">
      <w:pPr>
        <w:numPr>
          <w:ilvl w:val="0"/>
          <w:numId w:val="6"/>
        </w:numPr>
        <w:spacing w:after="160" w:line="259" w:lineRule="auto"/>
        <w:contextualSpacing/>
        <w:rPr>
          <w:rFonts w:ascii="Arial" w:hAnsi="Arial" w:cs="Arial"/>
          <w:b/>
          <w:bCs/>
          <w:sz w:val="22"/>
          <w:szCs w:val="22"/>
        </w:rPr>
      </w:pPr>
      <w:r w:rsidRPr="00D37665">
        <w:rPr>
          <w:rFonts w:ascii="Arial" w:hAnsi="Arial" w:cs="Arial"/>
          <w:b/>
          <w:bCs/>
          <w:sz w:val="22"/>
          <w:szCs w:val="22"/>
        </w:rPr>
        <w:t>Gastroösophagealer Reflux und Adipositas sind Risikofaktoren für die Entwicklung eines Adenokarzinoms.</w:t>
      </w:r>
    </w:p>
    <w:p w14:paraId="18000702" w14:textId="7632DE85" w:rsidR="00D37665" w:rsidRDefault="00D37665" w:rsidP="000D00C9">
      <w:pPr>
        <w:numPr>
          <w:ilvl w:val="0"/>
          <w:numId w:val="6"/>
        </w:numPr>
        <w:spacing w:after="160" w:line="259" w:lineRule="auto"/>
        <w:contextualSpacing/>
        <w:rPr>
          <w:rFonts w:ascii="Arial" w:hAnsi="Arial" w:cs="Arial"/>
          <w:sz w:val="22"/>
          <w:szCs w:val="22"/>
        </w:rPr>
      </w:pPr>
      <w:r w:rsidRPr="00D37665">
        <w:rPr>
          <w:rFonts w:ascii="Arial" w:hAnsi="Arial" w:cs="Arial"/>
          <w:sz w:val="22"/>
          <w:szCs w:val="22"/>
        </w:rPr>
        <w:t xml:space="preserve">Die histologische Differenzierung zwischen Plattenepithel- und Adenokarzinom ist für die Therapie </w:t>
      </w:r>
      <w:r>
        <w:rPr>
          <w:rFonts w:ascii="Arial" w:hAnsi="Arial" w:cs="Arial"/>
          <w:sz w:val="22"/>
          <w:szCs w:val="22"/>
        </w:rPr>
        <w:t xml:space="preserve">nicht von </w:t>
      </w:r>
      <w:r w:rsidRPr="00D37665">
        <w:rPr>
          <w:rFonts w:ascii="Arial" w:hAnsi="Arial" w:cs="Arial"/>
          <w:sz w:val="22"/>
          <w:szCs w:val="22"/>
        </w:rPr>
        <w:t>entscheidend</w:t>
      </w:r>
      <w:r>
        <w:rPr>
          <w:rFonts w:ascii="Arial" w:hAnsi="Arial" w:cs="Arial"/>
          <w:sz w:val="22"/>
          <w:szCs w:val="22"/>
        </w:rPr>
        <w:t>er Bedeutung</w:t>
      </w:r>
      <w:r w:rsidRPr="00D37665">
        <w:rPr>
          <w:rFonts w:ascii="Arial" w:hAnsi="Arial" w:cs="Arial"/>
          <w:sz w:val="22"/>
          <w:szCs w:val="22"/>
        </w:rPr>
        <w:t>.</w:t>
      </w:r>
    </w:p>
    <w:p w14:paraId="10D56D92" w14:textId="77777777" w:rsidR="00A727C3" w:rsidRPr="00D37665" w:rsidRDefault="00A727C3" w:rsidP="00A727C3">
      <w:pPr>
        <w:spacing w:after="160" w:line="259" w:lineRule="auto"/>
        <w:ind w:left="720"/>
        <w:contextualSpacing/>
        <w:rPr>
          <w:rFonts w:ascii="Arial" w:hAnsi="Arial" w:cs="Arial"/>
          <w:sz w:val="22"/>
          <w:szCs w:val="22"/>
        </w:rPr>
      </w:pPr>
    </w:p>
    <w:p w14:paraId="1829176A" w14:textId="77777777" w:rsidR="00205519" w:rsidRDefault="00205519" w:rsidP="00087076">
      <w:pPr>
        <w:rPr>
          <w:rFonts w:ascii="Arial" w:hAnsi="Arial" w:cs="Arial"/>
          <w:sz w:val="22"/>
          <w:szCs w:val="22"/>
        </w:rPr>
      </w:pPr>
      <w:r>
        <w:rPr>
          <w:rFonts w:ascii="Arial" w:hAnsi="Arial" w:cs="Arial"/>
          <w:sz w:val="22"/>
          <w:szCs w:val="22"/>
        </w:rPr>
        <w:t>--</w:t>
      </w:r>
    </w:p>
    <w:p w14:paraId="7B7404FC" w14:textId="77777777" w:rsidR="00205519" w:rsidRDefault="00205519" w:rsidP="00087076">
      <w:pPr>
        <w:rPr>
          <w:rFonts w:ascii="Arial" w:hAnsi="Arial" w:cs="Arial"/>
          <w:sz w:val="22"/>
          <w:szCs w:val="22"/>
        </w:rPr>
      </w:pPr>
    </w:p>
    <w:p w14:paraId="2CF042B1" w14:textId="49D3520E" w:rsidR="004B7F57" w:rsidRPr="00924155" w:rsidRDefault="004B7F57" w:rsidP="00087076">
      <w:pPr>
        <w:pStyle w:val="KeinLeerraum"/>
        <w:rPr>
          <w:rFonts w:ascii="Arial" w:hAnsi="Arial" w:cs="Arial"/>
        </w:rPr>
      </w:pPr>
      <w:r w:rsidRPr="00493382">
        <w:rPr>
          <w:rFonts w:ascii="Arial"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183B3F9E" w14:textId="77777777" w:rsidR="0025424A" w:rsidRDefault="0025424A" w:rsidP="0025424A">
      <w:pPr>
        <w:rPr>
          <w:rFonts w:ascii="Arial" w:hAnsi="Arial" w:cs="Arial"/>
          <w:sz w:val="22"/>
          <w:szCs w:val="22"/>
        </w:rPr>
      </w:pPr>
    </w:p>
    <w:p w14:paraId="34045688" w14:textId="77777777" w:rsidR="0025424A" w:rsidRPr="00574CCE" w:rsidRDefault="00574CCE" w:rsidP="00574CCE">
      <w:pPr>
        <w:pStyle w:val="KeinLeerraum"/>
        <w:rPr>
          <w:rFonts w:ascii="Arial" w:hAnsi="Arial" w:cs="Arial"/>
          <w:b/>
        </w:rPr>
      </w:pPr>
      <w:r>
        <w:rPr>
          <w:rFonts w:ascii="Arial" w:hAnsi="Arial" w:cs="Arial"/>
          <w:b/>
        </w:rPr>
        <w:t>Fallbeispiel F:</w:t>
      </w:r>
    </w:p>
    <w:p w14:paraId="257879D9" w14:textId="77777777" w:rsidR="0025424A" w:rsidRPr="0025424A" w:rsidRDefault="0025424A" w:rsidP="0025424A">
      <w:pPr>
        <w:rPr>
          <w:rFonts w:ascii="Arial" w:hAnsi="Arial" w:cs="Arial"/>
          <w:sz w:val="22"/>
          <w:szCs w:val="22"/>
        </w:rPr>
      </w:pPr>
      <w:r w:rsidRPr="0025424A">
        <w:rPr>
          <w:rFonts w:ascii="Arial" w:hAnsi="Arial" w:cs="Arial"/>
          <w:sz w:val="22"/>
          <w:szCs w:val="22"/>
        </w:rPr>
        <w:t xml:space="preserve">Bei der endoskopischen Untersuchung kann in der unteren Speiseröhre, am gastroösophagealen Übergang ein Tumor identifiziert, eine Biopsie entnommen und histologisch ein Adenokarzinom bestimmt werden. In der Endosonographie zeigt sich eine </w:t>
      </w:r>
      <w:proofErr w:type="spellStart"/>
      <w:r w:rsidRPr="0025424A">
        <w:rPr>
          <w:rFonts w:ascii="Arial" w:hAnsi="Arial" w:cs="Arial"/>
          <w:sz w:val="22"/>
          <w:szCs w:val="22"/>
        </w:rPr>
        <w:t>echoarme</w:t>
      </w:r>
      <w:proofErr w:type="spellEnd"/>
      <w:r w:rsidRPr="0025424A">
        <w:rPr>
          <w:rFonts w:ascii="Arial" w:hAnsi="Arial" w:cs="Arial"/>
          <w:sz w:val="22"/>
          <w:szCs w:val="22"/>
        </w:rPr>
        <w:t xml:space="preserve"> Raumforderung und pathologisch vergrößerte Lymphknoten. In der CT und der PET-CT finden sich keine Fernmetas</w:t>
      </w:r>
      <w:r w:rsidR="00DA3BBD">
        <w:rPr>
          <w:rFonts w:ascii="Arial" w:hAnsi="Arial" w:cs="Arial"/>
          <w:sz w:val="22"/>
          <w:szCs w:val="22"/>
        </w:rPr>
        <w:t>tasen. Tumorstadium: uT3, N+, M</w:t>
      </w:r>
      <w:r w:rsidRPr="0025424A">
        <w:rPr>
          <w:rFonts w:ascii="Arial" w:hAnsi="Arial" w:cs="Arial"/>
          <w:sz w:val="22"/>
          <w:szCs w:val="22"/>
        </w:rPr>
        <w:t>0. Einteilung nach Siewert: Typ I.</w:t>
      </w:r>
    </w:p>
    <w:p w14:paraId="19E73687" w14:textId="77777777" w:rsidR="00205519" w:rsidRPr="0025424A" w:rsidRDefault="00205519" w:rsidP="00087076">
      <w:pPr>
        <w:rPr>
          <w:rFonts w:ascii="Arial" w:hAnsi="Arial" w:cs="Arial"/>
          <w:sz w:val="22"/>
          <w:szCs w:val="22"/>
        </w:rPr>
      </w:pPr>
    </w:p>
    <w:p w14:paraId="56239177" w14:textId="77777777" w:rsidR="00205519" w:rsidRDefault="009C0458" w:rsidP="00087076">
      <w:pPr>
        <w:rPr>
          <w:rFonts w:ascii="Arial" w:hAnsi="Arial" w:cs="Arial"/>
          <w:sz w:val="22"/>
          <w:szCs w:val="22"/>
        </w:rPr>
      </w:pPr>
      <w:proofErr w:type="spellStart"/>
      <w:proofErr w:type="gramStart"/>
      <w:r>
        <w:rPr>
          <w:rFonts w:ascii="Arial" w:hAnsi="Arial" w:cs="Arial"/>
          <w:sz w:val="22"/>
          <w:szCs w:val="22"/>
        </w:rPr>
        <w:t>Sequenz:F</w:t>
      </w:r>
      <w:proofErr w:type="spellEnd"/>
      <w:proofErr w:type="gramEnd"/>
    </w:p>
    <w:p w14:paraId="2D905374" w14:textId="77777777" w:rsidR="00205519" w:rsidRDefault="00205519" w:rsidP="00087076">
      <w:pPr>
        <w:rPr>
          <w:rFonts w:ascii="Arial" w:hAnsi="Arial" w:cs="Arial"/>
          <w:sz w:val="22"/>
          <w:szCs w:val="22"/>
        </w:rPr>
      </w:pPr>
    </w:p>
    <w:p w14:paraId="14DE5F16" w14:textId="77777777" w:rsidR="00205519" w:rsidRDefault="00205519" w:rsidP="00087076">
      <w:pPr>
        <w:rPr>
          <w:rFonts w:ascii="Arial" w:hAnsi="Arial" w:cs="Arial"/>
          <w:sz w:val="22"/>
          <w:szCs w:val="22"/>
        </w:rPr>
      </w:pPr>
      <w:r>
        <w:rPr>
          <w:rFonts w:ascii="Arial" w:hAnsi="Arial" w:cs="Arial"/>
          <w:sz w:val="22"/>
          <w:szCs w:val="22"/>
        </w:rPr>
        <w:t>--</w:t>
      </w:r>
    </w:p>
    <w:p w14:paraId="7B179A55" w14:textId="77777777" w:rsidR="00C47699" w:rsidRDefault="00AA2E15" w:rsidP="00C47699">
      <w:pPr>
        <w:rPr>
          <w:rFonts w:ascii="Arial" w:hAnsi="Arial" w:cs="Arial"/>
          <w:sz w:val="22"/>
          <w:szCs w:val="22"/>
        </w:rPr>
      </w:pPr>
      <w:r>
        <w:rPr>
          <w:rFonts w:ascii="Arial" w:hAnsi="Arial" w:cs="Arial"/>
          <w:b/>
          <w:sz w:val="22"/>
          <w:szCs w:val="22"/>
        </w:rPr>
        <w:t>19</w:t>
      </w:r>
      <w:r w:rsidR="00990A89">
        <w:rPr>
          <w:rFonts w:ascii="Arial" w:hAnsi="Arial" w:cs="Arial"/>
          <w:b/>
          <w:sz w:val="22"/>
          <w:szCs w:val="22"/>
        </w:rPr>
        <w:t>. Frage 2 von 2</w:t>
      </w:r>
      <w:r w:rsidR="00205519">
        <w:rPr>
          <w:rFonts w:ascii="Arial" w:hAnsi="Arial" w:cs="Arial"/>
          <w:b/>
          <w:sz w:val="22"/>
          <w:szCs w:val="22"/>
        </w:rPr>
        <w:t>:</w:t>
      </w:r>
      <w:r w:rsidR="00A90EF3" w:rsidRPr="00A90EF3">
        <w:rPr>
          <w:rFonts w:ascii="Arial" w:hAnsi="Arial" w:cs="Arial"/>
        </w:rPr>
        <w:t xml:space="preserve"> </w:t>
      </w:r>
      <w:r w:rsidR="00C47699" w:rsidRPr="00C47699">
        <w:rPr>
          <w:rFonts w:ascii="Arial" w:hAnsi="Arial" w:cs="Arial"/>
          <w:sz w:val="22"/>
          <w:szCs w:val="22"/>
        </w:rPr>
        <w:t>Welche Aussage zu den Therapieoptionen in diesem Tumorstadium trifft am ehesten zu?</w:t>
      </w:r>
    </w:p>
    <w:p w14:paraId="0D6677C2" w14:textId="569707EB" w:rsidR="006F1676" w:rsidRDefault="006F1676" w:rsidP="00C47699">
      <w:pPr>
        <w:rPr>
          <w:rFonts w:ascii="Arial" w:hAnsi="Arial" w:cs="Arial"/>
          <w:sz w:val="22"/>
          <w:szCs w:val="22"/>
        </w:rPr>
      </w:pPr>
      <w:proofErr w:type="spellStart"/>
      <w:proofErr w:type="gramStart"/>
      <w:r>
        <w:rPr>
          <w:rFonts w:ascii="Arial" w:hAnsi="Arial" w:cs="Arial"/>
          <w:sz w:val="22"/>
          <w:szCs w:val="22"/>
        </w:rPr>
        <w:t>Typ:TypA</w:t>
      </w:r>
      <w:proofErr w:type="spellEnd"/>
      <w:proofErr w:type="gramEnd"/>
    </w:p>
    <w:p w14:paraId="2F0CFA0F" w14:textId="77777777" w:rsidR="006F1676" w:rsidRDefault="006F1676" w:rsidP="006F1676">
      <w:pPr>
        <w:pStyle w:val="KeinLeerraum"/>
        <w:rPr>
          <w:rFonts w:ascii="Arial" w:hAnsi="Arial" w:cs="Arial"/>
        </w:rPr>
      </w:pPr>
    </w:p>
    <w:p w14:paraId="57248EC0" w14:textId="2F6252A8" w:rsidR="00C47699" w:rsidRPr="00C47699" w:rsidRDefault="00C47699" w:rsidP="000D00C9">
      <w:pPr>
        <w:numPr>
          <w:ilvl w:val="0"/>
          <w:numId w:val="17"/>
        </w:numPr>
        <w:spacing w:after="160" w:line="259" w:lineRule="auto"/>
        <w:contextualSpacing/>
        <w:rPr>
          <w:rFonts w:ascii="Arial" w:hAnsi="Arial" w:cs="Arial"/>
          <w:b/>
          <w:sz w:val="22"/>
          <w:szCs w:val="22"/>
        </w:rPr>
      </w:pPr>
      <w:r w:rsidRPr="00C47699">
        <w:rPr>
          <w:rFonts w:ascii="Arial" w:hAnsi="Arial" w:cs="Arial"/>
          <w:b/>
          <w:sz w:val="22"/>
          <w:szCs w:val="22"/>
        </w:rPr>
        <w:t>Es soll</w:t>
      </w:r>
      <w:r>
        <w:rPr>
          <w:rFonts w:ascii="Arial" w:hAnsi="Arial" w:cs="Arial"/>
          <w:b/>
          <w:sz w:val="22"/>
          <w:szCs w:val="22"/>
        </w:rPr>
        <w:t>te</w:t>
      </w:r>
      <w:r w:rsidRPr="00C47699">
        <w:rPr>
          <w:rFonts w:ascii="Arial" w:hAnsi="Arial" w:cs="Arial"/>
          <w:b/>
          <w:sz w:val="22"/>
          <w:szCs w:val="22"/>
        </w:rPr>
        <w:t xml:space="preserve"> eine perioperative Chemotherapie bei </w:t>
      </w:r>
      <w:proofErr w:type="spellStart"/>
      <w:r w:rsidRPr="00C47699">
        <w:rPr>
          <w:rFonts w:ascii="Arial" w:hAnsi="Arial" w:cs="Arial"/>
          <w:b/>
          <w:sz w:val="22"/>
          <w:szCs w:val="22"/>
        </w:rPr>
        <w:t>resektablem</w:t>
      </w:r>
      <w:proofErr w:type="spellEnd"/>
      <w:r w:rsidRPr="00C47699">
        <w:rPr>
          <w:rFonts w:ascii="Arial" w:hAnsi="Arial" w:cs="Arial"/>
          <w:b/>
          <w:sz w:val="22"/>
          <w:szCs w:val="22"/>
        </w:rPr>
        <w:t xml:space="preserve"> Tumor und funktionell operablem Patienten durchgeführt werden.</w:t>
      </w:r>
    </w:p>
    <w:p w14:paraId="30854DDE" w14:textId="163A05B4" w:rsidR="00C47699" w:rsidRPr="00C47699" w:rsidRDefault="00C47699" w:rsidP="000D00C9">
      <w:pPr>
        <w:numPr>
          <w:ilvl w:val="0"/>
          <w:numId w:val="17"/>
        </w:numPr>
        <w:spacing w:after="160" w:line="259" w:lineRule="auto"/>
        <w:contextualSpacing/>
        <w:rPr>
          <w:rFonts w:ascii="Arial" w:hAnsi="Arial" w:cs="Arial"/>
          <w:sz w:val="22"/>
          <w:szCs w:val="22"/>
        </w:rPr>
      </w:pPr>
      <w:r w:rsidRPr="00C47699">
        <w:rPr>
          <w:rFonts w:ascii="Arial" w:hAnsi="Arial" w:cs="Arial"/>
          <w:sz w:val="22"/>
          <w:szCs w:val="22"/>
        </w:rPr>
        <w:lastRenderedPageBreak/>
        <w:t>Es soll</w:t>
      </w:r>
      <w:r>
        <w:rPr>
          <w:rFonts w:ascii="Arial" w:hAnsi="Arial" w:cs="Arial"/>
          <w:sz w:val="22"/>
          <w:szCs w:val="22"/>
        </w:rPr>
        <w:t>te</w:t>
      </w:r>
      <w:r w:rsidRPr="00C47699">
        <w:rPr>
          <w:rFonts w:ascii="Arial" w:hAnsi="Arial" w:cs="Arial"/>
          <w:sz w:val="22"/>
          <w:szCs w:val="22"/>
        </w:rPr>
        <w:t xml:space="preserve"> eine alleinige neoadjuvante Immuntherapie mit einem Immun-Checkpoint-Inhibitor gefolgt von einer Resektion durchgeführt werden.</w:t>
      </w:r>
    </w:p>
    <w:p w14:paraId="050909A1" w14:textId="617272E7" w:rsidR="00C47699" w:rsidRPr="00C47699" w:rsidRDefault="00C47699" w:rsidP="000D00C9">
      <w:pPr>
        <w:numPr>
          <w:ilvl w:val="0"/>
          <w:numId w:val="17"/>
        </w:numPr>
        <w:spacing w:after="160" w:line="259" w:lineRule="auto"/>
        <w:contextualSpacing/>
        <w:rPr>
          <w:rFonts w:ascii="Arial" w:hAnsi="Arial" w:cs="Arial"/>
          <w:sz w:val="22"/>
          <w:szCs w:val="22"/>
        </w:rPr>
      </w:pPr>
      <w:r w:rsidRPr="00C47699">
        <w:rPr>
          <w:rFonts w:ascii="Arial" w:hAnsi="Arial" w:cs="Arial"/>
          <w:sz w:val="22"/>
          <w:szCs w:val="22"/>
        </w:rPr>
        <w:t>Bei einem AEG-Tumor in diesem Stadium soll</w:t>
      </w:r>
      <w:r>
        <w:rPr>
          <w:rFonts w:ascii="Arial" w:hAnsi="Arial" w:cs="Arial"/>
          <w:sz w:val="22"/>
          <w:szCs w:val="22"/>
        </w:rPr>
        <w:t>te</w:t>
      </w:r>
      <w:r w:rsidRPr="00C47699">
        <w:rPr>
          <w:rFonts w:ascii="Arial" w:hAnsi="Arial" w:cs="Arial"/>
          <w:sz w:val="22"/>
          <w:szCs w:val="22"/>
        </w:rPr>
        <w:t xml:space="preserve"> eine primäre Radiochemotherapie durchgeführt werden.</w:t>
      </w:r>
    </w:p>
    <w:p w14:paraId="46C32002" w14:textId="7EAEFBAE" w:rsidR="00C47699" w:rsidRPr="00C47699" w:rsidRDefault="00C47699" w:rsidP="000D00C9">
      <w:pPr>
        <w:numPr>
          <w:ilvl w:val="0"/>
          <w:numId w:val="17"/>
        </w:numPr>
        <w:spacing w:after="160" w:line="259" w:lineRule="auto"/>
        <w:contextualSpacing/>
        <w:rPr>
          <w:rFonts w:ascii="Arial" w:hAnsi="Arial" w:cs="Arial"/>
          <w:sz w:val="22"/>
          <w:szCs w:val="22"/>
        </w:rPr>
      </w:pPr>
      <w:r w:rsidRPr="00C47699">
        <w:rPr>
          <w:rFonts w:ascii="Arial" w:hAnsi="Arial" w:cs="Arial"/>
          <w:sz w:val="22"/>
          <w:szCs w:val="22"/>
        </w:rPr>
        <w:t>Minimal-invasive bzw. robotische Operationstechniken soll</w:t>
      </w:r>
      <w:r>
        <w:rPr>
          <w:rFonts w:ascii="Arial" w:hAnsi="Arial" w:cs="Arial"/>
          <w:sz w:val="22"/>
          <w:szCs w:val="22"/>
        </w:rPr>
        <w:t>t</w:t>
      </w:r>
      <w:r w:rsidRPr="00C47699">
        <w:rPr>
          <w:rFonts w:ascii="Arial" w:hAnsi="Arial" w:cs="Arial"/>
          <w:sz w:val="22"/>
          <w:szCs w:val="22"/>
        </w:rPr>
        <w:t>en in diesem Tumorstadium nicht angewandt werden.</w:t>
      </w:r>
    </w:p>
    <w:p w14:paraId="7F96CC32" w14:textId="77777777" w:rsidR="00C47699" w:rsidRPr="00CD1550" w:rsidRDefault="00C47699" w:rsidP="00C47699">
      <w:pPr>
        <w:spacing w:after="160"/>
        <w:ind w:left="714"/>
        <w:contextualSpacing/>
        <w:rPr>
          <w:rFonts w:ascii="Arial" w:hAnsi="Arial" w:cs="Arial"/>
          <w:sz w:val="22"/>
          <w:szCs w:val="22"/>
        </w:rPr>
      </w:pPr>
    </w:p>
    <w:p w14:paraId="1BC808FB" w14:textId="3EBCDC9C" w:rsidR="00205519" w:rsidRDefault="00205519" w:rsidP="00087076">
      <w:pPr>
        <w:rPr>
          <w:rFonts w:ascii="Arial" w:hAnsi="Arial" w:cs="Arial"/>
          <w:sz w:val="22"/>
          <w:szCs w:val="22"/>
        </w:rPr>
      </w:pPr>
      <w:r>
        <w:rPr>
          <w:rFonts w:ascii="Arial" w:hAnsi="Arial" w:cs="Arial"/>
          <w:sz w:val="22"/>
          <w:szCs w:val="22"/>
        </w:rPr>
        <w:t>--</w:t>
      </w:r>
    </w:p>
    <w:p w14:paraId="636173D8" w14:textId="4FD76394" w:rsidR="00725AEC" w:rsidRPr="00924155" w:rsidRDefault="00725AEC" w:rsidP="00087076">
      <w:pPr>
        <w:pStyle w:val="KeinLeerraum"/>
        <w:rPr>
          <w:rFonts w:ascii="Arial" w:hAnsi="Arial" w:cs="Arial"/>
        </w:rPr>
      </w:pPr>
      <w:r w:rsidRPr="00493382">
        <w:rPr>
          <w:rFonts w:ascii="Arial"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2CA60335" w14:textId="77777777" w:rsidR="00725AEC" w:rsidRPr="00725AEC" w:rsidRDefault="00725AEC" w:rsidP="00087076">
      <w:pPr>
        <w:rPr>
          <w:rFonts w:ascii="Arial" w:hAnsi="Arial" w:cs="Arial"/>
        </w:rPr>
      </w:pPr>
    </w:p>
    <w:p w14:paraId="77D5C4A5" w14:textId="77777777" w:rsidR="00725AEC" w:rsidRPr="004E27A2" w:rsidRDefault="000C6337" w:rsidP="00087076">
      <w:pPr>
        <w:pStyle w:val="KeinLeerraum"/>
        <w:rPr>
          <w:rFonts w:ascii="Arial" w:hAnsi="Arial" w:cs="Arial"/>
          <w:b/>
        </w:rPr>
      </w:pPr>
      <w:r>
        <w:rPr>
          <w:rFonts w:ascii="Arial" w:hAnsi="Arial" w:cs="Arial"/>
          <w:b/>
        </w:rPr>
        <w:t>Fallbeispiel G</w:t>
      </w:r>
      <w:r w:rsidR="00725AEC" w:rsidRPr="004E27A2">
        <w:rPr>
          <w:rFonts w:ascii="Arial" w:hAnsi="Arial" w:cs="Arial"/>
          <w:b/>
        </w:rPr>
        <w:t>:</w:t>
      </w:r>
    </w:p>
    <w:p w14:paraId="58E461D0" w14:textId="428C4EE8" w:rsidR="002D460B" w:rsidRPr="00725AEC" w:rsidRDefault="002D460B" w:rsidP="002D460B">
      <w:pPr>
        <w:rPr>
          <w:rFonts w:ascii="Arial" w:hAnsi="Arial" w:cs="Arial"/>
          <w:b/>
          <w:sz w:val="22"/>
          <w:szCs w:val="22"/>
        </w:rPr>
      </w:pPr>
      <w:r>
        <w:rPr>
          <w:rFonts w:ascii="Arial" w:hAnsi="Arial" w:cs="Arial"/>
          <w:b/>
          <w:bCs/>
          <w:sz w:val="22"/>
          <w:szCs w:val="22"/>
        </w:rPr>
        <w:t xml:space="preserve">Die kommenden </w:t>
      </w:r>
      <w:r w:rsidR="001A025C">
        <w:rPr>
          <w:rFonts w:ascii="Arial" w:hAnsi="Arial" w:cs="Arial"/>
          <w:b/>
          <w:bCs/>
          <w:sz w:val="22"/>
          <w:szCs w:val="22"/>
        </w:rPr>
        <w:t>dr</w:t>
      </w:r>
      <w:r>
        <w:rPr>
          <w:rFonts w:ascii="Arial" w:hAnsi="Arial" w:cs="Arial"/>
          <w:b/>
          <w:bCs/>
          <w:sz w:val="22"/>
          <w:szCs w:val="22"/>
        </w:rPr>
        <w:t>ei</w:t>
      </w:r>
      <w:r w:rsidRPr="00725AEC">
        <w:rPr>
          <w:rFonts w:ascii="Arial" w:hAnsi="Arial" w:cs="Arial"/>
          <w:b/>
          <w:bCs/>
          <w:sz w:val="22"/>
          <w:szCs w:val="22"/>
        </w:rPr>
        <w:t xml:space="preserve"> Fragen gehören zu einem Fallbeispiel. Sie haben nach dem Eintragen </w:t>
      </w:r>
      <w:r w:rsidRPr="00725AEC">
        <w:rPr>
          <w:rFonts w:ascii="Arial" w:hAnsi="Arial" w:cs="Arial"/>
          <w:b/>
          <w:bCs/>
          <w:sz w:val="22"/>
          <w:szCs w:val="22"/>
          <w:u w:val="single"/>
        </w:rPr>
        <w:t>keine</w:t>
      </w:r>
      <w:r w:rsidRPr="00725AEC">
        <w:rPr>
          <w:rFonts w:ascii="Arial" w:hAnsi="Arial" w:cs="Arial"/>
          <w:b/>
          <w:bCs/>
          <w:sz w:val="22"/>
          <w:szCs w:val="22"/>
        </w:rPr>
        <w:t xml:space="preserve"> Möglichkeit der Korrektur. Ledigl</w:t>
      </w:r>
      <w:r>
        <w:rPr>
          <w:rFonts w:ascii="Arial" w:hAnsi="Arial" w:cs="Arial"/>
          <w:b/>
          <w:bCs/>
          <w:sz w:val="22"/>
          <w:szCs w:val="22"/>
        </w:rPr>
        <w:t xml:space="preserve">ich die Beantwortung der </w:t>
      </w:r>
      <w:r w:rsidR="001A025C">
        <w:rPr>
          <w:rFonts w:ascii="Arial" w:hAnsi="Arial" w:cs="Arial"/>
          <w:b/>
          <w:bCs/>
          <w:sz w:val="22"/>
          <w:szCs w:val="22"/>
        </w:rPr>
        <w:t>dritten</w:t>
      </w:r>
      <w:r w:rsidRPr="00725AEC">
        <w:rPr>
          <w:rFonts w:ascii="Arial" w:hAnsi="Arial" w:cs="Arial"/>
          <w:b/>
          <w:bCs/>
          <w:sz w:val="22"/>
          <w:szCs w:val="22"/>
        </w:rPr>
        <w:t xml:space="preserve"> Frage dieses Falles kann nachträglich geändert werden. </w:t>
      </w:r>
    </w:p>
    <w:p w14:paraId="327E3AC3" w14:textId="77777777" w:rsidR="00725AEC" w:rsidRDefault="00725AEC" w:rsidP="00087076">
      <w:pPr>
        <w:rPr>
          <w:rFonts w:ascii="Arial" w:hAnsi="Arial" w:cs="Arial"/>
          <w:b/>
        </w:rPr>
      </w:pPr>
    </w:p>
    <w:p w14:paraId="4CF6E676" w14:textId="77777777" w:rsidR="008D78B3" w:rsidRPr="008D78B3" w:rsidRDefault="008D78B3" w:rsidP="008D78B3">
      <w:pPr>
        <w:rPr>
          <w:rFonts w:ascii="Arial" w:hAnsi="Arial" w:cs="Arial"/>
          <w:sz w:val="22"/>
          <w:szCs w:val="22"/>
        </w:rPr>
      </w:pPr>
      <w:r w:rsidRPr="008D78B3">
        <w:rPr>
          <w:rFonts w:ascii="Arial" w:hAnsi="Arial" w:cs="Arial"/>
          <w:sz w:val="22"/>
          <w:szCs w:val="22"/>
        </w:rPr>
        <w:t xml:space="preserve">In der Vorlesung zu den HNO-Tumoren wurde der Fall eines 68-jährigen männlichen Patienten vorgestellt, der seit 5 Monaten über Fremdkörpergefühl und Missempfindung im linken Rachen klagte, ohne dass die Nahrungsaufnahme oder die Atmung beeinträchtigt waren. Der Patient gab an, seit 30 Jahren nicht mehr zu rauchen (davor circa 30 pack </w:t>
      </w:r>
      <w:proofErr w:type="spellStart"/>
      <w:r w:rsidRPr="008D78B3">
        <w:rPr>
          <w:rFonts w:ascii="Arial" w:hAnsi="Arial" w:cs="Arial"/>
          <w:sz w:val="22"/>
          <w:szCs w:val="22"/>
        </w:rPr>
        <w:t>years</w:t>
      </w:r>
      <w:proofErr w:type="spellEnd"/>
      <w:r w:rsidRPr="008D78B3">
        <w:rPr>
          <w:rFonts w:ascii="Arial" w:hAnsi="Arial" w:cs="Arial"/>
          <w:sz w:val="22"/>
          <w:szCs w:val="22"/>
        </w:rPr>
        <w:t>) und circa 1 Bier/Tag zu konsumieren. Mittels Spiegeldiagnostik ist eine Raumforderung im linken Rachenraum zu sehen.</w:t>
      </w:r>
    </w:p>
    <w:p w14:paraId="5445562B" w14:textId="77777777" w:rsidR="00F576D2" w:rsidRPr="0025424A" w:rsidRDefault="00F576D2" w:rsidP="00F576D2">
      <w:pPr>
        <w:rPr>
          <w:rFonts w:ascii="Arial" w:hAnsi="Arial" w:cs="Arial"/>
          <w:sz w:val="22"/>
          <w:szCs w:val="22"/>
        </w:rPr>
      </w:pPr>
    </w:p>
    <w:p w14:paraId="03077F33" w14:textId="77777777" w:rsidR="00F576D2" w:rsidRDefault="00F576D2" w:rsidP="00F576D2">
      <w:pPr>
        <w:rPr>
          <w:rFonts w:ascii="Arial" w:hAnsi="Arial" w:cs="Arial"/>
          <w:sz w:val="22"/>
          <w:szCs w:val="22"/>
        </w:rPr>
      </w:pPr>
      <w:proofErr w:type="spellStart"/>
      <w:proofErr w:type="gramStart"/>
      <w:r>
        <w:rPr>
          <w:rFonts w:ascii="Arial" w:hAnsi="Arial" w:cs="Arial"/>
          <w:sz w:val="22"/>
          <w:szCs w:val="22"/>
        </w:rPr>
        <w:t>Sequenz:G</w:t>
      </w:r>
      <w:proofErr w:type="spellEnd"/>
      <w:proofErr w:type="gramEnd"/>
    </w:p>
    <w:p w14:paraId="51A77742" w14:textId="77777777" w:rsidR="00F576D2" w:rsidRDefault="00F576D2" w:rsidP="00F576D2">
      <w:pPr>
        <w:rPr>
          <w:rFonts w:ascii="Arial" w:hAnsi="Arial" w:cs="Arial"/>
          <w:sz w:val="22"/>
          <w:szCs w:val="22"/>
        </w:rPr>
      </w:pPr>
    </w:p>
    <w:p w14:paraId="2096ED82" w14:textId="77777777" w:rsidR="00F576D2" w:rsidRDefault="00F576D2" w:rsidP="00F576D2">
      <w:pPr>
        <w:rPr>
          <w:rFonts w:ascii="Arial" w:hAnsi="Arial" w:cs="Arial"/>
          <w:sz w:val="22"/>
          <w:szCs w:val="22"/>
        </w:rPr>
      </w:pPr>
      <w:r>
        <w:rPr>
          <w:rFonts w:ascii="Arial" w:hAnsi="Arial" w:cs="Arial"/>
          <w:sz w:val="22"/>
          <w:szCs w:val="22"/>
        </w:rPr>
        <w:t>--</w:t>
      </w:r>
    </w:p>
    <w:p w14:paraId="6FF1F9C6" w14:textId="60182968" w:rsidR="00221408" w:rsidRPr="00221408" w:rsidRDefault="00DA6B8F" w:rsidP="00221408">
      <w:pPr>
        <w:suppressAutoHyphens/>
        <w:rPr>
          <w:rFonts w:ascii="Arial" w:hAnsi="Arial" w:cs="Arial"/>
          <w:sz w:val="22"/>
          <w:szCs w:val="22"/>
        </w:rPr>
      </w:pPr>
      <w:r>
        <w:rPr>
          <w:rFonts w:ascii="Arial" w:hAnsi="Arial" w:cs="Arial"/>
          <w:b/>
          <w:sz w:val="22"/>
          <w:szCs w:val="22"/>
        </w:rPr>
        <w:t>20</w:t>
      </w:r>
      <w:r w:rsidR="00F576D2">
        <w:rPr>
          <w:rFonts w:ascii="Arial" w:hAnsi="Arial" w:cs="Arial"/>
          <w:b/>
          <w:sz w:val="22"/>
          <w:szCs w:val="22"/>
        </w:rPr>
        <w:t>. Frage 1 v</w:t>
      </w:r>
      <w:r w:rsidR="00332819">
        <w:rPr>
          <w:rFonts w:ascii="Arial" w:hAnsi="Arial" w:cs="Arial"/>
          <w:b/>
          <w:sz w:val="22"/>
          <w:szCs w:val="22"/>
        </w:rPr>
        <w:t xml:space="preserve">on </w:t>
      </w:r>
      <w:r w:rsidR="00DE6FFC">
        <w:rPr>
          <w:rFonts w:ascii="Arial" w:hAnsi="Arial" w:cs="Arial"/>
          <w:b/>
          <w:sz w:val="22"/>
          <w:szCs w:val="22"/>
        </w:rPr>
        <w:t>3</w:t>
      </w:r>
      <w:r w:rsidR="00F576D2">
        <w:rPr>
          <w:rFonts w:ascii="Arial" w:hAnsi="Arial" w:cs="Arial"/>
          <w:b/>
          <w:sz w:val="22"/>
          <w:szCs w:val="22"/>
        </w:rPr>
        <w:t xml:space="preserve">: </w:t>
      </w:r>
      <w:r w:rsidR="00DE6FFC" w:rsidRPr="00DE6FFC">
        <w:rPr>
          <w:rFonts w:ascii="Arial" w:hAnsi="Arial" w:cs="Arial"/>
          <w:sz w:val="22"/>
          <w:szCs w:val="22"/>
        </w:rPr>
        <w:t>Welche Aussage zur Panendoskopie trifft</w:t>
      </w:r>
      <w:r w:rsidR="003302E5">
        <w:rPr>
          <w:rFonts w:ascii="Arial" w:hAnsi="Arial" w:cs="Arial"/>
          <w:sz w:val="22"/>
          <w:szCs w:val="22"/>
        </w:rPr>
        <w:t xml:space="preserve"> am ehesten</w:t>
      </w:r>
      <w:r w:rsidR="00DE6FFC" w:rsidRPr="00DE6FFC">
        <w:rPr>
          <w:rFonts w:ascii="Arial" w:hAnsi="Arial" w:cs="Arial"/>
          <w:sz w:val="22"/>
          <w:szCs w:val="22"/>
        </w:rPr>
        <w:t xml:space="preserve"> zu</w:t>
      </w:r>
      <w:r w:rsidR="00221408" w:rsidRPr="00DE6FFC">
        <w:rPr>
          <w:rFonts w:ascii="Arial" w:hAnsi="Arial" w:cs="Arial"/>
          <w:sz w:val="22"/>
          <w:szCs w:val="22"/>
        </w:rPr>
        <w:t>?</w:t>
      </w:r>
      <w:r w:rsidR="00221408" w:rsidRPr="00221408">
        <w:rPr>
          <w:rFonts w:ascii="Arial" w:hAnsi="Arial" w:cs="Arial"/>
          <w:sz w:val="22"/>
          <w:szCs w:val="22"/>
        </w:rPr>
        <w:t xml:space="preserve"> </w:t>
      </w:r>
    </w:p>
    <w:p w14:paraId="12E938C8" w14:textId="382EA162" w:rsidR="005D4513" w:rsidRDefault="004914B7" w:rsidP="00221408">
      <w:pPr>
        <w:suppressAutoHyphens/>
        <w:rPr>
          <w:rFonts w:ascii="Arial" w:hAnsi="Arial" w:cs="Arial"/>
          <w:sz w:val="22"/>
          <w:szCs w:val="22"/>
        </w:rPr>
      </w:pPr>
      <w:proofErr w:type="spellStart"/>
      <w:proofErr w:type="gramStart"/>
      <w:r w:rsidRPr="00221408">
        <w:rPr>
          <w:rFonts w:ascii="Arial" w:hAnsi="Arial" w:cs="Arial"/>
          <w:sz w:val="22"/>
          <w:szCs w:val="22"/>
        </w:rPr>
        <w:t>Typ:TypA</w:t>
      </w:r>
      <w:proofErr w:type="spellEnd"/>
      <w:proofErr w:type="gramEnd"/>
    </w:p>
    <w:p w14:paraId="73DB311C" w14:textId="77777777" w:rsidR="00DE6FFC" w:rsidRPr="00221408" w:rsidRDefault="00DE6FFC" w:rsidP="00221408">
      <w:pPr>
        <w:suppressAutoHyphens/>
        <w:rPr>
          <w:rFonts w:ascii="Arial" w:hAnsi="Arial" w:cs="Arial"/>
          <w:sz w:val="22"/>
          <w:szCs w:val="22"/>
        </w:rPr>
      </w:pPr>
    </w:p>
    <w:p w14:paraId="26B686F0" w14:textId="43397775" w:rsidR="00DE6FFC" w:rsidRPr="00DE6FFC" w:rsidRDefault="00DE6FFC" w:rsidP="000D00C9">
      <w:pPr>
        <w:numPr>
          <w:ilvl w:val="0"/>
          <w:numId w:val="18"/>
        </w:numPr>
        <w:spacing w:after="160" w:line="259" w:lineRule="auto"/>
        <w:contextualSpacing/>
        <w:rPr>
          <w:rFonts w:ascii="Arial" w:hAnsi="Arial" w:cs="Arial"/>
          <w:sz w:val="22"/>
          <w:szCs w:val="22"/>
        </w:rPr>
      </w:pPr>
      <w:r w:rsidRPr="00DE6FFC">
        <w:rPr>
          <w:rFonts w:ascii="Arial" w:hAnsi="Arial" w:cs="Arial"/>
          <w:sz w:val="22"/>
          <w:szCs w:val="22"/>
        </w:rPr>
        <w:t xml:space="preserve">Die Panendoskopie ist zur </w:t>
      </w:r>
      <w:proofErr w:type="spellStart"/>
      <w:r w:rsidRPr="00DE6FFC">
        <w:rPr>
          <w:rFonts w:ascii="Arial" w:hAnsi="Arial" w:cs="Arial"/>
          <w:sz w:val="22"/>
          <w:szCs w:val="22"/>
        </w:rPr>
        <w:t>Histologiesicherung</w:t>
      </w:r>
      <w:proofErr w:type="spellEnd"/>
      <w:r w:rsidRPr="00DE6FFC">
        <w:rPr>
          <w:rFonts w:ascii="Arial" w:hAnsi="Arial" w:cs="Arial"/>
          <w:sz w:val="22"/>
          <w:szCs w:val="22"/>
        </w:rPr>
        <w:t xml:space="preserve"> </w:t>
      </w:r>
      <w:r w:rsidR="006A6D34">
        <w:rPr>
          <w:rFonts w:ascii="Arial" w:hAnsi="Arial" w:cs="Arial"/>
          <w:sz w:val="22"/>
          <w:szCs w:val="22"/>
        </w:rPr>
        <w:t xml:space="preserve">nicht </w:t>
      </w:r>
      <w:r w:rsidRPr="00DE6FFC">
        <w:rPr>
          <w:rFonts w:ascii="Arial" w:hAnsi="Arial" w:cs="Arial"/>
          <w:sz w:val="22"/>
          <w:szCs w:val="22"/>
        </w:rPr>
        <w:t>notwendig.</w:t>
      </w:r>
    </w:p>
    <w:p w14:paraId="436365DA" w14:textId="0F373501" w:rsidR="00DE6FFC" w:rsidRPr="00DE6FFC" w:rsidRDefault="006A6D34" w:rsidP="000D00C9">
      <w:pPr>
        <w:numPr>
          <w:ilvl w:val="0"/>
          <w:numId w:val="18"/>
        </w:numPr>
        <w:spacing w:after="160" w:line="259" w:lineRule="auto"/>
        <w:contextualSpacing/>
        <w:rPr>
          <w:rFonts w:ascii="Arial" w:hAnsi="Arial" w:cs="Arial"/>
          <w:b/>
          <w:bCs/>
          <w:sz w:val="22"/>
          <w:szCs w:val="22"/>
        </w:rPr>
      </w:pPr>
      <w:r>
        <w:rPr>
          <w:rFonts w:ascii="Arial" w:hAnsi="Arial" w:cs="Arial"/>
          <w:b/>
          <w:bCs/>
          <w:sz w:val="22"/>
          <w:szCs w:val="22"/>
        </w:rPr>
        <w:t>E</w:t>
      </w:r>
      <w:r w:rsidRPr="00DE6FFC">
        <w:rPr>
          <w:rFonts w:ascii="Arial" w:hAnsi="Arial" w:cs="Arial"/>
          <w:b/>
          <w:bCs/>
          <w:sz w:val="22"/>
          <w:szCs w:val="22"/>
        </w:rPr>
        <w:t xml:space="preserve">ine der Hauptaufgaben der Panendoskopie </w:t>
      </w:r>
      <w:r>
        <w:rPr>
          <w:rFonts w:ascii="Arial" w:hAnsi="Arial" w:cs="Arial"/>
          <w:b/>
          <w:bCs/>
          <w:sz w:val="22"/>
          <w:szCs w:val="22"/>
        </w:rPr>
        <w:t>ist d</w:t>
      </w:r>
      <w:r w:rsidR="00DE6FFC" w:rsidRPr="00DE6FFC">
        <w:rPr>
          <w:rFonts w:ascii="Arial" w:hAnsi="Arial" w:cs="Arial"/>
          <w:b/>
          <w:bCs/>
          <w:sz w:val="22"/>
          <w:szCs w:val="22"/>
        </w:rPr>
        <w:t>er Ausschluss synchroner Malignome der oberen Luft</w:t>
      </w:r>
      <w:del w:id="37" w:author="Entwistle, Andrew" w:date="2026-02-04T10:38:00Z">
        <w:r w:rsidR="00DE6FFC" w:rsidRPr="00DE6FFC" w:rsidDel="00820CAF">
          <w:rPr>
            <w:rFonts w:ascii="Arial" w:hAnsi="Arial" w:cs="Arial"/>
            <w:b/>
            <w:bCs/>
            <w:sz w:val="22"/>
            <w:szCs w:val="22"/>
          </w:rPr>
          <w:delText>.</w:delText>
        </w:r>
      </w:del>
      <w:r w:rsidR="00DE6FFC" w:rsidRPr="00DE6FFC">
        <w:rPr>
          <w:rFonts w:ascii="Arial" w:hAnsi="Arial" w:cs="Arial"/>
          <w:b/>
          <w:bCs/>
          <w:sz w:val="22"/>
          <w:szCs w:val="22"/>
        </w:rPr>
        <w:t>- und Speisewege.</w:t>
      </w:r>
    </w:p>
    <w:p w14:paraId="57472CAB" w14:textId="35969795" w:rsidR="00DE6FFC" w:rsidRPr="00DE6FFC" w:rsidRDefault="00DE6FFC" w:rsidP="000D00C9">
      <w:pPr>
        <w:numPr>
          <w:ilvl w:val="0"/>
          <w:numId w:val="18"/>
        </w:numPr>
        <w:spacing w:after="160" w:line="259" w:lineRule="auto"/>
        <w:contextualSpacing/>
        <w:rPr>
          <w:rFonts w:ascii="Arial" w:hAnsi="Arial" w:cs="Arial"/>
          <w:sz w:val="22"/>
          <w:szCs w:val="22"/>
        </w:rPr>
      </w:pPr>
      <w:r w:rsidRPr="00DE6FFC">
        <w:rPr>
          <w:rFonts w:ascii="Arial" w:hAnsi="Arial" w:cs="Arial"/>
          <w:sz w:val="22"/>
          <w:szCs w:val="22"/>
        </w:rPr>
        <w:t xml:space="preserve">Eine Beurteilung vor allem </w:t>
      </w:r>
      <w:r w:rsidR="002C4766">
        <w:rPr>
          <w:rFonts w:ascii="Arial" w:hAnsi="Arial" w:cs="Arial"/>
          <w:sz w:val="22"/>
          <w:szCs w:val="22"/>
        </w:rPr>
        <w:t xml:space="preserve">der </w:t>
      </w:r>
      <w:r w:rsidRPr="00DE6FFC">
        <w:rPr>
          <w:rFonts w:ascii="Arial" w:hAnsi="Arial" w:cs="Arial"/>
          <w:sz w:val="22"/>
          <w:szCs w:val="22"/>
        </w:rPr>
        <w:t xml:space="preserve">horizontalen Tumorausdehnung ist endoskopisch </w:t>
      </w:r>
      <w:r w:rsidR="006A6D34">
        <w:rPr>
          <w:rFonts w:ascii="Arial" w:hAnsi="Arial" w:cs="Arial"/>
          <w:sz w:val="22"/>
          <w:szCs w:val="22"/>
        </w:rPr>
        <w:t>meist schlechter</w:t>
      </w:r>
      <w:r w:rsidRPr="00DE6FFC">
        <w:rPr>
          <w:rFonts w:ascii="Arial" w:hAnsi="Arial" w:cs="Arial"/>
          <w:sz w:val="22"/>
          <w:szCs w:val="22"/>
        </w:rPr>
        <w:t xml:space="preserve"> möglich als mit </w:t>
      </w:r>
      <w:proofErr w:type="spellStart"/>
      <w:r w:rsidRPr="00DE6FFC">
        <w:rPr>
          <w:rFonts w:ascii="Arial" w:hAnsi="Arial" w:cs="Arial"/>
          <w:sz w:val="22"/>
          <w:szCs w:val="22"/>
        </w:rPr>
        <w:t>Schnittbildgebungen</w:t>
      </w:r>
      <w:proofErr w:type="spellEnd"/>
      <w:r w:rsidRPr="00DE6FFC">
        <w:rPr>
          <w:rFonts w:ascii="Arial" w:hAnsi="Arial" w:cs="Arial"/>
          <w:sz w:val="22"/>
          <w:szCs w:val="22"/>
        </w:rPr>
        <w:t>.</w:t>
      </w:r>
    </w:p>
    <w:p w14:paraId="33999A05" w14:textId="17A7C2FA" w:rsidR="00DE6FFC" w:rsidRDefault="00DE6FFC" w:rsidP="000D00C9">
      <w:pPr>
        <w:numPr>
          <w:ilvl w:val="0"/>
          <w:numId w:val="18"/>
        </w:numPr>
        <w:spacing w:after="160" w:line="259" w:lineRule="auto"/>
        <w:contextualSpacing/>
        <w:rPr>
          <w:rFonts w:ascii="Arial" w:hAnsi="Arial" w:cs="Arial"/>
          <w:sz w:val="22"/>
          <w:szCs w:val="22"/>
        </w:rPr>
      </w:pPr>
      <w:r w:rsidRPr="00DE6FFC">
        <w:rPr>
          <w:rFonts w:ascii="Arial" w:hAnsi="Arial" w:cs="Arial"/>
          <w:sz w:val="22"/>
          <w:szCs w:val="22"/>
        </w:rPr>
        <w:t xml:space="preserve">Eine Operabilität kann </w:t>
      </w:r>
      <w:r w:rsidR="006A6D34">
        <w:rPr>
          <w:rFonts w:ascii="Arial" w:hAnsi="Arial" w:cs="Arial"/>
          <w:sz w:val="22"/>
          <w:szCs w:val="22"/>
        </w:rPr>
        <w:t>nicht</w:t>
      </w:r>
      <w:r w:rsidRPr="00DE6FFC">
        <w:rPr>
          <w:rFonts w:ascii="Arial" w:hAnsi="Arial" w:cs="Arial"/>
          <w:sz w:val="22"/>
          <w:szCs w:val="22"/>
        </w:rPr>
        <w:t xml:space="preserve"> sicher in einer Panendoskopie beurteilt werden.</w:t>
      </w:r>
    </w:p>
    <w:p w14:paraId="55A2C44C" w14:textId="77777777" w:rsidR="00DE6FFC" w:rsidRPr="00DE6FFC" w:rsidRDefault="00DE6FFC" w:rsidP="00DE6FFC">
      <w:pPr>
        <w:spacing w:after="160" w:line="259" w:lineRule="auto"/>
        <w:ind w:left="720"/>
        <w:contextualSpacing/>
        <w:rPr>
          <w:rFonts w:ascii="Arial" w:hAnsi="Arial" w:cs="Arial"/>
          <w:sz w:val="22"/>
          <w:szCs w:val="22"/>
        </w:rPr>
      </w:pPr>
    </w:p>
    <w:p w14:paraId="0D227196" w14:textId="77777777" w:rsidR="00EB7726" w:rsidRDefault="004E65CE" w:rsidP="00EB7726">
      <w:pPr>
        <w:rPr>
          <w:rFonts w:ascii="Arial" w:hAnsi="Arial" w:cs="Arial"/>
          <w:sz w:val="22"/>
          <w:szCs w:val="22"/>
        </w:rPr>
      </w:pPr>
      <w:r>
        <w:rPr>
          <w:rFonts w:ascii="Arial" w:hAnsi="Arial" w:cs="Arial"/>
          <w:sz w:val="22"/>
          <w:szCs w:val="22"/>
        </w:rPr>
        <w:t>--</w:t>
      </w:r>
    </w:p>
    <w:p w14:paraId="7D6C4288" w14:textId="3DEFB164" w:rsidR="00EB7726" w:rsidRPr="00924155" w:rsidRDefault="00EB7726" w:rsidP="00EB7726">
      <w:pPr>
        <w:pStyle w:val="KeinLeerraum"/>
        <w:rPr>
          <w:rFonts w:ascii="Arial" w:hAnsi="Arial" w:cs="Arial"/>
        </w:rPr>
      </w:pPr>
      <w:r w:rsidRPr="00493382">
        <w:rPr>
          <w:rFonts w:ascii="Arial"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3D4160B4" w14:textId="77777777" w:rsidR="00EB7726" w:rsidRPr="004E27A2" w:rsidRDefault="00EB7726" w:rsidP="00EB7726">
      <w:pPr>
        <w:rPr>
          <w:rFonts w:ascii="Arial" w:hAnsi="Arial" w:cs="Arial"/>
          <w:sz w:val="22"/>
          <w:szCs w:val="22"/>
        </w:rPr>
      </w:pPr>
    </w:p>
    <w:p w14:paraId="1027B8A1" w14:textId="77777777" w:rsidR="00EB7726" w:rsidRPr="004E27A2" w:rsidRDefault="00EB7726" w:rsidP="00EB7726">
      <w:pPr>
        <w:pStyle w:val="KeinLeerraum"/>
        <w:rPr>
          <w:rFonts w:ascii="Arial" w:hAnsi="Arial" w:cs="Arial"/>
          <w:b/>
        </w:rPr>
      </w:pPr>
      <w:r>
        <w:rPr>
          <w:rFonts w:ascii="Arial" w:hAnsi="Arial" w:cs="Arial"/>
          <w:b/>
        </w:rPr>
        <w:t>Fallbeispiel G</w:t>
      </w:r>
      <w:r w:rsidRPr="004E27A2">
        <w:rPr>
          <w:rFonts w:ascii="Arial" w:hAnsi="Arial" w:cs="Arial"/>
          <w:b/>
        </w:rPr>
        <w:t>:</w:t>
      </w:r>
    </w:p>
    <w:p w14:paraId="4F875B77" w14:textId="2D9DB085" w:rsidR="00EF41D9" w:rsidRPr="00EF41D9" w:rsidRDefault="00EF41D9" w:rsidP="00EF41D9">
      <w:pPr>
        <w:rPr>
          <w:rFonts w:ascii="Arial" w:hAnsi="Arial" w:cs="Arial"/>
          <w:sz w:val="22"/>
          <w:szCs w:val="22"/>
        </w:rPr>
      </w:pPr>
      <w:r w:rsidRPr="00EF41D9">
        <w:rPr>
          <w:rFonts w:ascii="Arial" w:hAnsi="Arial" w:cs="Arial"/>
          <w:sz w:val="22"/>
          <w:szCs w:val="22"/>
        </w:rPr>
        <w:t xml:space="preserve">In der CT des Halses stellt sich eine 2,5 x 3cm große Raumforderung der linken </w:t>
      </w:r>
      <w:proofErr w:type="spellStart"/>
      <w:r w:rsidRPr="00EF41D9">
        <w:rPr>
          <w:rFonts w:ascii="Arial" w:hAnsi="Arial" w:cs="Arial"/>
          <w:sz w:val="22"/>
          <w:szCs w:val="22"/>
        </w:rPr>
        <w:t>Tonsillenloge</w:t>
      </w:r>
      <w:proofErr w:type="spellEnd"/>
      <w:r w:rsidRPr="00EF41D9">
        <w:rPr>
          <w:rFonts w:ascii="Arial" w:hAnsi="Arial" w:cs="Arial"/>
          <w:sz w:val="22"/>
          <w:szCs w:val="22"/>
        </w:rPr>
        <w:t xml:space="preserve"> dar. Es ist keine Infiltration von Knochen, der A. </w:t>
      </w:r>
      <w:proofErr w:type="spellStart"/>
      <w:r w:rsidRPr="00EF41D9">
        <w:rPr>
          <w:rFonts w:ascii="Arial" w:hAnsi="Arial" w:cs="Arial"/>
          <w:sz w:val="22"/>
          <w:szCs w:val="22"/>
        </w:rPr>
        <w:t>carotis</w:t>
      </w:r>
      <w:proofErr w:type="spellEnd"/>
      <w:r w:rsidRPr="00EF41D9">
        <w:rPr>
          <w:rFonts w:ascii="Arial" w:hAnsi="Arial" w:cs="Arial"/>
          <w:sz w:val="22"/>
          <w:szCs w:val="22"/>
        </w:rPr>
        <w:t xml:space="preserve"> int. oder der prävertebralen Faszie nachweisbar. Mehrere akzentuierte Lymphknoten werden radiologisch als primär nicht suspekt bewertet. Die histologische Untersuchung der mittels Panendoskopie entnommenen Probe zeigt Infiltrate eines morphologisch mäßig differenzierten, verhornenden, invasiven Plattenepithelkarzinoms mit immunhistochemisch kräftiger p16-Positivität. Fernmetastasen lassen sich in der CT nicht nachweisen. Diagnose: Oropharynxkarzinom im Stadium cT2 cN0 M0. </w:t>
      </w:r>
    </w:p>
    <w:p w14:paraId="38259D54" w14:textId="7ADA05DD" w:rsidR="00EB7726" w:rsidRPr="004E27A2" w:rsidRDefault="00EB7726" w:rsidP="00EB7726">
      <w:pPr>
        <w:rPr>
          <w:rFonts w:ascii="Arial" w:hAnsi="Arial" w:cs="Arial"/>
          <w:b/>
          <w:sz w:val="22"/>
          <w:szCs w:val="22"/>
        </w:rPr>
      </w:pPr>
    </w:p>
    <w:p w14:paraId="1611625B" w14:textId="77777777" w:rsidR="00EB7726" w:rsidRPr="004E27A2" w:rsidRDefault="00EB7726" w:rsidP="00EB7726">
      <w:pPr>
        <w:rPr>
          <w:rFonts w:ascii="Arial" w:hAnsi="Arial" w:cs="Arial"/>
          <w:sz w:val="22"/>
          <w:szCs w:val="22"/>
        </w:rPr>
      </w:pPr>
      <w:proofErr w:type="spellStart"/>
      <w:proofErr w:type="gramStart"/>
      <w:r>
        <w:rPr>
          <w:rFonts w:ascii="Arial" w:hAnsi="Arial" w:cs="Arial"/>
          <w:sz w:val="22"/>
          <w:szCs w:val="22"/>
        </w:rPr>
        <w:t>Sequenz:G</w:t>
      </w:r>
      <w:proofErr w:type="spellEnd"/>
      <w:proofErr w:type="gramEnd"/>
    </w:p>
    <w:p w14:paraId="33F6F16F" w14:textId="77777777" w:rsidR="006242F3" w:rsidRDefault="00467DFE" w:rsidP="00467DFE">
      <w:pPr>
        <w:rPr>
          <w:rFonts w:ascii="Arial" w:hAnsi="Arial" w:cs="Arial"/>
          <w:sz w:val="22"/>
          <w:szCs w:val="22"/>
        </w:rPr>
      </w:pPr>
      <w:r>
        <w:rPr>
          <w:rFonts w:ascii="Arial" w:hAnsi="Arial" w:cs="Arial"/>
          <w:sz w:val="22"/>
          <w:szCs w:val="22"/>
        </w:rPr>
        <w:t>--</w:t>
      </w:r>
    </w:p>
    <w:p w14:paraId="16150143" w14:textId="3E5E3DD2" w:rsidR="00EF41D9" w:rsidRPr="00EF41D9" w:rsidRDefault="00465FD6" w:rsidP="00EF41D9">
      <w:pPr>
        <w:rPr>
          <w:rFonts w:ascii="Arial" w:hAnsi="Arial" w:cs="Arial"/>
          <w:sz w:val="22"/>
          <w:szCs w:val="22"/>
        </w:rPr>
      </w:pPr>
      <w:r>
        <w:rPr>
          <w:rFonts w:ascii="Arial" w:hAnsi="Arial" w:cs="Arial"/>
          <w:b/>
          <w:sz w:val="22"/>
          <w:szCs w:val="22"/>
        </w:rPr>
        <w:t>21. Frage 2</w:t>
      </w:r>
      <w:r w:rsidR="00145B1E">
        <w:rPr>
          <w:rFonts w:ascii="Arial" w:hAnsi="Arial" w:cs="Arial"/>
          <w:b/>
          <w:sz w:val="22"/>
          <w:szCs w:val="22"/>
        </w:rPr>
        <w:t xml:space="preserve"> von </w:t>
      </w:r>
      <w:r w:rsidR="00DE6FFC">
        <w:rPr>
          <w:rFonts w:ascii="Arial" w:hAnsi="Arial" w:cs="Arial"/>
          <w:b/>
          <w:sz w:val="22"/>
          <w:szCs w:val="22"/>
        </w:rPr>
        <w:t>3</w:t>
      </w:r>
      <w:r w:rsidR="00DA76A8">
        <w:rPr>
          <w:rFonts w:ascii="Arial" w:hAnsi="Arial" w:cs="Arial"/>
          <w:b/>
          <w:sz w:val="22"/>
          <w:szCs w:val="22"/>
        </w:rPr>
        <w:t xml:space="preserve">: </w:t>
      </w:r>
      <w:r w:rsidR="00EF41D9" w:rsidRPr="00EF41D9">
        <w:rPr>
          <w:rFonts w:ascii="Arial" w:hAnsi="Arial" w:cs="Arial"/>
          <w:sz w:val="22"/>
          <w:szCs w:val="22"/>
        </w:rPr>
        <w:t xml:space="preserve">Welche </w:t>
      </w:r>
      <w:ins w:id="38" w:author="Entwistle, Andrew" w:date="2026-02-04T10:39:00Z">
        <w:r w:rsidR="00820CAF">
          <w:rPr>
            <w:rFonts w:ascii="Arial" w:hAnsi="Arial" w:cs="Arial"/>
            <w:sz w:val="22"/>
            <w:szCs w:val="22"/>
          </w:rPr>
          <w:t xml:space="preserve">der </w:t>
        </w:r>
      </w:ins>
      <w:r w:rsidR="00EF41D9" w:rsidRPr="00EF41D9">
        <w:rPr>
          <w:rFonts w:ascii="Arial" w:hAnsi="Arial" w:cs="Arial"/>
          <w:sz w:val="22"/>
          <w:szCs w:val="22"/>
        </w:rPr>
        <w:t xml:space="preserve">Aussagen zum Oropharynxkarzinom </w:t>
      </w:r>
      <w:ins w:id="39" w:author="Entwistle, Andrew" w:date="2026-02-04T10:39:00Z">
        <w:r w:rsidR="00820CAF">
          <w:rPr>
            <w:rFonts w:ascii="Arial" w:hAnsi="Arial" w:cs="Arial"/>
            <w:sz w:val="22"/>
            <w:szCs w:val="22"/>
          </w:rPr>
          <w:t xml:space="preserve">trifft bzw. </w:t>
        </w:r>
      </w:ins>
      <w:r w:rsidR="00EF41D9" w:rsidRPr="00EF41D9">
        <w:rPr>
          <w:rFonts w:ascii="Arial" w:hAnsi="Arial" w:cs="Arial"/>
          <w:sz w:val="22"/>
          <w:szCs w:val="22"/>
        </w:rPr>
        <w:t>treffen am ehesten zu?</w:t>
      </w:r>
    </w:p>
    <w:p w14:paraId="40D08421" w14:textId="49B10A6D" w:rsidR="009E4E63" w:rsidRDefault="00DA76A8" w:rsidP="009E4E63">
      <w:pPr>
        <w:tabs>
          <w:tab w:val="right" w:pos="8505"/>
        </w:tabs>
        <w:suppressAutoHyphens/>
        <w:rPr>
          <w:rFonts w:ascii="Arial" w:hAnsi="Arial" w:cs="Arial"/>
          <w:sz w:val="22"/>
          <w:szCs w:val="22"/>
        </w:rPr>
      </w:pPr>
      <w:proofErr w:type="spellStart"/>
      <w:proofErr w:type="gramStart"/>
      <w:r>
        <w:rPr>
          <w:rFonts w:ascii="Arial" w:hAnsi="Arial" w:cs="Arial"/>
          <w:sz w:val="22"/>
          <w:szCs w:val="22"/>
        </w:rPr>
        <w:t>Typ:</w:t>
      </w:r>
      <w:r w:rsidR="00EF41D9">
        <w:rPr>
          <w:rFonts w:ascii="Arial" w:hAnsi="Arial" w:cs="Arial"/>
          <w:sz w:val="22"/>
          <w:szCs w:val="22"/>
        </w:rPr>
        <w:t>K</w:t>
      </w:r>
      <w:r w:rsidR="00F51003">
        <w:rPr>
          <w:rFonts w:ascii="Arial" w:hAnsi="Arial" w:cs="Arial"/>
          <w:sz w:val="22"/>
          <w:szCs w:val="22"/>
        </w:rPr>
        <w:t>prim</w:t>
      </w:r>
      <w:proofErr w:type="spellEnd"/>
      <w:proofErr w:type="gramEnd"/>
    </w:p>
    <w:p w14:paraId="1A69B8B6" w14:textId="77777777" w:rsidR="00DA76A8" w:rsidRDefault="00DA76A8" w:rsidP="009E4E63">
      <w:pPr>
        <w:tabs>
          <w:tab w:val="right" w:pos="8505"/>
        </w:tabs>
        <w:suppressAutoHyphens/>
        <w:rPr>
          <w:rFonts w:ascii="Arial" w:hAnsi="Arial" w:cs="Arial"/>
          <w:sz w:val="22"/>
          <w:szCs w:val="22"/>
        </w:rPr>
      </w:pPr>
    </w:p>
    <w:p w14:paraId="4E37A0B9" w14:textId="77777777" w:rsidR="00EF41D9" w:rsidRPr="00EF41D9" w:rsidRDefault="00EF41D9" w:rsidP="000D00C9">
      <w:pPr>
        <w:numPr>
          <w:ilvl w:val="0"/>
          <w:numId w:val="19"/>
        </w:numPr>
        <w:spacing w:after="160" w:line="252" w:lineRule="auto"/>
        <w:contextualSpacing/>
        <w:rPr>
          <w:rFonts w:ascii="Arial" w:hAnsi="Arial" w:cs="Arial"/>
          <w:sz w:val="22"/>
          <w:szCs w:val="22"/>
        </w:rPr>
      </w:pPr>
      <w:r w:rsidRPr="00EF41D9">
        <w:rPr>
          <w:rFonts w:ascii="Arial" w:hAnsi="Arial" w:cs="Arial"/>
          <w:sz w:val="22"/>
          <w:szCs w:val="22"/>
        </w:rPr>
        <w:lastRenderedPageBreak/>
        <w:t>Das Vorliegen einer p16-Positivität hat bei Oropharynxkarzinomen keinen relevanten Einfluss auf die Prognose.</w:t>
      </w:r>
    </w:p>
    <w:p w14:paraId="471DAC74" w14:textId="77777777" w:rsidR="00EF41D9" w:rsidRPr="00EF41D9" w:rsidRDefault="00EF41D9" w:rsidP="000D00C9">
      <w:pPr>
        <w:numPr>
          <w:ilvl w:val="0"/>
          <w:numId w:val="19"/>
        </w:numPr>
        <w:spacing w:after="160" w:line="252" w:lineRule="auto"/>
        <w:contextualSpacing/>
        <w:rPr>
          <w:rFonts w:ascii="Arial" w:hAnsi="Arial" w:cs="Arial"/>
          <w:b/>
          <w:bCs/>
          <w:sz w:val="22"/>
          <w:szCs w:val="22"/>
        </w:rPr>
      </w:pPr>
      <w:r w:rsidRPr="00EF41D9">
        <w:rPr>
          <w:rFonts w:ascii="Arial" w:hAnsi="Arial" w:cs="Arial"/>
          <w:b/>
          <w:bCs/>
          <w:sz w:val="22"/>
          <w:szCs w:val="22"/>
        </w:rPr>
        <w:t xml:space="preserve">Bei Patienten mit p16-positiven Oropharynxkarzinomen und zeitgleich auch starkem </w:t>
      </w:r>
      <w:proofErr w:type="spellStart"/>
      <w:r w:rsidRPr="00EF41D9">
        <w:rPr>
          <w:rFonts w:ascii="Arial" w:hAnsi="Arial" w:cs="Arial"/>
          <w:b/>
          <w:bCs/>
          <w:sz w:val="22"/>
          <w:szCs w:val="22"/>
        </w:rPr>
        <w:t>Noxenabusus</w:t>
      </w:r>
      <w:proofErr w:type="spellEnd"/>
      <w:r w:rsidRPr="00EF41D9">
        <w:rPr>
          <w:rFonts w:ascii="Arial" w:hAnsi="Arial" w:cs="Arial"/>
          <w:b/>
          <w:bCs/>
          <w:sz w:val="22"/>
          <w:szCs w:val="22"/>
        </w:rPr>
        <w:t xml:space="preserve"> ist die Prognose ähnlich der p16-negativer Patienten.</w:t>
      </w:r>
    </w:p>
    <w:p w14:paraId="586DB069" w14:textId="77777777" w:rsidR="00EF41D9" w:rsidRPr="00EF41D9" w:rsidRDefault="00EF41D9" w:rsidP="000D00C9">
      <w:pPr>
        <w:numPr>
          <w:ilvl w:val="0"/>
          <w:numId w:val="19"/>
        </w:numPr>
        <w:spacing w:after="160" w:line="252" w:lineRule="auto"/>
        <w:contextualSpacing/>
        <w:rPr>
          <w:rFonts w:ascii="Arial" w:hAnsi="Arial" w:cs="Arial"/>
          <w:sz w:val="22"/>
          <w:szCs w:val="22"/>
        </w:rPr>
      </w:pPr>
      <w:r w:rsidRPr="00EF41D9">
        <w:rPr>
          <w:rFonts w:ascii="Arial" w:hAnsi="Arial" w:cs="Arial"/>
          <w:sz w:val="22"/>
          <w:szCs w:val="22"/>
        </w:rPr>
        <w:t>Die Inzidenz p16-negativer Oropharynxkarzinome steigt seit Jahren konstant an.</w:t>
      </w:r>
    </w:p>
    <w:p w14:paraId="5AB433E4" w14:textId="6AFF6924" w:rsidR="00EF41D9" w:rsidRDefault="00EF41D9" w:rsidP="000D00C9">
      <w:pPr>
        <w:numPr>
          <w:ilvl w:val="0"/>
          <w:numId w:val="19"/>
        </w:numPr>
        <w:spacing w:after="160" w:line="252" w:lineRule="auto"/>
        <w:contextualSpacing/>
        <w:rPr>
          <w:rFonts w:ascii="Arial" w:hAnsi="Arial" w:cs="Arial"/>
          <w:b/>
          <w:bCs/>
          <w:sz w:val="22"/>
          <w:szCs w:val="22"/>
        </w:rPr>
      </w:pPr>
      <w:r w:rsidRPr="00EF41D9">
        <w:rPr>
          <w:rFonts w:ascii="Arial" w:hAnsi="Arial" w:cs="Arial"/>
          <w:b/>
          <w:bCs/>
          <w:sz w:val="22"/>
          <w:szCs w:val="22"/>
        </w:rPr>
        <w:t>Die Hauptlokalisationen des Oropharynxkarzinoms sind Tonsillen und Zungengrund.</w:t>
      </w:r>
    </w:p>
    <w:p w14:paraId="14CD299A" w14:textId="77777777" w:rsidR="00EF41D9" w:rsidRPr="00EF41D9" w:rsidRDefault="00EF41D9" w:rsidP="00EF41D9">
      <w:pPr>
        <w:spacing w:after="160" w:line="252" w:lineRule="auto"/>
        <w:ind w:left="720"/>
        <w:contextualSpacing/>
        <w:rPr>
          <w:rFonts w:ascii="Arial" w:hAnsi="Arial" w:cs="Arial"/>
          <w:b/>
          <w:bCs/>
          <w:sz w:val="22"/>
          <w:szCs w:val="22"/>
        </w:rPr>
      </w:pPr>
    </w:p>
    <w:p w14:paraId="06BA1F2B" w14:textId="77777777" w:rsidR="00DA76A8" w:rsidRDefault="00DA76A8" w:rsidP="00DA76A8">
      <w:pPr>
        <w:rPr>
          <w:ins w:id="40" w:author="Entwistle, Andrew" w:date="2026-02-04T10:40:00Z"/>
          <w:rFonts w:ascii="Arial" w:hAnsi="Arial" w:cs="Arial"/>
          <w:sz w:val="22"/>
          <w:szCs w:val="22"/>
        </w:rPr>
      </w:pPr>
      <w:r>
        <w:rPr>
          <w:rFonts w:ascii="Arial" w:hAnsi="Arial" w:cs="Arial"/>
          <w:sz w:val="22"/>
          <w:szCs w:val="22"/>
        </w:rPr>
        <w:t>--</w:t>
      </w:r>
    </w:p>
    <w:p w14:paraId="79E0395F" w14:textId="77777777" w:rsidR="00820CAF" w:rsidRPr="00924155" w:rsidRDefault="00820CAF" w:rsidP="00820CAF">
      <w:pPr>
        <w:pStyle w:val="KeinLeerraum"/>
        <w:rPr>
          <w:ins w:id="41" w:author="Entwistle, Andrew" w:date="2026-02-04T10:40:00Z"/>
          <w:rFonts w:ascii="Arial" w:hAnsi="Arial" w:cs="Arial"/>
        </w:rPr>
      </w:pPr>
      <w:ins w:id="42" w:author="Entwistle, Andrew" w:date="2026-02-04T10:40:00Z">
        <w:r w:rsidRPr="00493382">
          <w:rPr>
            <w:rFonts w:ascii="Arial" w:hAnsi="Arial" w:cs="Arial"/>
          </w:rPr>
          <w:t xml:space="preserve">Titel: Interdisziplinäre Onkologie </w:t>
        </w:r>
        <w:proofErr w:type="spellStart"/>
        <w:r>
          <w:rPr>
            <w:rFonts w:ascii="Arial" w:eastAsia="Times New Roman" w:hAnsi="Arial" w:cs="Arial"/>
          </w:rPr>
          <w:t>WiSe</w:t>
        </w:r>
        <w:proofErr w:type="spellEnd"/>
        <w:r>
          <w:rPr>
            <w:rFonts w:ascii="Arial" w:eastAsia="Times New Roman" w:hAnsi="Arial" w:cs="Arial"/>
          </w:rPr>
          <w:t xml:space="preserve"> 2025/26</w:t>
        </w:r>
      </w:ins>
    </w:p>
    <w:p w14:paraId="7324FC74" w14:textId="77777777" w:rsidR="00820CAF" w:rsidRDefault="00820CAF" w:rsidP="00DA76A8">
      <w:pPr>
        <w:rPr>
          <w:rFonts w:ascii="Arial" w:hAnsi="Arial" w:cs="Arial"/>
          <w:sz w:val="22"/>
          <w:szCs w:val="22"/>
        </w:rPr>
      </w:pPr>
    </w:p>
    <w:p w14:paraId="741EB54D" w14:textId="7261BEAD" w:rsidR="00DE6FFC" w:rsidDel="00820CAF" w:rsidRDefault="00DE6FFC" w:rsidP="00DE6FFC">
      <w:pPr>
        <w:rPr>
          <w:moveFrom w:id="43" w:author="Entwistle, Andrew" w:date="2026-02-04T10:40:00Z"/>
          <w:rFonts w:ascii="Arial" w:hAnsi="Arial" w:cs="Arial"/>
          <w:sz w:val="22"/>
          <w:szCs w:val="22"/>
        </w:rPr>
      </w:pPr>
      <w:moveFromRangeStart w:id="44" w:author="Entwistle, Andrew" w:date="2026-02-04T10:40:00Z" w:name="move221094061"/>
      <w:moveFrom w:id="45" w:author="Entwistle, Andrew" w:date="2026-02-04T10:40:00Z">
        <w:r w:rsidDel="00820CAF">
          <w:rPr>
            <w:rFonts w:ascii="Arial" w:hAnsi="Arial" w:cs="Arial"/>
            <w:sz w:val="22"/>
            <w:szCs w:val="22"/>
          </w:rPr>
          <w:t>Sequenz:G</w:t>
        </w:r>
      </w:moveFrom>
    </w:p>
    <w:moveFromRangeEnd w:id="44"/>
    <w:p w14:paraId="0FF6B6D0" w14:textId="77777777" w:rsidR="009B194B" w:rsidRPr="009B194B" w:rsidRDefault="009B194B" w:rsidP="009B194B">
      <w:pPr>
        <w:rPr>
          <w:rFonts w:ascii="Arial" w:hAnsi="Arial" w:cs="Arial"/>
          <w:sz w:val="22"/>
          <w:szCs w:val="22"/>
        </w:rPr>
      </w:pPr>
      <w:r w:rsidRPr="009B194B">
        <w:rPr>
          <w:rFonts w:ascii="Arial" w:hAnsi="Arial" w:cs="Arial"/>
          <w:sz w:val="22"/>
          <w:szCs w:val="22"/>
        </w:rPr>
        <w:t xml:space="preserve">Im interdisziplinären HNO-Tumorboard wird eine transorale Tumorresektion (mit Defektdeckung) und eine ipsilaterale Neck </w:t>
      </w:r>
      <w:proofErr w:type="spellStart"/>
      <w:r w:rsidRPr="009B194B">
        <w:rPr>
          <w:rFonts w:ascii="Arial" w:hAnsi="Arial" w:cs="Arial"/>
          <w:sz w:val="22"/>
          <w:szCs w:val="22"/>
        </w:rPr>
        <w:t>dissection</w:t>
      </w:r>
      <w:proofErr w:type="spellEnd"/>
      <w:r w:rsidRPr="009B194B">
        <w:rPr>
          <w:rFonts w:ascii="Arial" w:hAnsi="Arial" w:cs="Arial"/>
          <w:sz w:val="22"/>
          <w:szCs w:val="22"/>
        </w:rPr>
        <w:t xml:space="preserve"> links empfohlen. In der pathologischen Untersuchung des </w:t>
      </w:r>
      <w:proofErr w:type="spellStart"/>
      <w:r w:rsidRPr="009B194B">
        <w:rPr>
          <w:rFonts w:ascii="Arial" w:hAnsi="Arial" w:cs="Arial"/>
          <w:sz w:val="22"/>
          <w:szCs w:val="22"/>
        </w:rPr>
        <w:t>Resektates</w:t>
      </w:r>
      <w:proofErr w:type="spellEnd"/>
      <w:r w:rsidRPr="009B194B">
        <w:rPr>
          <w:rFonts w:ascii="Arial" w:hAnsi="Arial" w:cs="Arial"/>
          <w:sz w:val="22"/>
          <w:szCs w:val="22"/>
        </w:rPr>
        <w:t xml:space="preserve"> (R0) wird sowohl der Lymphknotenbefall in 2 Lymphknoten als auch eine extranodale Ausbreitung der Lymphknotenmetastasen nachgewiesen. Vom Tumorboard wird eine adjuvante Radiochemotherapie mit Cisplatin empfohlen.</w:t>
      </w:r>
    </w:p>
    <w:p w14:paraId="169FEA93" w14:textId="77777777" w:rsidR="009B194B" w:rsidRDefault="009B194B" w:rsidP="00DE6FFC">
      <w:pPr>
        <w:rPr>
          <w:ins w:id="46" w:author="Entwistle, Andrew" w:date="2026-02-04T10:40:00Z"/>
          <w:rFonts w:ascii="Arial" w:hAnsi="Arial" w:cs="Arial"/>
          <w:sz w:val="22"/>
          <w:szCs w:val="22"/>
        </w:rPr>
      </w:pPr>
    </w:p>
    <w:p w14:paraId="68CAF491" w14:textId="77777777" w:rsidR="00820CAF" w:rsidRDefault="00820CAF" w:rsidP="00820CAF">
      <w:pPr>
        <w:rPr>
          <w:moveTo w:id="47" w:author="Entwistle, Andrew" w:date="2026-02-04T10:40:00Z"/>
          <w:rFonts w:ascii="Arial" w:hAnsi="Arial" w:cs="Arial"/>
          <w:sz w:val="22"/>
          <w:szCs w:val="22"/>
        </w:rPr>
      </w:pPr>
      <w:moveToRangeStart w:id="48" w:author="Entwistle, Andrew" w:date="2026-02-04T10:40:00Z" w:name="move221094061"/>
      <w:proofErr w:type="spellStart"/>
      <w:proofErr w:type="gramStart"/>
      <w:moveTo w:id="49" w:author="Entwistle, Andrew" w:date="2026-02-04T10:40:00Z">
        <w:r>
          <w:rPr>
            <w:rFonts w:ascii="Arial" w:hAnsi="Arial" w:cs="Arial"/>
            <w:sz w:val="22"/>
            <w:szCs w:val="22"/>
          </w:rPr>
          <w:t>Sequenz:G</w:t>
        </w:r>
        <w:proofErr w:type="spellEnd"/>
        <w:proofErr w:type="gramEnd"/>
      </w:moveTo>
    </w:p>
    <w:moveToRangeEnd w:id="48"/>
    <w:p w14:paraId="16D70175" w14:textId="77777777" w:rsidR="00820CAF" w:rsidRPr="004E27A2" w:rsidRDefault="00820CAF" w:rsidP="00DE6FFC">
      <w:pPr>
        <w:rPr>
          <w:rFonts w:ascii="Arial" w:hAnsi="Arial" w:cs="Arial"/>
          <w:sz w:val="22"/>
          <w:szCs w:val="22"/>
        </w:rPr>
      </w:pPr>
    </w:p>
    <w:p w14:paraId="591E4481" w14:textId="77777777" w:rsidR="00DE6FFC" w:rsidRDefault="00DE6FFC" w:rsidP="00DE6FFC">
      <w:pPr>
        <w:rPr>
          <w:rFonts w:ascii="Arial" w:hAnsi="Arial" w:cs="Arial"/>
          <w:sz w:val="22"/>
          <w:szCs w:val="22"/>
        </w:rPr>
      </w:pPr>
      <w:r>
        <w:rPr>
          <w:rFonts w:ascii="Arial" w:hAnsi="Arial" w:cs="Arial"/>
          <w:sz w:val="22"/>
          <w:szCs w:val="22"/>
        </w:rPr>
        <w:t>--</w:t>
      </w:r>
    </w:p>
    <w:p w14:paraId="7936FAAD" w14:textId="19DDA28D" w:rsidR="00DE6FFC" w:rsidRDefault="00DE6FFC" w:rsidP="00DE6FFC">
      <w:pPr>
        <w:rPr>
          <w:rFonts w:ascii="Arial" w:hAnsi="Arial" w:cs="Arial"/>
          <w:sz w:val="22"/>
          <w:szCs w:val="22"/>
        </w:rPr>
      </w:pPr>
      <w:r>
        <w:rPr>
          <w:rFonts w:ascii="Arial" w:hAnsi="Arial" w:cs="Arial"/>
          <w:b/>
          <w:sz w:val="22"/>
          <w:szCs w:val="22"/>
        </w:rPr>
        <w:t xml:space="preserve">22. Frage 3 von 3: </w:t>
      </w:r>
      <w:r w:rsidRPr="00AF5D4B">
        <w:rPr>
          <w:rFonts w:ascii="Arial" w:hAnsi="Arial" w:cs="Arial"/>
          <w:sz w:val="22"/>
          <w:szCs w:val="22"/>
        </w:rPr>
        <w:t xml:space="preserve">Welche </w:t>
      </w:r>
      <w:r>
        <w:rPr>
          <w:rFonts w:ascii="Arial" w:hAnsi="Arial" w:cs="Arial"/>
          <w:sz w:val="22"/>
          <w:szCs w:val="22"/>
        </w:rPr>
        <w:t xml:space="preserve">der folgenden </w:t>
      </w:r>
      <w:r w:rsidRPr="00AF5D4B">
        <w:rPr>
          <w:rFonts w:ascii="Arial" w:hAnsi="Arial" w:cs="Arial"/>
          <w:sz w:val="22"/>
          <w:szCs w:val="22"/>
        </w:rPr>
        <w:t>Aussagen</w:t>
      </w:r>
      <w:r>
        <w:rPr>
          <w:rFonts w:ascii="Arial" w:hAnsi="Arial" w:cs="Arial"/>
          <w:sz w:val="22"/>
          <w:szCs w:val="22"/>
        </w:rPr>
        <w:t xml:space="preserve"> zur Therapie</w:t>
      </w:r>
      <w:r w:rsidRPr="00AF5D4B">
        <w:rPr>
          <w:rFonts w:ascii="Arial" w:hAnsi="Arial" w:cs="Arial"/>
          <w:sz w:val="22"/>
          <w:szCs w:val="22"/>
        </w:rPr>
        <w:t xml:space="preserve"> </w:t>
      </w:r>
      <w:r w:rsidR="00574350">
        <w:rPr>
          <w:rFonts w:ascii="Arial" w:hAnsi="Arial" w:cs="Arial"/>
          <w:sz w:val="22"/>
          <w:szCs w:val="22"/>
        </w:rPr>
        <w:t xml:space="preserve">von </w:t>
      </w:r>
      <w:r w:rsidR="00574350" w:rsidRPr="00574350">
        <w:rPr>
          <w:rFonts w:ascii="Arial" w:hAnsi="Arial" w:cs="Arial"/>
          <w:sz w:val="22"/>
          <w:szCs w:val="22"/>
        </w:rPr>
        <w:t>Oropharynxkarzinomen treffen am ehesten zu</w:t>
      </w:r>
      <w:r w:rsidRPr="00574350">
        <w:rPr>
          <w:rFonts w:ascii="Arial" w:hAnsi="Arial" w:cs="Arial"/>
          <w:sz w:val="22"/>
          <w:szCs w:val="22"/>
        </w:rPr>
        <w:t>?</w:t>
      </w:r>
    </w:p>
    <w:p w14:paraId="4D3BBBAD" w14:textId="60387BD4" w:rsidR="00DE6FFC" w:rsidRDefault="00DE6FFC" w:rsidP="00DE6FFC">
      <w:pPr>
        <w:tabs>
          <w:tab w:val="right" w:pos="8505"/>
        </w:tabs>
        <w:suppressAutoHyphens/>
        <w:rPr>
          <w:rFonts w:ascii="Arial" w:hAnsi="Arial" w:cs="Arial"/>
          <w:sz w:val="22"/>
          <w:szCs w:val="22"/>
        </w:rPr>
      </w:pPr>
      <w:proofErr w:type="spellStart"/>
      <w:proofErr w:type="gramStart"/>
      <w:r>
        <w:rPr>
          <w:rFonts w:ascii="Arial" w:hAnsi="Arial" w:cs="Arial"/>
          <w:sz w:val="22"/>
          <w:szCs w:val="22"/>
        </w:rPr>
        <w:t>Typ:</w:t>
      </w:r>
      <w:r w:rsidR="00574350">
        <w:rPr>
          <w:rFonts w:ascii="Arial" w:hAnsi="Arial" w:cs="Arial"/>
          <w:sz w:val="22"/>
          <w:szCs w:val="22"/>
        </w:rPr>
        <w:t>PickS</w:t>
      </w:r>
      <w:proofErr w:type="spellEnd"/>
      <w:proofErr w:type="gramEnd"/>
    </w:p>
    <w:p w14:paraId="2D4A7A4E" w14:textId="77777777" w:rsidR="00DA76A8" w:rsidRDefault="00DA76A8" w:rsidP="00DA76A8">
      <w:pPr>
        <w:rPr>
          <w:rFonts w:ascii="Arial" w:hAnsi="Arial" w:cs="Arial"/>
          <w:sz w:val="22"/>
          <w:szCs w:val="22"/>
        </w:rPr>
      </w:pPr>
    </w:p>
    <w:p w14:paraId="4FBFD007" w14:textId="77777777" w:rsidR="008C5707" w:rsidRPr="008C5707" w:rsidRDefault="008C5707" w:rsidP="000D00C9">
      <w:pPr>
        <w:numPr>
          <w:ilvl w:val="0"/>
          <w:numId w:val="27"/>
        </w:numPr>
        <w:spacing w:after="160" w:line="252" w:lineRule="auto"/>
        <w:contextualSpacing/>
        <w:rPr>
          <w:rFonts w:ascii="Arial" w:hAnsi="Arial" w:cs="Arial"/>
          <w:b/>
          <w:bCs/>
          <w:sz w:val="22"/>
          <w:szCs w:val="22"/>
        </w:rPr>
      </w:pPr>
      <w:r w:rsidRPr="008C5707">
        <w:rPr>
          <w:rFonts w:ascii="Arial" w:hAnsi="Arial" w:cs="Arial"/>
          <w:b/>
          <w:bCs/>
          <w:sz w:val="22"/>
          <w:szCs w:val="22"/>
        </w:rPr>
        <w:t xml:space="preserve">Eine Neck </w:t>
      </w:r>
      <w:proofErr w:type="spellStart"/>
      <w:r w:rsidRPr="008C5707">
        <w:rPr>
          <w:rFonts w:ascii="Arial" w:hAnsi="Arial" w:cs="Arial"/>
          <w:b/>
          <w:bCs/>
          <w:sz w:val="22"/>
          <w:szCs w:val="22"/>
        </w:rPr>
        <w:t>dissection</w:t>
      </w:r>
      <w:proofErr w:type="spellEnd"/>
      <w:r w:rsidRPr="008C5707">
        <w:rPr>
          <w:rFonts w:ascii="Arial" w:hAnsi="Arial" w:cs="Arial"/>
          <w:b/>
          <w:bCs/>
          <w:sz w:val="22"/>
          <w:szCs w:val="22"/>
        </w:rPr>
        <w:t xml:space="preserve"> ist bei Patienten mit klinischem V.a. </w:t>
      </w:r>
      <w:proofErr w:type="spellStart"/>
      <w:r w:rsidRPr="008C5707">
        <w:rPr>
          <w:rFonts w:ascii="Arial" w:hAnsi="Arial" w:cs="Arial"/>
          <w:b/>
          <w:bCs/>
          <w:sz w:val="22"/>
          <w:szCs w:val="22"/>
        </w:rPr>
        <w:t>Lymphknotenfiliae</w:t>
      </w:r>
      <w:proofErr w:type="spellEnd"/>
      <w:r w:rsidRPr="008C5707">
        <w:rPr>
          <w:rFonts w:ascii="Arial" w:hAnsi="Arial" w:cs="Arial"/>
          <w:b/>
          <w:bCs/>
          <w:sz w:val="22"/>
          <w:szCs w:val="22"/>
        </w:rPr>
        <w:t xml:space="preserve"> Standardbestandteil der meisten operativen Therapie.</w:t>
      </w:r>
    </w:p>
    <w:p w14:paraId="0C9C6D9E" w14:textId="77777777" w:rsidR="008C5707" w:rsidRPr="008C5707" w:rsidRDefault="008C5707" w:rsidP="000D00C9">
      <w:pPr>
        <w:numPr>
          <w:ilvl w:val="0"/>
          <w:numId w:val="27"/>
        </w:numPr>
        <w:spacing w:after="160" w:line="252" w:lineRule="auto"/>
        <w:contextualSpacing/>
        <w:rPr>
          <w:rFonts w:ascii="Arial" w:hAnsi="Arial" w:cs="Arial"/>
          <w:sz w:val="22"/>
          <w:szCs w:val="22"/>
        </w:rPr>
      </w:pPr>
      <w:r w:rsidRPr="008C5707">
        <w:rPr>
          <w:rFonts w:ascii="Arial" w:hAnsi="Arial" w:cs="Arial"/>
          <w:sz w:val="22"/>
          <w:szCs w:val="22"/>
        </w:rPr>
        <w:t xml:space="preserve">Eine radikale Neck </w:t>
      </w:r>
      <w:proofErr w:type="spellStart"/>
      <w:r w:rsidRPr="008C5707">
        <w:rPr>
          <w:rFonts w:ascii="Arial" w:hAnsi="Arial" w:cs="Arial"/>
          <w:sz w:val="22"/>
          <w:szCs w:val="22"/>
        </w:rPr>
        <w:t>dissection</w:t>
      </w:r>
      <w:proofErr w:type="spellEnd"/>
      <w:r w:rsidRPr="008C5707">
        <w:rPr>
          <w:rFonts w:ascii="Arial" w:hAnsi="Arial" w:cs="Arial"/>
          <w:sz w:val="22"/>
          <w:szCs w:val="22"/>
        </w:rPr>
        <w:t xml:space="preserve"> wird heutzutage nicht mehr durchgeführt.</w:t>
      </w:r>
    </w:p>
    <w:p w14:paraId="68260E67" w14:textId="77777777" w:rsidR="008C5707" w:rsidRPr="008C5707" w:rsidRDefault="008C5707" w:rsidP="000D00C9">
      <w:pPr>
        <w:numPr>
          <w:ilvl w:val="0"/>
          <w:numId w:val="27"/>
        </w:numPr>
        <w:spacing w:after="160" w:line="252" w:lineRule="auto"/>
        <w:contextualSpacing/>
        <w:rPr>
          <w:rFonts w:ascii="Arial" w:hAnsi="Arial" w:cs="Arial"/>
          <w:sz w:val="22"/>
          <w:szCs w:val="22"/>
        </w:rPr>
      </w:pPr>
      <w:r w:rsidRPr="008C5707">
        <w:rPr>
          <w:rFonts w:ascii="Arial" w:hAnsi="Arial" w:cs="Arial"/>
          <w:sz w:val="22"/>
          <w:szCs w:val="22"/>
        </w:rPr>
        <w:t xml:space="preserve">Der Einsatz der Strahlentherapie findet primär im palliativen Setting statt. </w:t>
      </w:r>
    </w:p>
    <w:p w14:paraId="1703749D" w14:textId="77777777" w:rsidR="008C5707" w:rsidRPr="008C5707" w:rsidRDefault="008C5707" w:rsidP="000D00C9">
      <w:pPr>
        <w:numPr>
          <w:ilvl w:val="0"/>
          <w:numId w:val="27"/>
        </w:numPr>
        <w:spacing w:after="160" w:line="252" w:lineRule="auto"/>
        <w:contextualSpacing/>
        <w:rPr>
          <w:rFonts w:ascii="Arial" w:hAnsi="Arial" w:cs="Arial"/>
          <w:sz w:val="22"/>
          <w:szCs w:val="22"/>
        </w:rPr>
      </w:pPr>
      <w:r w:rsidRPr="008C5707">
        <w:rPr>
          <w:rFonts w:ascii="Arial" w:hAnsi="Arial" w:cs="Arial"/>
          <w:sz w:val="22"/>
          <w:szCs w:val="22"/>
        </w:rPr>
        <w:t>Neoadjuvante systemische Therapiekonzepte sind etablierter Standard bei Oropharynxkarzinomen.</w:t>
      </w:r>
    </w:p>
    <w:p w14:paraId="7A9D73CA" w14:textId="77777777" w:rsidR="008C5707" w:rsidRPr="008C5707" w:rsidRDefault="008C5707" w:rsidP="000D00C9">
      <w:pPr>
        <w:numPr>
          <w:ilvl w:val="0"/>
          <w:numId w:val="27"/>
        </w:numPr>
        <w:spacing w:after="160" w:line="252" w:lineRule="auto"/>
        <w:contextualSpacing/>
        <w:rPr>
          <w:rFonts w:ascii="Arial" w:hAnsi="Arial" w:cs="Arial"/>
          <w:b/>
          <w:bCs/>
          <w:sz w:val="22"/>
          <w:szCs w:val="22"/>
        </w:rPr>
      </w:pPr>
      <w:r w:rsidRPr="008C5707">
        <w:rPr>
          <w:rFonts w:ascii="Arial" w:hAnsi="Arial" w:cs="Arial"/>
          <w:b/>
          <w:bCs/>
          <w:sz w:val="22"/>
          <w:szCs w:val="22"/>
        </w:rPr>
        <w:t>Für die Frage einer postoperativen adjuvanten Radiochemotherapie spielen vor allem Resektionsstatus und extranodale Infiltration von Lymphknotenmetastasen eine Rolle.</w:t>
      </w:r>
    </w:p>
    <w:p w14:paraId="44AD8478" w14:textId="77777777" w:rsidR="008C5707" w:rsidRDefault="008C5707" w:rsidP="00DA76A8">
      <w:pPr>
        <w:rPr>
          <w:rFonts w:ascii="Arial" w:hAnsi="Arial" w:cs="Arial"/>
          <w:sz w:val="22"/>
          <w:szCs w:val="22"/>
        </w:rPr>
      </w:pPr>
    </w:p>
    <w:p w14:paraId="434B0A6D" w14:textId="77777777" w:rsidR="008C5707" w:rsidRDefault="008C5707" w:rsidP="008C5707">
      <w:pPr>
        <w:rPr>
          <w:rFonts w:ascii="Arial" w:hAnsi="Arial" w:cs="Arial"/>
          <w:sz w:val="22"/>
          <w:szCs w:val="22"/>
        </w:rPr>
      </w:pPr>
      <w:r>
        <w:rPr>
          <w:rFonts w:ascii="Arial" w:hAnsi="Arial" w:cs="Arial"/>
          <w:sz w:val="22"/>
          <w:szCs w:val="22"/>
        </w:rPr>
        <w:t>--</w:t>
      </w:r>
    </w:p>
    <w:p w14:paraId="784D29D7" w14:textId="77777777" w:rsidR="008C5707" w:rsidRDefault="008C5707" w:rsidP="00DA76A8">
      <w:pPr>
        <w:rPr>
          <w:rFonts w:ascii="Arial" w:hAnsi="Arial" w:cs="Arial"/>
          <w:sz w:val="22"/>
          <w:szCs w:val="22"/>
        </w:rPr>
      </w:pPr>
    </w:p>
    <w:p w14:paraId="1D42D955" w14:textId="3B5A3FBA" w:rsidR="00DA76A8" w:rsidRPr="00924155" w:rsidRDefault="00DA76A8" w:rsidP="00DA76A8">
      <w:pPr>
        <w:pStyle w:val="KeinLeerraum"/>
        <w:rPr>
          <w:rFonts w:ascii="Arial" w:hAnsi="Arial" w:cs="Arial"/>
        </w:rPr>
      </w:pPr>
      <w:r w:rsidRPr="00493382">
        <w:rPr>
          <w:rFonts w:ascii="Arial"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178D148A" w14:textId="77777777" w:rsidR="00DB3235" w:rsidRPr="004E27A2" w:rsidRDefault="00DB3235" w:rsidP="00087076">
      <w:pPr>
        <w:rPr>
          <w:rFonts w:ascii="Arial" w:hAnsi="Arial" w:cs="Arial"/>
          <w:sz w:val="22"/>
          <w:szCs w:val="22"/>
        </w:rPr>
      </w:pPr>
    </w:p>
    <w:p w14:paraId="1A59B7E5" w14:textId="77777777" w:rsidR="00754998" w:rsidRPr="004E27A2" w:rsidRDefault="004F5A93" w:rsidP="00087076">
      <w:pPr>
        <w:pStyle w:val="KeinLeerraum"/>
        <w:rPr>
          <w:rFonts w:ascii="Arial" w:hAnsi="Arial" w:cs="Arial"/>
          <w:b/>
        </w:rPr>
      </w:pPr>
      <w:r>
        <w:rPr>
          <w:rFonts w:ascii="Arial" w:hAnsi="Arial" w:cs="Arial"/>
          <w:b/>
        </w:rPr>
        <w:t>Fallbeispiel H</w:t>
      </w:r>
      <w:r w:rsidR="00754998" w:rsidRPr="004E27A2">
        <w:rPr>
          <w:rFonts w:ascii="Arial" w:hAnsi="Arial" w:cs="Arial"/>
          <w:b/>
        </w:rPr>
        <w:t>:</w:t>
      </w:r>
    </w:p>
    <w:p w14:paraId="7EF083C9" w14:textId="374E4FC8" w:rsidR="00754998" w:rsidRDefault="00307F1B" w:rsidP="00087076">
      <w:pPr>
        <w:pStyle w:val="xmsonormal"/>
        <w:shd w:val="clear" w:color="auto" w:fill="FFFFFF"/>
        <w:spacing w:before="0" w:beforeAutospacing="0" w:after="0" w:afterAutospacing="0"/>
        <w:rPr>
          <w:rFonts w:ascii="Arial" w:hAnsi="Arial" w:cs="Arial"/>
          <w:color w:val="212121"/>
          <w:sz w:val="22"/>
          <w:szCs w:val="22"/>
        </w:rPr>
      </w:pPr>
      <w:r>
        <w:rPr>
          <w:rFonts w:ascii="Arial" w:hAnsi="Arial" w:cs="Arial"/>
          <w:b/>
          <w:bCs/>
          <w:sz w:val="22"/>
          <w:szCs w:val="22"/>
        </w:rPr>
        <w:t xml:space="preserve">Die kommenden </w:t>
      </w:r>
      <w:r w:rsidR="00837AC5">
        <w:rPr>
          <w:rFonts w:ascii="Arial" w:hAnsi="Arial" w:cs="Arial"/>
          <w:b/>
          <w:bCs/>
          <w:sz w:val="22"/>
          <w:szCs w:val="22"/>
        </w:rPr>
        <w:t>dr</w:t>
      </w:r>
      <w:r>
        <w:rPr>
          <w:rFonts w:ascii="Arial" w:hAnsi="Arial" w:cs="Arial"/>
          <w:b/>
          <w:bCs/>
          <w:sz w:val="22"/>
          <w:szCs w:val="22"/>
        </w:rPr>
        <w:t>ei</w:t>
      </w:r>
      <w:r w:rsidR="00754998">
        <w:rPr>
          <w:rFonts w:ascii="Arial" w:hAnsi="Arial" w:cs="Arial"/>
          <w:b/>
          <w:bCs/>
          <w:sz w:val="22"/>
          <w:szCs w:val="22"/>
        </w:rPr>
        <w:t xml:space="preserve"> Fragen gehören zu einem Fallbe</w:t>
      </w:r>
      <w:r w:rsidR="00163337">
        <w:rPr>
          <w:rFonts w:ascii="Arial" w:hAnsi="Arial" w:cs="Arial"/>
          <w:b/>
          <w:bCs/>
          <w:sz w:val="22"/>
          <w:szCs w:val="22"/>
        </w:rPr>
        <w:t>i</w:t>
      </w:r>
      <w:r w:rsidR="00754998">
        <w:rPr>
          <w:rFonts w:ascii="Arial" w:hAnsi="Arial" w:cs="Arial"/>
          <w:b/>
          <w:bCs/>
          <w:sz w:val="22"/>
          <w:szCs w:val="22"/>
        </w:rPr>
        <w:t xml:space="preserve">spiel. Sie haben nach dem Eintragen </w:t>
      </w:r>
      <w:r w:rsidR="00754998">
        <w:rPr>
          <w:rFonts w:ascii="Arial" w:hAnsi="Arial" w:cs="Arial"/>
          <w:b/>
          <w:bCs/>
          <w:sz w:val="22"/>
          <w:szCs w:val="22"/>
          <w:u w:val="single"/>
        </w:rPr>
        <w:t>keine</w:t>
      </w:r>
      <w:r w:rsidR="00754998">
        <w:rPr>
          <w:rFonts w:ascii="Arial" w:hAnsi="Arial" w:cs="Arial"/>
          <w:b/>
          <w:bCs/>
          <w:sz w:val="22"/>
          <w:szCs w:val="22"/>
        </w:rPr>
        <w:t xml:space="preserve"> Möglichkeit der Korrektur der ersten</w:t>
      </w:r>
      <w:ins w:id="50" w:author="Entwistle, Andrew" w:date="2026-02-04T10:41:00Z">
        <w:r w:rsidR="00807F2E">
          <w:rPr>
            <w:rFonts w:ascii="Arial" w:hAnsi="Arial" w:cs="Arial"/>
            <w:b/>
            <w:bCs/>
            <w:sz w:val="22"/>
            <w:szCs w:val="22"/>
          </w:rPr>
          <w:t xml:space="preserve"> </w:t>
        </w:r>
      </w:ins>
      <w:ins w:id="51" w:author="Entwistle, Andrew" w:date="2026-02-04T10:42:00Z">
        <w:r w:rsidR="00807F2E">
          <w:rPr>
            <w:rFonts w:ascii="Arial" w:hAnsi="Arial" w:cs="Arial"/>
            <w:b/>
            <w:bCs/>
            <w:sz w:val="22"/>
            <w:szCs w:val="22"/>
          </w:rPr>
          <w:t>zwei</w:t>
        </w:r>
      </w:ins>
      <w:r w:rsidR="00754998">
        <w:rPr>
          <w:rFonts w:ascii="Arial" w:hAnsi="Arial" w:cs="Arial"/>
          <w:b/>
          <w:bCs/>
          <w:sz w:val="22"/>
          <w:szCs w:val="22"/>
        </w:rPr>
        <w:t xml:space="preserve"> Frage</w:t>
      </w:r>
      <w:ins w:id="52" w:author="Entwistle, Andrew" w:date="2026-02-04T10:42:00Z">
        <w:r w:rsidR="00807F2E">
          <w:rPr>
            <w:rFonts w:ascii="Arial" w:hAnsi="Arial" w:cs="Arial"/>
            <w:b/>
            <w:bCs/>
            <w:sz w:val="22"/>
            <w:szCs w:val="22"/>
          </w:rPr>
          <w:t>n</w:t>
        </w:r>
      </w:ins>
      <w:r w:rsidR="00754998">
        <w:rPr>
          <w:rFonts w:ascii="Arial" w:hAnsi="Arial" w:cs="Arial"/>
          <w:b/>
          <w:bCs/>
          <w:sz w:val="22"/>
          <w:szCs w:val="22"/>
        </w:rPr>
        <w:t>. Ledigl</w:t>
      </w:r>
      <w:r>
        <w:rPr>
          <w:rFonts w:ascii="Arial" w:hAnsi="Arial" w:cs="Arial"/>
          <w:b/>
          <w:bCs/>
          <w:sz w:val="22"/>
          <w:szCs w:val="22"/>
        </w:rPr>
        <w:t xml:space="preserve">ich die Beantwortung der </w:t>
      </w:r>
      <w:r w:rsidR="00837AC5">
        <w:rPr>
          <w:rFonts w:ascii="Arial" w:hAnsi="Arial" w:cs="Arial"/>
          <w:b/>
          <w:bCs/>
          <w:sz w:val="22"/>
          <w:szCs w:val="22"/>
        </w:rPr>
        <w:t>dritten</w:t>
      </w:r>
      <w:r w:rsidR="00754998">
        <w:rPr>
          <w:rFonts w:ascii="Arial" w:hAnsi="Arial" w:cs="Arial"/>
          <w:b/>
          <w:bCs/>
          <w:sz w:val="22"/>
          <w:szCs w:val="22"/>
        </w:rPr>
        <w:t xml:space="preserve"> Frage dieses Falles kann nachträglich geändert werden.</w:t>
      </w:r>
    </w:p>
    <w:p w14:paraId="6BFCADAD" w14:textId="77777777" w:rsidR="00754998" w:rsidRDefault="00754998" w:rsidP="00087076">
      <w:pPr>
        <w:pStyle w:val="xmsonormal"/>
        <w:shd w:val="clear" w:color="auto" w:fill="FFFFFF"/>
        <w:spacing w:before="0" w:beforeAutospacing="0" w:after="0" w:afterAutospacing="0"/>
        <w:rPr>
          <w:rFonts w:ascii="Arial" w:hAnsi="Arial" w:cs="Arial"/>
          <w:color w:val="212121"/>
          <w:sz w:val="22"/>
          <w:szCs w:val="22"/>
        </w:rPr>
      </w:pPr>
    </w:p>
    <w:p w14:paraId="146900A3" w14:textId="137A0341" w:rsidR="00E307B7" w:rsidRDefault="00E307B7" w:rsidP="00E307B7">
      <w:pPr>
        <w:pStyle w:val="p1"/>
        <w:rPr>
          <w:rFonts w:ascii="Arial" w:hAnsi="Arial" w:cs="Arial"/>
          <w:sz w:val="22"/>
          <w:szCs w:val="22"/>
        </w:rPr>
      </w:pPr>
      <w:r w:rsidRPr="000F0568">
        <w:rPr>
          <w:rFonts w:ascii="Arial" w:hAnsi="Arial" w:cs="Arial"/>
          <w:sz w:val="22"/>
          <w:szCs w:val="22"/>
        </w:rPr>
        <w:t xml:space="preserve">Ein </w:t>
      </w:r>
      <w:r>
        <w:rPr>
          <w:rFonts w:ascii="Arial" w:hAnsi="Arial" w:cs="Arial"/>
          <w:sz w:val="22"/>
          <w:szCs w:val="22"/>
        </w:rPr>
        <w:t>6</w:t>
      </w:r>
      <w:r w:rsidRPr="000F0568">
        <w:rPr>
          <w:rFonts w:ascii="Arial" w:hAnsi="Arial" w:cs="Arial"/>
          <w:sz w:val="22"/>
          <w:szCs w:val="22"/>
        </w:rPr>
        <w:t>5-jähriger Mann stellt sich in Ihrer urologischen Praxis mit der Bitte zur Durchführung einer Früherkennungsuntersuchung Prostatakarzinom vor. In der Familienanamnese ist bekannt, dass der Vater im Alter von 72 Jahren an einem Prostatakarzinom erkrankt ist. Symptome hat der Patient keine.</w:t>
      </w:r>
    </w:p>
    <w:p w14:paraId="27F66D0A" w14:textId="77777777" w:rsidR="00754998" w:rsidRPr="004E27A2" w:rsidRDefault="00754998" w:rsidP="00087076">
      <w:pPr>
        <w:rPr>
          <w:rFonts w:ascii="Arial" w:hAnsi="Arial" w:cs="Arial"/>
          <w:b/>
          <w:sz w:val="22"/>
          <w:szCs w:val="22"/>
        </w:rPr>
      </w:pPr>
    </w:p>
    <w:p w14:paraId="33C1E55C" w14:textId="77777777" w:rsidR="00754998" w:rsidRPr="004E27A2" w:rsidRDefault="004F5A93" w:rsidP="00087076">
      <w:pPr>
        <w:rPr>
          <w:rFonts w:ascii="Arial" w:hAnsi="Arial" w:cs="Arial"/>
          <w:sz w:val="22"/>
          <w:szCs w:val="22"/>
        </w:rPr>
      </w:pPr>
      <w:proofErr w:type="spellStart"/>
      <w:r>
        <w:rPr>
          <w:rFonts w:ascii="Arial" w:hAnsi="Arial" w:cs="Arial"/>
          <w:sz w:val="22"/>
          <w:szCs w:val="22"/>
        </w:rPr>
        <w:t>Sequenz:H</w:t>
      </w:r>
      <w:proofErr w:type="spellEnd"/>
    </w:p>
    <w:p w14:paraId="3088D443" w14:textId="77777777" w:rsidR="00754998" w:rsidRDefault="00754998" w:rsidP="00087076">
      <w:pPr>
        <w:rPr>
          <w:rFonts w:ascii="Arial" w:hAnsi="Arial" w:cs="Arial"/>
          <w:b/>
          <w:sz w:val="22"/>
          <w:szCs w:val="22"/>
        </w:rPr>
      </w:pPr>
    </w:p>
    <w:p w14:paraId="0C43E004" w14:textId="77777777" w:rsidR="00754998" w:rsidRPr="00F14642" w:rsidRDefault="00754998" w:rsidP="00087076">
      <w:pPr>
        <w:rPr>
          <w:rFonts w:ascii="Arial" w:hAnsi="Arial" w:cs="Arial"/>
          <w:sz w:val="22"/>
          <w:szCs w:val="22"/>
        </w:rPr>
      </w:pPr>
      <w:r w:rsidRPr="00F14642">
        <w:rPr>
          <w:rFonts w:ascii="Arial" w:hAnsi="Arial" w:cs="Arial"/>
          <w:sz w:val="22"/>
          <w:szCs w:val="22"/>
        </w:rPr>
        <w:t>--</w:t>
      </w:r>
    </w:p>
    <w:p w14:paraId="5790F276" w14:textId="1963DB15" w:rsidR="00B5497D" w:rsidRPr="001F25C4" w:rsidRDefault="00465FD6" w:rsidP="00B5497D">
      <w:pPr>
        <w:jc w:val="both"/>
        <w:rPr>
          <w:rFonts w:ascii="Arial" w:hAnsi="Arial" w:cs="Arial"/>
          <w:sz w:val="22"/>
          <w:szCs w:val="22"/>
        </w:rPr>
      </w:pPr>
      <w:r>
        <w:rPr>
          <w:rFonts w:ascii="Arial" w:hAnsi="Arial" w:cs="Arial"/>
          <w:b/>
          <w:sz w:val="22"/>
          <w:szCs w:val="22"/>
        </w:rPr>
        <w:t>2</w:t>
      </w:r>
      <w:r w:rsidR="00CB3E49">
        <w:rPr>
          <w:rFonts w:ascii="Arial" w:hAnsi="Arial" w:cs="Arial"/>
          <w:b/>
          <w:sz w:val="22"/>
          <w:szCs w:val="22"/>
        </w:rPr>
        <w:t>3</w:t>
      </w:r>
      <w:r w:rsidR="00A50812" w:rsidRPr="00A50812">
        <w:rPr>
          <w:rFonts w:ascii="Arial" w:hAnsi="Arial" w:cs="Arial"/>
          <w:b/>
          <w:sz w:val="22"/>
          <w:szCs w:val="22"/>
        </w:rPr>
        <w:t xml:space="preserve">. Frage 1 von </w:t>
      </w:r>
      <w:r w:rsidR="00837AC5">
        <w:rPr>
          <w:rFonts w:ascii="Arial" w:hAnsi="Arial" w:cs="Arial"/>
          <w:b/>
          <w:sz w:val="22"/>
          <w:szCs w:val="22"/>
        </w:rPr>
        <w:t>3</w:t>
      </w:r>
      <w:r w:rsidR="00754998" w:rsidRPr="00A50812">
        <w:rPr>
          <w:rFonts w:ascii="Arial" w:hAnsi="Arial" w:cs="Arial"/>
          <w:b/>
          <w:sz w:val="22"/>
          <w:szCs w:val="22"/>
        </w:rPr>
        <w:t>:</w:t>
      </w:r>
      <w:r w:rsidR="00754998" w:rsidRPr="00A50812">
        <w:rPr>
          <w:rFonts w:ascii="Arial" w:hAnsi="Arial" w:cs="Arial"/>
          <w:sz w:val="22"/>
          <w:szCs w:val="22"/>
        </w:rPr>
        <w:t xml:space="preserve"> </w:t>
      </w:r>
      <w:r w:rsidRPr="00465FD6">
        <w:rPr>
          <w:rFonts w:ascii="Arial" w:hAnsi="Arial" w:cs="Arial"/>
          <w:color w:val="212121"/>
          <w:sz w:val="22"/>
          <w:szCs w:val="22"/>
        </w:rPr>
        <w:t xml:space="preserve">Welche Aussage </w:t>
      </w:r>
      <w:r w:rsidR="00E307B7">
        <w:rPr>
          <w:rFonts w:ascii="Arial" w:hAnsi="Arial" w:cs="Arial"/>
          <w:color w:val="212121"/>
          <w:sz w:val="22"/>
          <w:szCs w:val="22"/>
        </w:rPr>
        <w:t>zur Früherkennungsuntersuchung für das Prostatakarzinom trifft am ehesten</w:t>
      </w:r>
      <w:r w:rsidRPr="00465FD6">
        <w:rPr>
          <w:rFonts w:ascii="Arial" w:hAnsi="Arial" w:cs="Arial"/>
          <w:color w:val="212121"/>
          <w:sz w:val="22"/>
          <w:szCs w:val="22"/>
        </w:rPr>
        <w:t xml:space="preserve"> zu?</w:t>
      </w:r>
    </w:p>
    <w:p w14:paraId="6EB27F97" w14:textId="1F61E762" w:rsidR="00B5497D" w:rsidRPr="001F25C4" w:rsidRDefault="00B5497D" w:rsidP="00B5497D">
      <w:pPr>
        <w:jc w:val="both"/>
        <w:rPr>
          <w:rFonts w:ascii="Arial" w:hAnsi="Arial" w:cs="Arial"/>
          <w:sz w:val="22"/>
          <w:szCs w:val="22"/>
          <w:u w:val="single"/>
        </w:rPr>
      </w:pPr>
      <w:proofErr w:type="spellStart"/>
      <w:proofErr w:type="gramStart"/>
      <w:r w:rsidRPr="001F25C4">
        <w:rPr>
          <w:rFonts w:ascii="Arial" w:hAnsi="Arial" w:cs="Arial"/>
          <w:sz w:val="22"/>
          <w:szCs w:val="22"/>
          <w:u w:val="single"/>
        </w:rPr>
        <w:t>Typ:</w:t>
      </w:r>
      <w:r w:rsidR="00E307B7">
        <w:rPr>
          <w:rFonts w:ascii="Arial" w:hAnsi="Arial" w:cs="Arial"/>
          <w:sz w:val="22"/>
          <w:szCs w:val="22"/>
          <w:u w:val="single"/>
        </w:rPr>
        <w:t>TypA</w:t>
      </w:r>
      <w:proofErr w:type="spellEnd"/>
      <w:proofErr w:type="gramEnd"/>
    </w:p>
    <w:p w14:paraId="3F508E66" w14:textId="77777777" w:rsidR="00754998" w:rsidRPr="00B5497D" w:rsidRDefault="00754998" w:rsidP="00A50812">
      <w:pPr>
        <w:rPr>
          <w:rFonts w:ascii="Arial" w:hAnsi="Arial" w:cs="Arial"/>
          <w:sz w:val="22"/>
          <w:szCs w:val="22"/>
          <w:u w:val="single"/>
        </w:rPr>
      </w:pPr>
    </w:p>
    <w:p w14:paraId="546182B8" w14:textId="128955FE" w:rsidR="00E307B7" w:rsidRPr="000F0568" w:rsidRDefault="00E307B7" w:rsidP="000D00C9">
      <w:pPr>
        <w:pStyle w:val="p1"/>
        <w:numPr>
          <w:ilvl w:val="0"/>
          <w:numId w:val="20"/>
        </w:numPr>
        <w:rPr>
          <w:rFonts w:ascii="Arial" w:hAnsi="Arial" w:cs="Arial"/>
          <w:sz w:val="22"/>
          <w:szCs w:val="22"/>
        </w:rPr>
      </w:pPr>
      <w:r w:rsidRPr="000F0568">
        <w:rPr>
          <w:rFonts w:ascii="Arial" w:hAnsi="Arial" w:cs="Arial"/>
          <w:sz w:val="22"/>
          <w:szCs w:val="22"/>
        </w:rPr>
        <w:t>Es gibt keine</w:t>
      </w:r>
      <w:r w:rsidR="009D43E5">
        <w:rPr>
          <w:rFonts w:ascii="Arial" w:hAnsi="Arial" w:cs="Arial"/>
          <w:sz w:val="22"/>
          <w:szCs w:val="22"/>
        </w:rPr>
        <w:t>,</w:t>
      </w:r>
      <w:r w:rsidRPr="000F0568">
        <w:rPr>
          <w:rFonts w:ascii="Arial" w:hAnsi="Arial" w:cs="Arial"/>
          <w:sz w:val="22"/>
          <w:szCs w:val="22"/>
        </w:rPr>
        <w:t xml:space="preserve"> </w:t>
      </w:r>
      <w:r>
        <w:rPr>
          <w:rFonts w:ascii="Arial" w:hAnsi="Arial" w:cs="Arial"/>
          <w:sz w:val="22"/>
          <w:szCs w:val="22"/>
        </w:rPr>
        <w:t xml:space="preserve">von </w:t>
      </w:r>
      <w:r w:rsidR="009D43E5">
        <w:rPr>
          <w:rFonts w:ascii="Arial" w:hAnsi="Arial" w:cs="Arial"/>
          <w:sz w:val="22"/>
          <w:szCs w:val="22"/>
        </w:rPr>
        <w:t xml:space="preserve">den </w:t>
      </w:r>
      <w:r>
        <w:rPr>
          <w:rFonts w:ascii="Arial" w:hAnsi="Arial" w:cs="Arial"/>
          <w:sz w:val="22"/>
          <w:szCs w:val="22"/>
        </w:rPr>
        <w:t>L</w:t>
      </w:r>
      <w:r w:rsidRPr="000F0568">
        <w:rPr>
          <w:rFonts w:ascii="Arial" w:hAnsi="Arial" w:cs="Arial"/>
          <w:sz w:val="22"/>
          <w:szCs w:val="22"/>
        </w:rPr>
        <w:t>eitlinien</w:t>
      </w:r>
      <w:r>
        <w:rPr>
          <w:rFonts w:ascii="Arial" w:hAnsi="Arial" w:cs="Arial"/>
          <w:sz w:val="22"/>
          <w:szCs w:val="22"/>
        </w:rPr>
        <w:t xml:space="preserve"> </w:t>
      </w:r>
      <w:r w:rsidRPr="000F0568">
        <w:rPr>
          <w:rFonts w:ascii="Arial" w:hAnsi="Arial" w:cs="Arial"/>
          <w:sz w:val="22"/>
          <w:szCs w:val="22"/>
        </w:rPr>
        <w:t>empfohlene Früherkennung</w:t>
      </w:r>
      <w:r>
        <w:rPr>
          <w:rFonts w:ascii="Arial" w:hAnsi="Arial" w:cs="Arial"/>
          <w:sz w:val="22"/>
          <w:szCs w:val="22"/>
        </w:rPr>
        <w:t>suntersuchung</w:t>
      </w:r>
      <w:r w:rsidRPr="000F0568">
        <w:rPr>
          <w:rFonts w:ascii="Arial" w:hAnsi="Arial" w:cs="Arial"/>
          <w:sz w:val="22"/>
          <w:szCs w:val="22"/>
        </w:rPr>
        <w:t xml:space="preserve"> für das Prostatakarzinom, sondern nur eine Vorsorgeuntersuchung.</w:t>
      </w:r>
    </w:p>
    <w:p w14:paraId="3BE0C03C" w14:textId="43A4AF6C" w:rsidR="00E307B7" w:rsidRPr="000F0568" w:rsidRDefault="00E307B7" w:rsidP="000D00C9">
      <w:pPr>
        <w:pStyle w:val="p1"/>
        <w:numPr>
          <w:ilvl w:val="0"/>
          <w:numId w:val="20"/>
        </w:numPr>
        <w:rPr>
          <w:rFonts w:ascii="Arial" w:hAnsi="Arial" w:cs="Arial"/>
          <w:sz w:val="22"/>
          <w:szCs w:val="22"/>
        </w:rPr>
      </w:pPr>
      <w:r w:rsidRPr="000F0568">
        <w:rPr>
          <w:rFonts w:ascii="Arial" w:hAnsi="Arial" w:cs="Arial"/>
          <w:sz w:val="22"/>
          <w:szCs w:val="22"/>
        </w:rPr>
        <w:t>Die Bestimmung</w:t>
      </w:r>
      <w:r>
        <w:rPr>
          <w:rFonts w:ascii="Arial" w:hAnsi="Arial" w:cs="Arial"/>
          <w:sz w:val="22"/>
          <w:szCs w:val="22"/>
        </w:rPr>
        <w:t xml:space="preserve"> des Prostata-spezifischen Antigens (PSA)</w:t>
      </w:r>
      <w:r w:rsidRPr="000F0568">
        <w:rPr>
          <w:rFonts w:ascii="Arial" w:hAnsi="Arial" w:cs="Arial"/>
          <w:sz w:val="22"/>
          <w:szCs w:val="22"/>
        </w:rPr>
        <w:t xml:space="preserve"> darf nur bei </w:t>
      </w:r>
      <w:r>
        <w:rPr>
          <w:rFonts w:ascii="Arial" w:hAnsi="Arial" w:cs="Arial"/>
          <w:sz w:val="22"/>
          <w:szCs w:val="22"/>
        </w:rPr>
        <w:t xml:space="preserve">Vorliegen eines </w:t>
      </w:r>
      <w:r w:rsidRPr="000F0568">
        <w:rPr>
          <w:rFonts w:ascii="Arial" w:hAnsi="Arial" w:cs="Arial"/>
          <w:sz w:val="22"/>
          <w:szCs w:val="22"/>
        </w:rPr>
        <w:t>pathologische</w:t>
      </w:r>
      <w:r>
        <w:rPr>
          <w:rFonts w:ascii="Arial" w:hAnsi="Arial" w:cs="Arial"/>
          <w:sz w:val="22"/>
          <w:szCs w:val="22"/>
        </w:rPr>
        <w:t>n</w:t>
      </w:r>
      <w:r w:rsidRPr="000F0568">
        <w:rPr>
          <w:rFonts w:ascii="Arial" w:hAnsi="Arial" w:cs="Arial"/>
          <w:sz w:val="22"/>
          <w:szCs w:val="22"/>
        </w:rPr>
        <w:t xml:space="preserve"> Befund</w:t>
      </w:r>
      <w:r>
        <w:rPr>
          <w:rFonts w:ascii="Arial" w:hAnsi="Arial" w:cs="Arial"/>
          <w:sz w:val="22"/>
          <w:szCs w:val="22"/>
        </w:rPr>
        <w:t>es</w:t>
      </w:r>
      <w:r w:rsidRPr="000F0568">
        <w:rPr>
          <w:rFonts w:ascii="Arial" w:hAnsi="Arial" w:cs="Arial"/>
          <w:sz w:val="22"/>
          <w:szCs w:val="22"/>
        </w:rPr>
        <w:t xml:space="preserve"> </w:t>
      </w:r>
      <w:r>
        <w:rPr>
          <w:rFonts w:ascii="Arial" w:hAnsi="Arial" w:cs="Arial"/>
          <w:sz w:val="22"/>
          <w:szCs w:val="22"/>
        </w:rPr>
        <w:t>in der digital-rektalen Untersuchung (</w:t>
      </w:r>
      <w:r w:rsidRPr="000F0568">
        <w:rPr>
          <w:rFonts w:ascii="Arial" w:hAnsi="Arial" w:cs="Arial"/>
          <w:sz w:val="22"/>
          <w:szCs w:val="22"/>
        </w:rPr>
        <w:t>DRU</w:t>
      </w:r>
      <w:r>
        <w:rPr>
          <w:rFonts w:ascii="Arial" w:hAnsi="Arial" w:cs="Arial"/>
          <w:sz w:val="22"/>
          <w:szCs w:val="22"/>
        </w:rPr>
        <w:t>)</w:t>
      </w:r>
      <w:r w:rsidRPr="000F0568">
        <w:rPr>
          <w:rFonts w:ascii="Arial" w:hAnsi="Arial" w:cs="Arial"/>
          <w:sz w:val="22"/>
          <w:szCs w:val="22"/>
        </w:rPr>
        <w:t xml:space="preserve"> erfolgen.</w:t>
      </w:r>
    </w:p>
    <w:p w14:paraId="383B8D26" w14:textId="39B4BFA6" w:rsidR="00E307B7" w:rsidRDefault="00E307B7" w:rsidP="000D00C9">
      <w:pPr>
        <w:pStyle w:val="p1"/>
        <w:numPr>
          <w:ilvl w:val="0"/>
          <w:numId w:val="20"/>
        </w:numPr>
        <w:rPr>
          <w:rFonts w:ascii="Arial" w:hAnsi="Arial" w:cs="Arial"/>
          <w:sz w:val="22"/>
          <w:szCs w:val="22"/>
        </w:rPr>
      </w:pPr>
      <w:r w:rsidRPr="000F0568">
        <w:rPr>
          <w:rFonts w:ascii="Arial" w:hAnsi="Arial" w:cs="Arial"/>
          <w:sz w:val="22"/>
          <w:szCs w:val="22"/>
        </w:rPr>
        <w:t xml:space="preserve">Die </w:t>
      </w:r>
      <w:r w:rsidR="005140F2">
        <w:rPr>
          <w:rFonts w:ascii="Arial" w:hAnsi="Arial" w:cs="Arial"/>
          <w:sz w:val="22"/>
          <w:szCs w:val="22"/>
        </w:rPr>
        <w:t>digital-rektale Untersuchung (</w:t>
      </w:r>
      <w:r w:rsidR="005140F2" w:rsidRPr="000F0568">
        <w:rPr>
          <w:rFonts w:ascii="Arial" w:hAnsi="Arial" w:cs="Arial"/>
          <w:sz w:val="22"/>
          <w:szCs w:val="22"/>
        </w:rPr>
        <w:t>DRU</w:t>
      </w:r>
      <w:r w:rsidR="005140F2">
        <w:rPr>
          <w:rFonts w:ascii="Arial" w:hAnsi="Arial" w:cs="Arial"/>
          <w:sz w:val="22"/>
          <w:szCs w:val="22"/>
        </w:rPr>
        <w:t>)</w:t>
      </w:r>
      <w:r w:rsidR="005140F2" w:rsidRPr="000F0568">
        <w:rPr>
          <w:rFonts w:ascii="Arial" w:hAnsi="Arial" w:cs="Arial"/>
          <w:sz w:val="22"/>
          <w:szCs w:val="22"/>
        </w:rPr>
        <w:t xml:space="preserve"> </w:t>
      </w:r>
      <w:r w:rsidRPr="000F0568">
        <w:rPr>
          <w:rFonts w:ascii="Arial" w:hAnsi="Arial" w:cs="Arial"/>
          <w:sz w:val="22"/>
          <w:szCs w:val="22"/>
        </w:rPr>
        <w:t>weist eine höhere Sensitivität als die PSA-Bestimmung für das Vorliegen eines Prostatakarzinoms auf.</w:t>
      </w:r>
    </w:p>
    <w:p w14:paraId="5FA2ABFE" w14:textId="1DE75CFE" w:rsidR="00E307B7" w:rsidRPr="000F0568" w:rsidRDefault="00E307B7" w:rsidP="000D00C9">
      <w:pPr>
        <w:pStyle w:val="p1"/>
        <w:numPr>
          <w:ilvl w:val="0"/>
          <w:numId w:val="20"/>
        </w:numPr>
        <w:rPr>
          <w:rFonts w:ascii="Arial" w:hAnsi="Arial" w:cs="Arial"/>
          <w:sz w:val="22"/>
          <w:szCs w:val="22"/>
        </w:rPr>
      </w:pPr>
      <w:r w:rsidRPr="000F0568">
        <w:rPr>
          <w:rFonts w:ascii="Arial" w:hAnsi="Arial" w:cs="Arial"/>
          <w:b/>
          <w:bCs/>
          <w:sz w:val="22"/>
          <w:szCs w:val="22"/>
        </w:rPr>
        <w:t>Die PSA-basierte Früherkennung soll</w:t>
      </w:r>
      <w:r>
        <w:rPr>
          <w:rFonts w:ascii="Arial" w:hAnsi="Arial" w:cs="Arial"/>
          <w:b/>
          <w:bCs/>
          <w:sz w:val="22"/>
          <w:szCs w:val="22"/>
        </w:rPr>
        <w:t>te</w:t>
      </w:r>
      <w:r w:rsidRPr="000F0568">
        <w:rPr>
          <w:rFonts w:ascii="Arial" w:hAnsi="Arial" w:cs="Arial"/>
          <w:b/>
          <w:bCs/>
          <w:sz w:val="22"/>
          <w:szCs w:val="22"/>
        </w:rPr>
        <w:t xml:space="preserve"> nach ärztlicher Aufklärung und informierter Entscheidung des Patienten angeboten werden.</w:t>
      </w:r>
    </w:p>
    <w:p w14:paraId="244A606A" w14:textId="77777777" w:rsidR="00E307B7" w:rsidRPr="00465FD6" w:rsidRDefault="00E307B7" w:rsidP="00E307B7">
      <w:pPr>
        <w:shd w:val="clear" w:color="auto" w:fill="FFFFFF"/>
        <w:ind w:left="714"/>
        <w:rPr>
          <w:rFonts w:ascii="Arial" w:eastAsia="Times New Roman" w:hAnsi="Arial" w:cs="Arial"/>
          <w:color w:val="212121"/>
          <w:sz w:val="22"/>
          <w:szCs w:val="22"/>
        </w:rPr>
      </w:pPr>
    </w:p>
    <w:p w14:paraId="1308D331" w14:textId="77777777" w:rsidR="00754998" w:rsidRDefault="00754998" w:rsidP="00087076">
      <w:pPr>
        <w:pStyle w:val="KeinLeerraum"/>
        <w:rPr>
          <w:rFonts w:ascii="Arial" w:hAnsi="Arial" w:cs="Arial"/>
        </w:rPr>
      </w:pPr>
      <w:r>
        <w:rPr>
          <w:rFonts w:ascii="Arial" w:hAnsi="Arial" w:cs="Arial"/>
        </w:rPr>
        <w:t>--</w:t>
      </w:r>
    </w:p>
    <w:p w14:paraId="549AB3ED" w14:textId="3CDC5AED" w:rsidR="00716935" w:rsidRPr="00924155" w:rsidRDefault="00716935" w:rsidP="00087076">
      <w:pPr>
        <w:pStyle w:val="KeinLeerraum"/>
        <w:rPr>
          <w:rFonts w:ascii="Arial" w:hAnsi="Arial" w:cs="Arial"/>
        </w:rPr>
      </w:pPr>
      <w:r w:rsidRPr="00493382">
        <w:rPr>
          <w:rFonts w:ascii="Arial"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4DF55C9E" w14:textId="77777777" w:rsidR="00716935" w:rsidRPr="004E27A2" w:rsidRDefault="00716935" w:rsidP="00087076">
      <w:pPr>
        <w:rPr>
          <w:rFonts w:ascii="Arial" w:hAnsi="Arial" w:cs="Arial"/>
          <w:sz w:val="22"/>
          <w:szCs w:val="22"/>
        </w:rPr>
      </w:pPr>
    </w:p>
    <w:p w14:paraId="58EF0B37" w14:textId="77777777" w:rsidR="00716935" w:rsidRPr="004E27A2" w:rsidRDefault="004F5A93" w:rsidP="00087076">
      <w:pPr>
        <w:pStyle w:val="KeinLeerraum"/>
        <w:rPr>
          <w:rFonts w:ascii="Arial" w:hAnsi="Arial" w:cs="Arial"/>
          <w:b/>
        </w:rPr>
      </w:pPr>
      <w:r>
        <w:rPr>
          <w:rFonts w:ascii="Arial" w:hAnsi="Arial" w:cs="Arial"/>
          <w:b/>
        </w:rPr>
        <w:t>Fallbeispiel H</w:t>
      </w:r>
      <w:r w:rsidR="00716935" w:rsidRPr="004E27A2">
        <w:rPr>
          <w:rFonts w:ascii="Arial" w:hAnsi="Arial" w:cs="Arial"/>
          <w:b/>
        </w:rPr>
        <w:t>:</w:t>
      </w:r>
    </w:p>
    <w:p w14:paraId="1DF03080" w14:textId="4D21102E" w:rsidR="005F462C" w:rsidRDefault="005F462C" w:rsidP="005F462C">
      <w:pPr>
        <w:pStyle w:val="p1"/>
        <w:rPr>
          <w:rFonts w:ascii="Arial" w:hAnsi="Arial" w:cs="Arial"/>
          <w:sz w:val="22"/>
          <w:szCs w:val="22"/>
        </w:rPr>
      </w:pPr>
      <w:r w:rsidRPr="000F0568">
        <w:rPr>
          <w:rFonts w:ascii="Arial" w:hAnsi="Arial" w:cs="Arial"/>
          <w:sz w:val="22"/>
          <w:szCs w:val="22"/>
        </w:rPr>
        <w:t xml:space="preserve">Der PSA-Wert des </w:t>
      </w:r>
      <w:r>
        <w:rPr>
          <w:rFonts w:ascii="Arial" w:hAnsi="Arial" w:cs="Arial"/>
          <w:sz w:val="22"/>
          <w:szCs w:val="22"/>
        </w:rPr>
        <w:t>6</w:t>
      </w:r>
      <w:r w:rsidRPr="000F0568">
        <w:rPr>
          <w:rFonts w:ascii="Arial" w:hAnsi="Arial" w:cs="Arial"/>
          <w:sz w:val="22"/>
          <w:szCs w:val="22"/>
        </w:rPr>
        <w:t>5-jährigen Patienten beträgt 4,</w:t>
      </w:r>
      <w:r>
        <w:rPr>
          <w:rFonts w:ascii="Arial" w:hAnsi="Arial" w:cs="Arial"/>
          <w:sz w:val="22"/>
          <w:szCs w:val="22"/>
        </w:rPr>
        <w:t>9</w:t>
      </w:r>
      <w:r w:rsidRPr="000F0568">
        <w:rPr>
          <w:rFonts w:ascii="Arial" w:hAnsi="Arial" w:cs="Arial"/>
          <w:sz w:val="22"/>
          <w:szCs w:val="22"/>
        </w:rPr>
        <w:t xml:space="preserve"> </w:t>
      </w:r>
      <w:proofErr w:type="spellStart"/>
      <w:r w:rsidRPr="000F0568">
        <w:rPr>
          <w:rFonts w:ascii="Arial" w:hAnsi="Arial" w:cs="Arial"/>
          <w:sz w:val="22"/>
          <w:szCs w:val="22"/>
        </w:rPr>
        <w:t>ng</w:t>
      </w:r>
      <w:proofErr w:type="spellEnd"/>
      <w:r w:rsidRPr="000F0568">
        <w:rPr>
          <w:rFonts w:ascii="Arial" w:hAnsi="Arial" w:cs="Arial"/>
          <w:sz w:val="22"/>
          <w:szCs w:val="22"/>
        </w:rPr>
        <w:t xml:space="preserve">/ml. Bei der digital-rektalen Untersuchung tastet sich kein suspekter Befund. Eine PSA-Kontrolle 3 Monate </w:t>
      </w:r>
      <w:r>
        <w:rPr>
          <w:rFonts w:ascii="Arial" w:hAnsi="Arial" w:cs="Arial"/>
          <w:sz w:val="22"/>
          <w:szCs w:val="22"/>
        </w:rPr>
        <w:t xml:space="preserve">später </w:t>
      </w:r>
      <w:r w:rsidRPr="000F0568">
        <w:rPr>
          <w:rFonts w:ascii="Arial" w:hAnsi="Arial" w:cs="Arial"/>
          <w:sz w:val="22"/>
          <w:szCs w:val="22"/>
        </w:rPr>
        <w:t>bestätigt den Wert von 4,</w:t>
      </w:r>
      <w:r>
        <w:rPr>
          <w:rFonts w:ascii="Arial" w:hAnsi="Arial" w:cs="Arial"/>
          <w:sz w:val="22"/>
          <w:szCs w:val="22"/>
        </w:rPr>
        <w:t>9</w:t>
      </w:r>
      <w:r w:rsidRPr="000F0568">
        <w:rPr>
          <w:rFonts w:ascii="Arial" w:hAnsi="Arial" w:cs="Arial"/>
          <w:sz w:val="22"/>
          <w:szCs w:val="22"/>
        </w:rPr>
        <w:t xml:space="preserve"> </w:t>
      </w:r>
      <w:proofErr w:type="spellStart"/>
      <w:r w:rsidRPr="000F0568">
        <w:rPr>
          <w:rFonts w:ascii="Arial" w:hAnsi="Arial" w:cs="Arial"/>
          <w:sz w:val="22"/>
          <w:szCs w:val="22"/>
        </w:rPr>
        <w:t>ng</w:t>
      </w:r>
      <w:proofErr w:type="spellEnd"/>
      <w:r w:rsidRPr="000F0568">
        <w:rPr>
          <w:rFonts w:ascii="Arial" w:hAnsi="Arial" w:cs="Arial"/>
          <w:sz w:val="22"/>
          <w:szCs w:val="22"/>
        </w:rPr>
        <w:t xml:space="preserve">/ml. </w:t>
      </w:r>
    </w:p>
    <w:p w14:paraId="168CEDC9" w14:textId="77777777" w:rsidR="00716935" w:rsidRPr="004E27A2" w:rsidRDefault="00716935" w:rsidP="00087076">
      <w:pPr>
        <w:rPr>
          <w:rFonts w:ascii="Arial" w:hAnsi="Arial" w:cs="Arial"/>
          <w:b/>
          <w:sz w:val="22"/>
          <w:szCs w:val="22"/>
        </w:rPr>
      </w:pPr>
    </w:p>
    <w:p w14:paraId="378AE4AD" w14:textId="77777777" w:rsidR="00716935" w:rsidRPr="004E27A2" w:rsidRDefault="004F5A93" w:rsidP="00087076">
      <w:pPr>
        <w:rPr>
          <w:rFonts w:ascii="Arial" w:hAnsi="Arial" w:cs="Arial"/>
          <w:sz w:val="22"/>
          <w:szCs w:val="22"/>
        </w:rPr>
      </w:pPr>
      <w:proofErr w:type="spellStart"/>
      <w:r>
        <w:rPr>
          <w:rFonts w:ascii="Arial" w:hAnsi="Arial" w:cs="Arial"/>
          <w:sz w:val="22"/>
          <w:szCs w:val="22"/>
        </w:rPr>
        <w:t>Sequenz:H</w:t>
      </w:r>
      <w:proofErr w:type="spellEnd"/>
    </w:p>
    <w:p w14:paraId="6673A493" w14:textId="77777777" w:rsidR="00716935" w:rsidRDefault="00716935" w:rsidP="00087076">
      <w:pPr>
        <w:rPr>
          <w:rFonts w:ascii="Arial" w:hAnsi="Arial" w:cs="Arial"/>
          <w:b/>
          <w:sz w:val="22"/>
          <w:szCs w:val="22"/>
        </w:rPr>
      </w:pPr>
    </w:p>
    <w:p w14:paraId="7D7D9289" w14:textId="77777777" w:rsidR="00716935" w:rsidRPr="00F14642" w:rsidRDefault="00716935" w:rsidP="00087076">
      <w:pPr>
        <w:rPr>
          <w:rFonts w:ascii="Arial" w:hAnsi="Arial" w:cs="Arial"/>
          <w:sz w:val="22"/>
          <w:szCs w:val="22"/>
        </w:rPr>
      </w:pPr>
      <w:r w:rsidRPr="00F14642">
        <w:rPr>
          <w:rFonts w:ascii="Arial" w:hAnsi="Arial" w:cs="Arial"/>
          <w:sz w:val="22"/>
          <w:szCs w:val="22"/>
        </w:rPr>
        <w:t>--</w:t>
      </w:r>
    </w:p>
    <w:p w14:paraId="3A72B0EB" w14:textId="5AFE58DD" w:rsidR="00837AC5" w:rsidRPr="00837AC5" w:rsidRDefault="0003146A" w:rsidP="00837AC5">
      <w:pPr>
        <w:rPr>
          <w:rFonts w:ascii="Arial" w:hAnsi="Arial" w:cs="Arial"/>
          <w:sz w:val="22"/>
          <w:szCs w:val="22"/>
        </w:rPr>
      </w:pPr>
      <w:r>
        <w:rPr>
          <w:rFonts w:ascii="Arial" w:hAnsi="Arial" w:cs="Arial"/>
          <w:b/>
          <w:sz w:val="22"/>
          <w:szCs w:val="22"/>
        </w:rPr>
        <w:t>2</w:t>
      </w:r>
      <w:r w:rsidR="00CB3E49">
        <w:rPr>
          <w:rFonts w:ascii="Arial" w:hAnsi="Arial" w:cs="Arial"/>
          <w:b/>
          <w:sz w:val="22"/>
          <w:szCs w:val="22"/>
        </w:rPr>
        <w:t>4</w:t>
      </w:r>
      <w:r w:rsidR="00847FA2">
        <w:rPr>
          <w:rFonts w:ascii="Arial" w:hAnsi="Arial" w:cs="Arial"/>
          <w:b/>
          <w:sz w:val="22"/>
          <w:szCs w:val="22"/>
        </w:rPr>
        <w:t>. Frage</w:t>
      </w:r>
      <w:r w:rsidR="00740D77">
        <w:rPr>
          <w:rFonts w:ascii="Arial" w:hAnsi="Arial" w:cs="Arial"/>
          <w:b/>
          <w:sz w:val="22"/>
          <w:szCs w:val="22"/>
        </w:rPr>
        <w:t xml:space="preserve"> 2</w:t>
      </w:r>
      <w:r w:rsidR="00847FA2">
        <w:rPr>
          <w:rFonts w:ascii="Arial" w:hAnsi="Arial" w:cs="Arial"/>
          <w:b/>
          <w:sz w:val="22"/>
          <w:szCs w:val="22"/>
        </w:rPr>
        <w:t xml:space="preserve"> von </w:t>
      </w:r>
      <w:r w:rsidR="00837AC5">
        <w:rPr>
          <w:rFonts w:ascii="Arial" w:hAnsi="Arial" w:cs="Arial"/>
          <w:b/>
          <w:sz w:val="22"/>
          <w:szCs w:val="22"/>
        </w:rPr>
        <w:t>3</w:t>
      </w:r>
      <w:r w:rsidR="00716935" w:rsidRPr="004E27A2">
        <w:rPr>
          <w:rFonts w:ascii="Arial" w:hAnsi="Arial" w:cs="Arial"/>
          <w:b/>
          <w:sz w:val="22"/>
          <w:szCs w:val="22"/>
        </w:rPr>
        <w:t>:</w:t>
      </w:r>
      <w:r w:rsidR="00716935" w:rsidRPr="0003146A">
        <w:rPr>
          <w:rFonts w:ascii="Arial" w:hAnsi="Arial" w:cs="Arial"/>
          <w:sz w:val="22"/>
          <w:szCs w:val="22"/>
        </w:rPr>
        <w:t xml:space="preserve"> </w:t>
      </w:r>
      <w:r w:rsidR="00837AC5" w:rsidRPr="00837AC5">
        <w:rPr>
          <w:rFonts w:ascii="Arial" w:hAnsi="Arial" w:cs="Arial"/>
          <w:sz w:val="22"/>
          <w:szCs w:val="22"/>
        </w:rPr>
        <w:t>Welche diagnostische Maßnahme ist im nächsten Schritt indiziert?</w:t>
      </w:r>
    </w:p>
    <w:p w14:paraId="19B21BE1" w14:textId="7B2EFED6" w:rsidR="00716935" w:rsidRDefault="0003146A" w:rsidP="00837AC5">
      <w:pPr>
        <w:rPr>
          <w:rFonts w:ascii="Arial" w:hAnsi="Arial" w:cs="Arial"/>
          <w:color w:val="212121"/>
          <w:sz w:val="22"/>
          <w:szCs w:val="22"/>
        </w:rPr>
      </w:pPr>
      <w:proofErr w:type="spellStart"/>
      <w:proofErr w:type="gramStart"/>
      <w:r>
        <w:rPr>
          <w:rFonts w:ascii="Arial" w:hAnsi="Arial" w:cs="Arial"/>
          <w:color w:val="212121"/>
          <w:sz w:val="22"/>
          <w:szCs w:val="22"/>
        </w:rPr>
        <w:t>Typ:</w:t>
      </w:r>
      <w:r w:rsidR="00837AC5">
        <w:rPr>
          <w:rFonts w:ascii="Arial" w:hAnsi="Arial" w:cs="Arial"/>
          <w:color w:val="212121"/>
          <w:sz w:val="22"/>
          <w:szCs w:val="22"/>
        </w:rPr>
        <w:t>TypA</w:t>
      </w:r>
      <w:proofErr w:type="spellEnd"/>
      <w:proofErr w:type="gramEnd"/>
    </w:p>
    <w:p w14:paraId="60E454F6" w14:textId="77777777" w:rsidR="00847FA2" w:rsidRPr="00847FA2" w:rsidRDefault="00847FA2" w:rsidP="00847FA2">
      <w:pPr>
        <w:pStyle w:val="xmsonormal"/>
        <w:shd w:val="clear" w:color="auto" w:fill="FFFFFF"/>
        <w:spacing w:before="0" w:beforeAutospacing="0" w:after="0" w:afterAutospacing="0"/>
        <w:rPr>
          <w:rFonts w:ascii="Arial" w:hAnsi="Arial" w:cs="Arial"/>
          <w:color w:val="212121"/>
          <w:sz w:val="22"/>
          <w:szCs w:val="22"/>
        </w:rPr>
      </w:pPr>
    </w:p>
    <w:p w14:paraId="25F17049" w14:textId="13BD754E" w:rsidR="00837AC5" w:rsidRPr="000F0568" w:rsidRDefault="00837AC5" w:rsidP="000D00C9">
      <w:pPr>
        <w:pStyle w:val="p1"/>
        <w:numPr>
          <w:ilvl w:val="0"/>
          <w:numId w:val="21"/>
        </w:numPr>
        <w:rPr>
          <w:rFonts w:ascii="Arial" w:hAnsi="Arial" w:cs="Arial"/>
          <w:sz w:val="22"/>
          <w:szCs w:val="22"/>
        </w:rPr>
      </w:pPr>
      <w:r w:rsidRPr="000F0568">
        <w:rPr>
          <w:rFonts w:ascii="Arial" w:hAnsi="Arial" w:cs="Arial"/>
          <w:sz w:val="22"/>
          <w:szCs w:val="22"/>
        </w:rPr>
        <w:t>Transrektale systematische Prostatastanzbiopsie</w:t>
      </w:r>
    </w:p>
    <w:p w14:paraId="3A6D5E56" w14:textId="4031DFF2" w:rsidR="00837AC5" w:rsidRPr="000F0568" w:rsidRDefault="00837AC5" w:rsidP="000D00C9">
      <w:pPr>
        <w:pStyle w:val="p1"/>
        <w:numPr>
          <w:ilvl w:val="0"/>
          <w:numId w:val="21"/>
        </w:numPr>
        <w:rPr>
          <w:rFonts w:ascii="Arial" w:hAnsi="Arial" w:cs="Arial"/>
          <w:sz w:val="22"/>
          <w:szCs w:val="22"/>
        </w:rPr>
      </w:pPr>
      <w:r w:rsidRPr="000F0568">
        <w:rPr>
          <w:rFonts w:ascii="Arial" w:hAnsi="Arial" w:cs="Arial"/>
          <w:sz w:val="22"/>
          <w:szCs w:val="22"/>
        </w:rPr>
        <w:t xml:space="preserve">Erneute PSA-Kontrolle nach 1 Jahr, da keine </w:t>
      </w:r>
      <w:r>
        <w:rPr>
          <w:rFonts w:ascii="Arial" w:hAnsi="Arial" w:cs="Arial"/>
          <w:sz w:val="22"/>
          <w:szCs w:val="22"/>
        </w:rPr>
        <w:t>PSA-</w:t>
      </w:r>
      <w:r w:rsidRPr="000F0568">
        <w:rPr>
          <w:rFonts w:ascii="Arial" w:hAnsi="Arial" w:cs="Arial"/>
          <w:sz w:val="22"/>
          <w:szCs w:val="22"/>
        </w:rPr>
        <w:t>Dynamik vorl</w:t>
      </w:r>
      <w:r>
        <w:rPr>
          <w:rFonts w:ascii="Arial" w:hAnsi="Arial" w:cs="Arial"/>
          <w:sz w:val="22"/>
          <w:szCs w:val="22"/>
        </w:rPr>
        <w:t>iegt</w:t>
      </w:r>
    </w:p>
    <w:p w14:paraId="10C8DD77" w14:textId="028A92E8" w:rsidR="00837AC5" w:rsidRPr="000F0568" w:rsidRDefault="00837AC5" w:rsidP="000D00C9">
      <w:pPr>
        <w:pStyle w:val="p1"/>
        <w:numPr>
          <w:ilvl w:val="0"/>
          <w:numId w:val="21"/>
        </w:numPr>
        <w:rPr>
          <w:rFonts w:ascii="Arial" w:hAnsi="Arial" w:cs="Arial"/>
          <w:b/>
          <w:bCs/>
          <w:sz w:val="22"/>
          <w:szCs w:val="22"/>
        </w:rPr>
      </w:pPr>
      <w:r w:rsidRPr="000F0568">
        <w:rPr>
          <w:rFonts w:ascii="Arial" w:hAnsi="Arial" w:cs="Arial"/>
          <w:b/>
          <w:bCs/>
          <w:sz w:val="22"/>
          <w:szCs w:val="22"/>
        </w:rPr>
        <w:t>Multiparametrische MRT der Prostata</w:t>
      </w:r>
    </w:p>
    <w:p w14:paraId="04E4D801" w14:textId="3B0149A7" w:rsidR="00837AC5" w:rsidRPr="000F0568" w:rsidRDefault="00837AC5" w:rsidP="000D00C9">
      <w:pPr>
        <w:pStyle w:val="p1"/>
        <w:numPr>
          <w:ilvl w:val="0"/>
          <w:numId w:val="21"/>
        </w:numPr>
        <w:rPr>
          <w:rFonts w:ascii="Arial" w:hAnsi="Arial" w:cs="Arial"/>
          <w:sz w:val="22"/>
          <w:szCs w:val="22"/>
        </w:rPr>
      </w:pPr>
      <w:r w:rsidRPr="000F0568">
        <w:rPr>
          <w:rFonts w:ascii="Arial" w:hAnsi="Arial" w:cs="Arial"/>
          <w:sz w:val="22"/>
          <w:szCs w:val="22"/>
        </w:rPr>
        <w:t>Knochenszintigraphie</w:t>
      </w:r>
    </w:p>
    <w:p w14:paraId="0C6BFDBA" w14:textId="7F03937B" w:rsidR="00837AC5" w:rsidRDefault="00837AC5" w:rsidP="000D00C9">
      <w:pPr>
        <w:pStyle w:val="p1"/>
        <w:numPr>
          <w:ilvl w:val="0"/>
          <w:numId w:val="21"/>
        </w:numPr>
        <w:rPr>
          <w:rFonts w:ascii="Arial" w:hAnsi="Arial" w:cs="Arial"/>
          <w:sz w:val="22"/>
          <w:szCs w:val="22"/>
        </w:rPr>
      </w:pPr>
      <w:r w:rsidRPr="000F0568">
        <w:rPr>
          <w:rFonts w:ascii="Arial" w:hAnsi="Arial" w:cs="Arial"/>
          <w:sz w:val="22"/>
          <w:szCs w:val="22"/>
        </w:rPr>
        <w:t>CT des Beckens</w:t>
      </w:r>
    </w:p>
    <w:p w14:paraId="27189BAF" w14:textId="77777777" w:rsidR="00837AC5" w:rsidRPr="00837AC5" w:rsidRDefault="00837AC5" w:rsidP="00837AC5">
      <w:pPr>
        <w:pStyle w:val="p1"/>
        <w:ind w:left="720"/>
        <w:rPr>
          <w:rFonts w:ascii="Arial" w:hAnsi="Arial" w:cs="Arial"/>
          <w:sz w:val="22"/>
          <w:szCs w:val="22"/>
        </w:rPr>
      </w:pPr>
    </w:p>
    <w:p w14:paraId="47EC5EC2" w14:textId="77777777" w:rsidR="004657E2" w:rsidRDefault="004657E2" w:rsidP="004657E2">
      <w:pPr>
        <w:pStyle w:val="KeinLeerraum"/>
        <w:rPr>
          <w:rFonts w:ascii="Arial" w:hAnsi="Arial" w:cs="Arial"/>
        </w:rPr>
      </w:pPr>
      <w:r>
        <w:rPr>
          <w:rFonts w:ascii="Arial" w:hAnsi="Arial" w:cs="Arial"/>
        </w:rPr>
        <w:t>--</w:t>
      </w:r>
    </w:p>
    <w:p w14:paraId="51FC1277" w14:textId="44141DBE" w:rsidR="007460EB" w:rsidRPr="007460EB" w:rsidRDefault="007460EB" w:rsidP="007460EB">
      <w:pPr>
        <w:pStyle w:val="KeinLeerraum"/>
        <w:rPr>
          <w:rFonts w:ascii="Arial" w:hAnsi="Arial" w:cs="Arial"/>
        </w:rPr>
      </w:pPr>
      <w:r w:rsidRPr="007460EB">
        <w:rPr>
          <w:rFonts w:ascii="Arial" w:hAnsi="Arial" w:cs="Arial"/>
        </w:rPr>
        <w:t>Titel</w:t>
      </w:r>
      <w:r w:rsidR="004F5A93">
        <w:rPr>
          <w:rFonts w:ascii="Arial" w:hAnsi="Arial" w:cs="Arial"/>
        </w:rPr>
        <w:t>: I</w:t>
      </w:r>
      <w:r w:rsidR="009029CE">
        <w:rPr>
          <w:rFonts w:ascii="Arial" w:hAnsi="Arial" w:cs="Arial"/>
        </w:rPr>
        <w:t xml:space="preserve">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4E5D3ED7" w14:textId="77777777" w:rsidR="007460EB" w:rsidRDefault="007460EB" w:rsidP="007460EB">
      <w:pPr>
        <w:rPr>
          <w:rFonts w:ascii="Arial" w:hAnsi="Arial" w:cs="Arial"/>
          <w:sz w:val="22"/>
          <w:szCs w:val="22"/>
        </w:rPr>
      </w:pPr>
    </w:p>
    <w:p w14:paraId="1127F7EA" w14:textId="77777777" w:rsidR="00837AC5" w:rsidRPr="004E27A2" w:rsidRDefault="00837AC5" w:rsidP="00837AC5">
      <w:pPr>
        <w:pStyle w:val="KeinLeerraum"/>
        <w:rPr>
          <w:rFonts w:ascii="Arial" w:hAnsi="Arial" w:cs="Arial"/>
          <w:b/>
        </w:rPr>
      </w:pPr>
      <w:r>
        <w:rPr>
          <w:rFonts w:ascii="Arial" w:hAnsi="Arial" w:cs="Arial"/>
          <w:b/>
        </w:rPr>
        <w:t>Fallbeispiel H</w:t>
      </w:r>
      <w:r w:rsidRPr="004E27A2">
        <w:rPr>
          <w:rFonts w:ascii="Arial" w:hAnsi="Arial" w:cs="Arial"/>
          <w:b/>
        </w:rPr>
        <w:t>:</w:t>
      </w:r>
    </w:p>
    <w:p w14:paraId="0EAC447A" w14:textId="3753DE91" w:rsidR="00837AC5" w:rsidRPr="000F0568" w:rsidRDefault="00807F2E" w:rsidP="00837AC5">
      <w:pPr>
        <w:pStyle w:val="p1"/>
        <w:rPr>
          <w:rFonts w:ascii="Arial" w:hAnsi="Arial" w:cs="Arial"/>
          <w:sz w:val="22"/>
          <w:szCs w:val="22"/>
        </w:rPr>
      </w:pPr>
      <w:ins w:id="53" w:author="Entwistle, Andrew" w:date="2026-02-04T10:43:00Z">
        <w:r>
          <w:rPr>
            <w:rFonts w:ascii="Arial" w:hAnsi="Arial" w:cs="Arial"/>
            <w:sz w:val="22"/>
            <w:szCs w:val="22"/>
          </w:rPr>
          <w:t xml:space="preserve">Nach multiparametrischer MRT ergibt </w:t>
        </w:r>
      </w:ins>
      <w:del w:id="54" w:author="Entwistle, Andrew" w:date="2026-02-04T10:43:00Z">
        <w:r w:rsidR="00837AC5" w:rsidRPr="000F0568" w:rsidDel="00807F2E">
          <w:rPr>
            <w:rFonts w:ascii="Arial" w:hAnsi="Arial" w:cs="Arial"/>
            <w:sz w:val="22"/>
            <w:szCs w:val="22"/>
          </w:rPr>
          <w:delText>D</w:delText>
        </w:r>
      </w:del>
      <w:ins w:id="55" w:author="Entwistle, Andrew" w:date="2026-02-04T10:43:00Z">
        <w:r>
          <w:rPr>
            <w:rFonts w:ascii="Arial" w:hAnsi="Arial" w:cs="Arial"/>
            <w:sz w:val="22"/>
            <w:szCs w:val="22"/>
          </w:rPr>
          <w:t>d</w:t>
        </w:r>
      </w:ins>
      <w:r w:rsidR="00837AC5" w:rsidRPr="000F0568">
        <w:rPr>
          <w:rFonts w:ascii="Arial" w:hAnsi="Arial" w:cs="Arial"/>
          <w:sz w:val="22"/>
          <w:szCs w:val="22"/>
        </w:rPr>
        <w:t>ie weitere</w:t>
      </w:r>
      <w:del w:id="56" w:author="Entwistle, Andrew" w:date="2026-02-04T10:43:00Z">
        <w:r w:rsidR="00837AC5" w:rsidDel="00807F2E">
          <w:rPr>
            <w:rFonts w:ascii="Arial" w:hAnsi="Arial" w:cs="Arial"/>
            <w:sz w:val="22"/>
            <w:szCs w:val="22"/>
          </w:rPr>
          <w:delText>,</w:delText>
        </w:r>
      </w:del>
      <w:r w:rsidR="00837AC5">
        <w:rPr>
          <w:rFonts w:ascii="Arial" w:hAnsi="Arial" w:cs="Arial"/>
          <w:sz w:val="22"/>
          <w:szCs w:val="22"/>
        </w:rPr>
        <w:t xml:space="preserve"> histologische</w:t>
      </w:r>
      <w:r w:rsidR="00837AC5" w:rsidRPr="000F0568">
        <w:rPr>
          <w:rFonts w:ascii="Arial" w:hAnsi="Arial" w:cs="Arial"/>
          <w:sz w:val="22"/>
          <w:szCs w:val="22"/>
        </w:rPr>
        <w:t xml:space="preserve"> </w:t>
      </w:r>
      <w:r w:rsidR="00837AC5">
        <w:rPr>
          <w:rFonts w:ascii="Arial" w:hAnsi="Arial" w:cs="Arial"/>
          <w:sz w:val="22"/>
          <w:szCs w:val="22"/>
        </w:rPr>
        <w:t>Diagnostik</w:t>
      </w:r>
      <w:r w:rsidR="00837AC5" w:rsidRPr="000F0568">
        <w:rPr>
          <w:rFonts w:ascii="Arial" w:hAnsi="Arial" w:cs="Arial"/>
          <w:sz w:val="22"/>
          <w:szCs w:val="22"/>
        </w:rPr>
        <w:t xml:space="preserve"> des </w:t>
      </w:r>
      <w:r w:rsidR="00837AC5">
        <w:rPr>
          <w:rFonts w:ascii="Arial" w:hAnsi="Arial" w:cs="Arial"/>
          <w:sz w:val="22"/>
          <w:szCs w:val="22"/>
        </w:rPr>
        <w:t>6</w:t>
      </w:r>
      <w:r w:rsidR="00837AC5" w:rsidRPr="000F0568">
        <w:rPr>
          <w:rFonts w:ascii="Arial" w:hAnsi="Arial" w:cs="Arial"/>
          <w:sz w:val="22"/>
          <w:szCs w:val="22"/>
        </w:rPr>
        <w:t xml:space="preserve">5-jährigen Patienten </w:t>
      </w:r>
      <w:del w:id="57" w:author="Entwistle, Andrew" w:date="2026-02-04T10:43:00Z">
        <w:r w:rsidR="00837AC5" w:rsidRPr="000F0568" w:rsidDel="00807F2E">
          <w:rPr>
            <w:rFonts w:ascii="Arial" w:hAnsi="Arial" w:cs="Arial"/>
            <w:sz w:val="22"/>
            <w:szCs w:val="22"/>
          </w:rPr>
          <w:delText xml:space="preserve">ergibt </w:delText>
        </w:r>
      </w:del>
      <w:r w:rsidR="00837AC5" w:rsidRPr="000F0568">
        <w:rPr>
          <w:rFonts w:ascii="Arial" w:hAnsi="Arial" w:cs="Arial"/>
          <w:sz w:val="22"/>
          <w:szCs w:val="22"/>
        </w:rPr>
        <w:t>ein Adenokarzinom der Prostata mit einem Gleason Score 3+4 = 7 (WHO Grade Group 2). Es sind insgesamt 2/12 Stanzen befallen.</w:t>
      </w:r>
    </w:p>
    <w:p w14:paraId="455E9224" w14:textId="7D966BA3" w:rsidR="00837AC5" w:rsidRDefault="00837AC5" w:rsidP="00837AC5">
      <w:pPr>
        <w:pStyle w:val="p1"/>
        <w:rPr>
          <w:rFonts w:ascii="Arial" w:hAnsi="Arial" w:cs="Arial"/>
          <w:sz w:val="22"/>
          <w:szCs w:val="22"/>
        </w:rPr>
      </w:pPr>
      <w:r w:rsidRPr="000F0568">
        <w:rPr>
          <w:rFonts w:ascii="Arial" w:hAnsi="Arial" w:cs="Arial"/>
          <w:sz w:val="22"/>
          <w:szCs w:val="22"/>
        </w:rPr>
        <w:t xml:space="preserve"> </w:t>
      </w:r>
    </w:p>
    <w:p w14:paraId="58194984" w14:textId="77777777" w:rsidR="00837AC5" w:rsidRPr="004E27A2" w:rsidRDefault="00837AC5" w:rsidP="00837AC5">
      <w:pPr>
        <w:rPr>
          <w:rFonts w:ascii="Arial" w:hAnsi="Arial" w:cs="Arial"/>
          <w:b/>
          <w:sz w:val="22"/>
          <w:szCs w:val="22"/>
        </w:rPr>
      </w:pPr>
    </w:p>
    <w:p w14:paraId="5D263002" w14:textId="77777777" w:rsidR="00837AC5" w:rsidRPr="004E27A2" w:rsidRDefault="00837AC5" w:rsidP="00837AC5">
      <w:pPr>
        <w:rPr>
          <w:rFonts w:ascii="Arial" w:hAnsi="Arial" w:cs="Arial"/>
          <w:sz w:val="22"/>
          <w:szCs w:val="22"/>
        </w:rPr>
      </w:pPr>
      <w:proofErr w:type="spellStart"/>
      <w:r>
        <w:rPr>
          <w:rFonts w:ascii="Arial" w:hAnsi="Arial" w:cs="Arial"/>
          <w:sz w:val="22"/>
          <w:szCs w:val="22"/>
        </w:rPr>
        <w:t>Sequenz:H</w:t>
      </w:r>
      <w:proofErr w:type="spellEnd"/>
    </w:p>
    <w:p w14:paraId="1D0C9B83" w14:textId="77777777" w:rsidR="00837AC5" w:rsidRDefault="00837AC5" w:rsidP="00837AC5">
      <w:pPr>
        <w:rPr>
          <w:rFonts w:ascii="Arial" w:hAnsi="Arial" w:cs="Arial"/>
          <w:b/>
          <w:sz w:val="22"/>
          <w:szCs w:val="22"/>
        </w:rPr>
      </w:pPr>
    </w:p>
    <w:p w14:paraId="07B6C1D1" w14:textId="77777777" w:rsidR="00837AC5" w:rsidRPr="00F14642" w:rsidRDefault="00837AC5" w:rsidP="00837AC5">
      <w:pPr>
        <w:rPr>
          <w:rFonts w:ascii="Arial" w:hAnsi="Arial" w:cs="Arial"/>
          <w:sz w:val="22"/>
          <w:szCs w:val="22"/>
        </w:rPr>
      </w:pPr>
      <w:r w:rsidRPr="00F14642">
        <w:rPr>
          <w:rFonts w:ascii="Arial" w:hAnsi="Arial" w:cs="Arial"/>
          <w:sz w:val="22"/>
          <w:szCs w:val="22"/>
        </w:rPr>
        <w:t>--</w:t>
      </w:r>
    </w:p>
    <w:p w14:paraId="09361E82" w14:textId="0DA9AE1E" w:rsidR="00837AC5" w:rsidRPr="00837AC5" w:rsidRDefault="00837AC5" w:rsidP="00837AC5">
      <w:pPr>
        <w:rPr>
          <w:rFonts w:ascii="Arial" w:hAnsi="Arial" w:cs="Arial"/>
          <w:sz w:val="22"/>
          <w:szCs w:val="22"/>
        </w:rPr>
      </w:pPr>
      <w:r>
        <w:rPr>
          <w:rFonts w:ascii="Arial" w:hAnsi="Arial" w:cs="Arial"/>
          <w:b/>
          <w:sz w:val="22"/>
          <w:szCs w:val="22"/>
        </w:rPr>
        <w:t>2</w:t>
      </w:r>
      <w:r w:rsidR="00CB3E49">
        <w:rPr>
          <w:rFonts w:ascii="Arial" w:hAnsi="Arial" w:cs="Arial"/>
          <w:b/>
          <w:sz w:val="22"/>
          <w:szCs w:val="22"/>
        </w:rPr>
        <w:t>5</w:t>
      </w:r>
      <w:r>
        <w:rPr>
          <w:rFonts w:ascii="Arial" w:hAnsi="Arial" w:cs="Arial"/>
          <w:b/>
          <w:sz w:val="22"/>
          <w:szCs w:val="22"/>
        </w:rPr>
        <w:t xml:space="preserve">. Frage </w:t>
      </w:r>
      <w:r w:rsidR="00A5347C">
        <w:rPr>
          <w:rFonts w:ascii="Arial" w:hAnsi="Arial" w:cs="Arial"/>
          <w:b/>
          <w:sz w:val="22"/>
          <w:szCs w:val="22"/>
        </w:rPr>
        <w:t>3</w:t>
      </w:r>
      <w:r>
        <w:rPr>
          <w:rFonts w:ascii="Arial" w:hAnsi="Arial" w:cs="Arial"/>
          <w:b/>
          <w:sz w:val="22"/>
          <w:szCs w:val="22"/>
        </w:rPr>
        <w:t xml:space="preserve"> von </w:t>
      </w:r>
      <w:r w:rsidR="00A5347C">
        <w:rPr>
          <w:rFonts w:ascii="Arial" w:hAnsi="Arial" w:cs="Arial"/>
          <w:b/>
          <w:sz w:val="22"/>
          <w:szCs w:val="22"/>
        </w:rPr>
        <w:t>3</w:t>
      </w:r>
      <w:r w:rsidRPr="004E27A2">
        <w:rPr>
          <w:rFonts w:ascii="Arial" w:hAnsi="Arial" w:cs="Arial"/>
          <w:b/>
          <w:sz w:val="22"/>
          <w:szCs w:val="22"/>
        </w:rPr>
        <w:t>:</w:t>
      </w:r>
      <w:r w:rsidRPr="0003146A">
        <w:rPr>
          <w:rFonts w:ascii="Arial" w:hAnsi="Arial" w:cs="Arial"/>
          <w:sz w:val="22"/>
          <w:szCs w:val="22"/>
        </w:rPr>
        <w:t xml:space="preserve"> </w:t>
      </w:r>
      <w:r w:rsidR="00A5347C" w:rsidRPr="00A5347C">
        <w:rPr>
          <w:rFonts w:ascii="Arial" w:hAnsi="Arial" w:cs="Arial"/>
          <w:sz w:val="22"/>
          <w:szCs w:val="22"/>
        </w:rPr>
        <w:t>Welche Aussage zur Risikostratifizierung dieses Prostatakarzinoms</w:t>
      </w:r>
      <w:ins w:id="58" w:author="Entwistle, Andrew" w:date="2026-02-04T10:44:00Z">
        <w:r w:rsidR="00807F2E">
          <w:rPr>
            <w:rFonts w:ascii="Arial" w:hAnsi="Arial" w:cs="Arial"/>
            <w:sz w:val="22"/>
            <w:szCs w:val="22"/>
          </w:rPr>
          <w:t xml:space="preserve"> trifft</w:t>
        </w:r>
      </w:ins>
      <w:r w:rsidR="00A5347C" w:rsidRPr="00A5347C">
        <w:rPr>
          <w:rFonts w:ascii="Arial" w:hAnsi="Arial" w:cs="Arial"/>
          <w:sz w:val="22"/>
          <w:szCs w:val="22"/>
        </w:rPr>
        <w:t xml:space="preserve"> </w:t>
      </w:r>
      <w:del w:id="59" w:author="Entwistle, Andrew" w:date="2026-02-04T10:44:00Z">
        <w:r w:rsidR="00A5347C" w:rsidRPr="00A5347C" w:rsidDel="00807F2E">
          <w:rPr>
            <w:rFonts w:ascii="Arial" w:hAnsi="Arial" w:cs="Arial"/>
            <w:sz w:val="22"/>
            <w:szCs w:val="22"/>
          </w:rPr>
          <w:delText xml:space="preserve">ist </w:delText>
        </w:r>
        <w:r w:rsidR="00A5347C" w:rsidDel="00807F2E">
          <w:rPr>
            <w:rFonts w:ascii="Arial" w:hAnsi="Arial" w:cs="Arial"/>
            <w:sz w:val="22"/>
            <w:szCs w:val="22"/>
          </w:rPr>
          <w:delText xml:space="preserve">ist </w:delText>
        </w:r>
      </w:del>
      <w:r w:rsidR="00A5347C">
        <w:rPr>
          <w:rFonts w:ascii="Arial" w:hAnsi="Arial" w:cs="Arial"/>
          <w:sz w:val="22"/>
          <w:szCs w:val="22"/>
        </w:rPr>
        <w:t>am ehesten zu</w:t>
      </w:r>
      <w:del w:id="60" w:author="Entwistle, Andrew" w:date="2026-02-04T10:44:00Z">
        <w:r w:rsidR="00A5347C" w:rsidDel="00807F2E">
          <w:rPr>
            <w:rFonts w:ascii="Arial" w:hAnsi="Arial" w:cs="Arial"/>
            <w:sz w:val="22"/>
            <w:szCs w:val="22"/>
          </w:rPr>
          <w:delText>treffend</w:delText>
        </w:r>
      </w:del>
      <w:r w:rsidRPr="00A5347C">
        <w:rPr>
          <w:rFonts w:ascii="Arial" w:hAnsi="Arial" w:cs="Arial"/>
          <w:sz w:val="22"/>
          <w:szCs w:val="22"/>
        </w:rPr>
        <w:t>?</w:t>
      </w:r>
    </w:p>
    <w:p w14:paraId="7C3D21D0" w14:textId="77777777" w:rsidR="00837AC5" w:rsidRDefault="00837AC5" w:rsidP="00837AC5">
      <w:pPr>
        <w:rPr>
          <w:rFonts w:ascii="Arial" w:hAnsi="Arial" w:cs="Arial"/>
          <w:color w:val="212121"/>
          <w:sz w:val="22"/>
          <w:szCs w:val="22"/>
        </w:rPr>
      </w:pPr>
      <w:proofErr w:type="spellStart"/>
      <w:proofErr w:type="gramStart"/>
      <w:r>
        <w:rPr>
          <w:rFonts w:ascii="Arial" w:hAnsi="Arial" w:cs="Arial"/>
          <w:color w:val="212121"/>
          <w:sz w:val="22"/>
          <w:szCs w:val="22"/>
        </w:rPr>
        <w:t>Typ:TypA</w:t>
      </w:r>
      <w:proofErr w:type="spellEnd"/>
      <w:proofErr w:type="gramEnd"/>
    </w:p>
    <w:p w14:paraId="5047186E" w14:textId="77777777" w:rsidR="00837AC5" w:rsidRPr="00847FA2" w:rsidRDefault="00837AC5" w:rsidP="00837AC5">
      <w:pPr>
        <w:pStyle w:val="xmsonormal"/>
        <w:shd w:val="clear" w:color="auto" w:fill="FFFFFF"/>
        <w:spacing w:before="0" w:beforeAutospacing="0" w:after="0" w:afterAutospacing="0"/>
        <w:rPr>
          <w:rFonts w:ascii="Arial" w:hAnsi="Arial" w:cs="Arial"/>
          <w:color w:val="212121"/>
          <w:sz w:val="22"/>
          <w:szCs w:val="22"/>
        </w:rPr>
      </w:pPr>
    </w:p>
    <w:p w14:paraId="6BDD4659" w14:textId="2D9A2B2A" w:rsidR="0087748C" w:rsidRPr="000F0568" w:rsidRDefault="0087748C" w:rsidP="000D00C9">
      <w:pPr>
        <w:pStyle w:val="p1"/>
        <w:numPr>
          <w:ilvl w:val="0"/>
          <w:numId w:val="29"/>
        </w:numPr>
        <w:rPr>
          <w:rFonts w:ascii="Arial" w:hAnsi="Arial" w:cs="Arial"/>
          <w:sz w:val="22"/>
          <w:szCs w:val="22"/>
        </w:rPr>
      </w:pPr>
      <w:r w:rsidRPr="000F0568">
        <w:rPr>
          <w:rFonts w:ascii="Arial" w:hAnsi="Arial" w:cs="Arial"/>
          <w:sz w:val="22"/>
          <w:szCs w:val="22"/>
        </w:rPr>
        <w:t>Es handelt sich um ein Low-Risk-Prostatakarzinom.</w:t>
      </w:r>
    </w:p>
    <w:p w14:paraId="22E0B061" w14:textId="56EE0D4C" w:rsidR="0087748C" w:rsidRPr="000F0568" w:rsidRDefault="0087748C" w:rsidP="000D00C9">
      <w:pPr>
        <w:pStyle w:val="p1"/>
        <w:numPr>
          <w:ilvl w:val="0"/>
          <w:numId w:val="29"/>
        </w:numPr>
        <w:rPr>
          <w:rFonts w:ascii="Arial" w:hAnsi="Arial" w:cs="Arial"/>
          <w:sz w:val="22"/>
          <w:szCs w:val="22"/>
        </w:rPr>
      </w:pPr>
      <w:r w:rsidRPr="000F0568">
        <w:rPr>
          <w:rFonts w:ascii="Arial" w:hAnsi="Arial" w:cs="Arial"/>
          <w:sz w:val="22"/>
          <w:szCs w:val="22"/>
        </w:rPr>
        <w:t>Der Gleason Score erlaubt keine prognostische Aussage.</w:t>
      </w:r>
    </w:p>
    <w:p w14:paraId="20DB5062" w14:textId="1E24021C" w:rsidR="0087748C" w:rsidRPr="000F0568" w:rsidRDefault="0087748C" w:rsidP="000D00C9">
      <w:pPr>
        <w:pStyle w:val="p1"/>
        <w:numPr>
          <w:ilvl w:val="0"/>
          <w:numId w:val="29"/>
        </w:numPr>
        <w:rPr>
          <w:rFonts w:ascii="Arial" w:hAnsi="Arial" w:cs="Arial"/>
          <w:b/>
          <w:bCs/>
          <w:sz w:val="22"/>
          <w:szCs w:val="22"/>
        </w:rPr>
      </w:pPr>
      <w:r w:rsidRPr="000F0568">
        <w:rPr>
          <w:rFonts w:ascii="Arial" w:hAnsi="Arial" w:cs="Arial"/>
          <w:b/>
          <w:bCs/>
          <w:sz w:val="22"/>
          <w:szCs w:val="22"/>
        </w:rPr>
        <w:t>Die WHO Grade Group ermöglicht insbesondere bei Gleason 7 eine differenzierte Risikobeurteilung.</w:t>
      </w:r>
    </w:p>
    <w:p w14:paraId="18A77C99" w14:textId="64A69CDC" w:rsidR="0087748C" w:rsidRPr="000F0568" w:rsidRDefault="0087748C" w:rsidP="000D00C9">
      <w:pPr>
        <w:pStyle w:val="p1"/>
        <w:numPr>
          <w:ilvl w:val="0"/>
          <w:numId w:val="29"/>
        </w:numPr>
        <w:rPr>
          <w:rFonts w:ascii="Arial" w:hAnsi="Arial" w:cs="Arial"/>
          <w:sz w:val="22"/>
          <w:szCs w:val="22"/>
        </w:rPr>
      </w:pPr>
      <w:r w:rsidRPr="000F0568">
        <w:rPr>
          <w:rFonts w:ascii="Arial" w:hAnsi="Arial" w:cs="Arial"/>
          <w:sz w:val="22"/>
          <w:szCs w:val="22"/>
        </w:rPr>
        <w:t>Ein Gleason 3+4 ist prognostisch ungünstiger als ein 4+3.</w:t>
      </w:r>
    </w:p>
    <w:p w14:paraId="23115B03" w14:textId="6E2CA11F" w:rsidR="0087748C" w:rsidRPr="0087748C" w:rsidRDefault="0087748C" w:rsidP="000D00C9">
      <w:pPr>
        <w:pStyle w:val="p1"/>
        <w:numPr>
          <w:ilvl w:val="0"/>
          <w:numId w:val="29"/>
        </w:numPr>
        <w:rPr>
          <w:rFonts w:ascii="Arial" w:hAnsi="Arial" w:cs="Arial"/>
          <w:sz w:val="22"/>
          <w:szCs w:val="22"/>
        </w:rPr>
      </w:pPr>
      <w:r w:rsidRPr="000F0568">
        <w:rPr>
          <w:rFonts w:ascii="Arial" w:hAnsi="Arial" w:cs="Arial"/>
          <w:sz w:val="22"/>
          <w:szCs w:val="22"/>
        </w:rPr>
        <w:t>Bei diesem Befund liegt ein High-Risk-Karzinom vor.</w:t>
      </w:r>
    </w:p>
    <w:p w14:paraId="2A73E49F" w14:textId="77777777" w:rsidR="00837AC5" w:rsidRPr="00837AC5" w:rsidRDefault="00837AC5" w:rsidP="00837AC5">
      <w:pPr>
        <w:pStyle w:val="p1"/>
        <w:ind w:left="720"/>
        <w:rPr>
          <w:rFonts w:ascii="Arial" w:hAnsi="Arial" w:cs="Arial"/>
          <w:sz w:val="22"/>
          <w:szCs w:val="22"/>
        </w:rPr>
      </w:pPr>
    </w:p>
    <w:p w14:paraId="3B168067" w14:textId="77777777" w:rsidR="00837AC5" w:rsidRDefault="00837AC5" w:rsidP="00837AC5">
      <w:pPr>
        <w:pStyle w:val="KeinLeerraum"/>
        <w:rPr>
          <w:rFonts w:ascii="Arial" w:hAnsi="Arial" w:cs="Arial"/>
        </w:rPr>
      </w:pPr>
      <w:r>
        <w:rPr>
          <w:rFonts w:ascii="Arial" w:hAnsi="Arial" w:cs="Arial"/>
        </w:rPr>
        <w:t>--</w:t>
      </w:r>
    </w:p>
    <w:p w14:paraId="61623F6C" w14:textId="6948C4AF" w:rsidR="00837AC5" w:rsidRDefault="00837AC5" w:rsidP="00837AC5">
      <w:pPr>
        <w:rPr>
          <w:rFonts w:ascii="Arial" w:hAnsi="Arial" w:cs="Arial"/>
          <w:sz w:val="22"/>
          <w:szCs w:val="22"/>
        </w:rPr>
      </w:pPr>
      <w:r w:rsidRPr="007460EB">
        <w:rPr>
          <w:rFonts w:ascii="Arial" w:hAnsi="Arial" w:cs="Arial"/>
        </w:rPr>
        <w:t>Titel</w:t>
      </w:r>
      <w:r>
        <w:rPr>
          <w:rFonts w:ascii="Arial" w:hAnsi="Arial" w:cs="Arial"/>
        </w:rPr>
        <w:t xml:space="preserve">: Interdisziplinäre Onkologie </w:t>
      </w:r>
      <w:proofErr w:type="spellStart"/>
      <w:r>
        <w:rPr>
          <w:rFonts w:ascii="Arial" w:eastAsia="Times New Roman" w:hAnsi="Arial" w:cs="Arial"/>
        </w:rPr>
        <w:t>WiSe</w:t>
      </w:r>
      <w:proofErr w:type="spellEnd"/>
      <w:r>
        <w:rPr>
          <w:rFonts w:ascii="Arial" w:eastAsia="Times New Roman" w:hAnsi="Arial" w:cs="Arial"/>
        </w:rPr>
        <w:t xml:space="preserve"> 2025/26</w:t>
      </w:r>
    </w:p>
    <w:p w14:paraId="5E8269BB" w14:textId="77777777" w:rsidR="00837AC5" w:rsidRPr="007460EB" w:rsidRDefault="00837AC5" w:rsidP="007460EB">
      <w:pPr>
        <w:rPr>
          <w:rFonts w:ascii="Arial" w:hAnsi="Arial" w:cs="Arial"/>
          <w:sz w:val="22"/>
          <w:szCs w:val="22"/>
        </w:rPr>
      </w:pPr>
    </w:p>
    <w:p w14:paraId="6A408F40" w14:textId="77777777" w:rsidR="007460EB" w:rsidRPr="007460EB" w:rsidRDefault="00C27316" w:rsidP="007460EB">
      <w:pPr>
        <w:pStyle w:val="KeinLeerraum"/>
        <w:rPr>
          <w:rFonts w:ascii="Arial" w:hAnsi="Arial" w:cs="Arial"/>
          <w:b/>
        </w:rPr>
      </w:pPr>
      <w:r>
        <w:rPr>
          <w:rFonts w:ascii="Arial" w:hAnsi="Arial" w:cs="Arial"/>
          <w:b/>
        </w:rPr>
        <w:lastRenderedPageBreak/>
        <w:t>Fallbeispiel I</w:t>
      </w:r>
      <w:r w:rsidR="007460EB" w:rsidRPr="007460EB">
        <w:rPr>
          <w:rFonts w:ascii="Arial" w:hAnsi="Arial" w:cs="Arial"/>
          <w:b/>
        </w:rPr>
        <w:t>:</w:t>
      </w:r>
    </w:p>
    <w:p w14:paraId="49C47F96" w14:textId="37464C75" w:rsidR="00377BA8" w:rsidRDefault="00377BA8" w:rsidP="00377BA8">
      <w:pPr>
        <w:pStyle w:val="xmsonormal"/>
        <w:shd w:val="clear" w:color="auto" w:fill="FFFFFF"/>
        <w:spacing w:before="0" w:beforeAutospacing="0" w:after="0" w:afterAutospacing="0"/>
        <w:rPr>
          <w:rFonts w:ascii="Arial" w:hAnsi="Arial" w:cs="Arial"/>
          <w:color w:val="212121"/>
          <w:sz w:val="22"/>
          <w:szCs w:val="22"/>
        </w:rPr>
      </w:pPr>
      <w:r>
        <w:rPr>
          <w:rFonts w:ascii="Arial" w:hAnsi="Arial" w:cs="Arial"/>
          <w:b/>
          <w:bCs/>
          <w:sz w:val="22"/>
          <w:szCs w:val="22"/>
        </w:rPr>
        <w:t>Die kommenden zwei Fragen gehören zu einem Fallbe</w:t>
      </w:r>
      <w:r w:rsidR="00163337">
        <w:rPr>
          <w:rFonts w:ascii="Arial" w:hAnsi="Arial" w:cs="Arial"/>
          <w:b/>
          <w:bCs/>
          <w:sz w:val="22"/>
          <w:szCs w:val="22"/>
        </w:rPr>
        <w:t>i</w:t>
      </w:r>
      <w:r>
        <w:rPr>
          <w:rFonts w:ascii="Arial" w:hAnsi="Arial" w:cs="Arial"/>
          <w:b/>
          <w:bCs/>
          <w:sz w:val="22"/>
          <w:szCs w:val="22"/>
        </w:rPr>
        <w:t xml:space="preserve">spiel. Sie haben nach dem Eintragen </w:t>
      </w:r>
      <w:r>
        <w:rPr>
          <w:rFonts w:ascii="Arial" w:hAnsi="Arial" w:cs="Arial"/>
          <w:b/>
          <w:bCs/>
          <w:sz w:val="22"/>
          <w:szCs w:val="22"/>
          <w:u w:val="single"/>
        </w:rPr>
        <w:t>keine</w:t>
      </w:r>
      <w:r>
        <w:rPr>
          <w:rFonts w:ascii="Arial" w:hAnsi="Arial" w:cs="Arial"/>
          <w:b/>
          <w:bCs/>
          <w:sz w:val="22"/>
          <w:szCs w:val="22"/>
        </w:rPr>
        <w:t xml:space="preserve"> Möglichkeit der Korrektur der ersten Frage. Lediglich die Beantwortung der zweiten Frage dieses Falles kann nachträglich geändert werden.</w:t>
      </w:r>
    </w:p>
    <w:p w14:paraId="125F8891" w14:textId="77777777" w:rsidR="00377BA8" w:rsidRDefault="00377BA8" w:rsidP="0001077A">
      <w:pPr>
        <w:rPr>
          <w:rFonts w:ascii="Arial" w:hAnsi="Arial" w:cs="Arial"/>
          <w:sz w:val="22"/>
          <w:szCs w:val="22"/>
        </w:rPr>
      </w:pPr>
    </w:p>
    <w:p w14:paraId="246F3CA1" w14:textId="77777777" w:rsidR="002A3DF6" w:rsidRPr="002A3DF6" w:rsidRDefault="002A3DF6" w:rsidP="002A3DF6">
      <w:pPr>
        <w:rPr>
          <w:rFonts w:ascii="Arial" w:hAnsi="Arial" w:cs="Arial"/>
          <w:sz w:val="22"/>
          <w:szCs w:val="22"/>
        </w:rPr>
      </w:pPr>
      <w:r w:rsidRPr="002A3DF6">
        <w:rPr>
          <w:rFonts w:ascii="Arial" w:hAnsi="Arial" w:cs="Arial"/>
          <w:sz w:val="22"/>
          <w:szCs w:val="22"/>
        </w:rPr>
        <w:t xml:space="preserve">In der Vorlesung Intrathorakale Tumoren wurde eine 64-jährige Patientin mit nichtkleinzelligem Bronchialkarzinom vorgestellt, das initial durch eine solitäre Hirnmetastase (3,6 x 3,6 x 2,2 cm) symptomatisch wurde. Im weiteren </w:t>
      </w:r>
      <w:proofErr w:type="spellStart"/>
      <w:r w:rsidRPr="002A3DF6">
        <w:rPr>
          <w:rFonts w:ascii="Arial" w:hAnsi="Arial" w:cs="Arial"/>
          <w:sz w:val="22"/>
          <w:szCs w:val="22"/>
        </w:rPr>
        <w:t>Staging</w:t>
      </w:r>
      <w:proofErr w:type="spellEnd"/>
      <w:r w:rsidRPr="002A3DF6">
        <w:rPr>
          <w:rFonts w:ascii="Arial" w:hAnsi="Arial" w:cs="Arial"/>
          <w:sz w:val="22"/>
          <w:szCs w:val="22"/>
        </w:rPr>
        <w:t xml:space="preserve"> fanden sich neben dem Primarius im linken Lungenoberlappen grenzwertig große und Kontrastmittel-speichernde mediastinale Lymphknoten, aber kein Hinweis auf das Vorliegen weiterer Fernmetastasen.</w:t>
      </w:r>
    </w:p>
    <w:p w14:paraId="02912278" w14:textId="77777777" w:rsidR="00E76616" w:rsidRPr="00897405" w:rsidRDefault="00E76616" w:rsidP="007460EB">
      <w:pPr>
        <w:rPr>
          <w:rFonts w:ascii="Arial" w:hAnsi="Arial" w:cs="Arial"/>
          <w:sz w:val="22"/>
          <w:szCs w:val="22"/>
        </w:rPr>
      </w:pPr>
    </w:p>
    <w:p w14:paraId="14E406F9" w14:textId="77777777" w:rsidR="001D709A" w:rsidRPr="004E27A2" w:rsidRDefault="00C27316" w:rsidP="001D709A">
      <w:pPr>
        <w:rPr>
          <w:rFonts w:ascii="Arial" w:hAnsi="Arial" w:cs="Arial"/>
          <w:sz w:val="22"/>
          <w:szCs w:val="22"/>
        </w:rPr>
      </w:pPr>
      <w:proofErr w:type="spellStart"/>
      <w:proofErr w:type="gramStart"/>
      <w:r>
        <w:rPr>
          <w:rFonts w:ascii="Arial" w:hAnsi="Arial" w:cs="Arial"/>
          <w:sz w:val="22"/>
          <w:szCs w:val="22"/>
        </w:rPr>
        <w:t>Sequenz:I</w:t>
      </w:r>
      <w:proofErr w:type="spellEnd"/>
      <w:proofErr w:type="gramEnd"/>
    </w:p>
    <w:p w14:paraId="0AEC4CD7" w14:textId="77777777" w:rsidR="001D709A" w:rsidRPr="007460EB" w:rsidRDefault="00175DE7" w:rsidP="007460EB">
      <w:pPr>
        <w:rPr>
          <w:rFonts w:ascii="Arial" w:hAnsi="Arial" w:cs="Arial"/>
          <w:sz w:val="22"/>
          <w:szCs w:val="22"/>
        </w:rPr>
      </w:pPr>
      <w:r>
        <w:rPr>
          <w:rFonts w:ascii="Arial" w:hAnsi="Arial" w:cs="Arial"/>
          <w:sz w:val="22"/>
          <w:szCs w:val="22"/>
        </w:rPr>
        <w:t>--</w:t>
      </w:r>
    </w:p>
    <w:p w14:paraId="2C13788B" w14:textId="77777777" w:rsidR="002A3DF6" w:rsidRPr="002A3DF6" w:rsidRDefault="0003146A" w:rsidP="002A3DF6">
      <w:pPr>
        <w:rPr>
          <w:rFonts w:ascii="Arial" w:hAnsi="Arial" w:cs="Arial"/>
          <w:b/>
          <w:sz w:val="22"/>
          <w:szCs w:val="22"/>
        </w:rPr>
      </w:pPr>
      <w:r>
        <w:rPr>
          <w:rFonts w:ascii="Arial" w:hAnsi="Arial" w:cs="Arial"/>
          <w:b/>
          <w:sz w:val="22"/>
          <w:szCs w:val="22"/>
        </w:rPr>
        <w:t>2</w:t>
      </w:r>
      <w:r w:rsidR="00CB3E49">
        <w:rPr>
          <w:rFonts w:ascii="Arial" w:hAnsi="Arial" w:cs="Arial"/>
          <w:b/>
          <w:sz w:val="22"/>
          <w:szCs w:val="22"/>
        </w:rPr>
        <w:t>6</w:t>
      </w:r>
      <w:r w:rsidR="00377BA8" w:rsidRPr="0061412E">
        <w:rPr>
          <w:rFonts w:ascii="Arial" w:hAnsi="Arial" w:cs="Arial"/>
          <w:b/>
          <w:sz w:val="22"/>
          <w:szCs w:val="22"/>
        </w:rPr>
        <w:t>. Frage 1 von 2</w:t>
      </w:r>
      <w:r w:rsidR="007460EB" w:rsidRPr="0061412E">
        <w:rPr>
          <w:rFonts w:ascii="Arial" w:hAnsi="Arial" w:cs="Arial"/>
          <w:b/>
          <w:sz w:val="22"/>
          <w:szCs w:val="22"/>
        </w:rPr>
        <w:t>:</w:t>
      </w:r>
      <w:r w:rsidR="00897405" w:rsidRPr="0061412E">
        <w:rPr>
          <w:rFonts w:ascii="Arial" w:hAnsi="Arial" w:cs="Arial"/>
          <w:sz w:val="22"/>
          <w:szCs w:val="22"/>
        </w:rPr>
        <w:t xml:space="preserve"> </w:t>
      </w:r>
      <w:r w:rsidR="002A3DF6" w:rsidRPr="002A3DF6">
        <w:rPr>
          <w:rFonts w:ascii="Arial" w:hAnsi="Arial" w:cs="Arial"/>
          <w:sz w:val="22"/>
          <w:szCs w:val="22"/>
        </w:rPr>
        <w:t>Welches klinische Vorgehen ist bei der Patientin am ehesten indiziert</w:t>
      </w:r>
      <w:r w:rsidR="002A3DF6" w:rsidRPr="002A3DF6">
        <w:rPr>
          <w:rFonts w:ascii="Arial" w:hAnsi="Arial" w:cs="Arial"/>
          <w:b/>
          <w:sz w:val="22"/>
          <w:szCs w:val="22"/>
        </w:rPr>
        <w:t>?</w:t>
      </w:r>
    </w:p>
    <w:p w14:paraId="02DAD08C" w14:textId="02044152" w:rsidR="0061412E" w:rsidRPr="0061412E" w:rsidRDefault="0061412E" w:rsidP="0061412E">
      <w:pPr>
        <w:rPr>
          <w:rFonts w:ascii="Arial" w:hAnsi="Arial" w:cs="Arial"/>
          <w:sz w:val="22"/>
          <w:szCs w:val="22"/>
        </w:rPr>
      </w:pPr>
    </w:p>
    <w:p w14:paraId="1F7F2DEE" w14:textId="786DEF54" w:rsidR="0061412E" w:rsidRPr="0061412E" w:rsidRDefault="00053700" w:rsidP="0061412E">
      <w:pPr>
        <w:rPr>
          <w:rFonts w:ascii="Arial" w:hAnsi="Arial" w:cs="Arial"/>
          <w:sz w:val="22"/>
          <w:szCs w:val="22"/>
        </w:rPr>
      </w:pPr>
      <w:proofErr w:type="spellStart"/>
      <w:proofErr w:type="gramStart"/>
      <w:r>
        <w:rPr>
          <w:rFonts w:ascii="Arial" w:hAnsi="Arial" w:cs="Arial"/>
          <w:sz w:val="22"/>
          <w:szCs w:val="22"/>
        </w:rPr>
        <w:t>Typ:TypA</w:t>
      </w:r>
      <w:proofErr w:type="spellEnd"/>
      <w:proofErr w:type="gramEnd"/>
    </w:p>
    <w:p w14:paraId="4E3F627F" w14:textId="0EF908FF" w:rsidR="007460EB" w:rsidRPr="007460EB" w:rsidRDefault="007460EB" w:rsidP="0061412E">
      <w:pPr>
        <w:rPr>
          <w:rFonts w:ascii="Arial" w:hAnsi="Arial" w:cs="Arial"/>
        </w:rPr>
      </w:pPr>
    </w:p>
    <w:p w14:paraId="5410775C" w14:textId="77777777" w:rsidR="002A3DF6" w:rsidRPr="002A3DF6" w:rsidRDefault="002A3DF6" w:rsidP="000D00C9">
      <w:pPr>
        <w:numPr>
          <w:ilvl w:val="0"/>
          <w:numId w:val="22"/>
        </w:numPr>
        <w:spacing w:after="160"/>
        <w:ind w:left="714" w:hanging="357"/>
        <w:contextualSpacing/>
        <w:rPr>
          <w:rFonts w:ascii="Arial" w:hAnsi="Arial" w:cs="Arial"/>
          <w:b/>
          <w:sz w:val="22"/>
          <w:szCs w:val="22"/>
        </w:rPr>
      </w:pPr>
      <w:r w:rsidRPr="002A3DF6">
        <w:rPr>
          <w:rFonts w:ascii="Arial" w:hAnsi="Arial" w:cs="Arial"/>
          <w:b/>
          <w:sz w:val="22"/>
          <w:szCs w:val="22"/>
        </w:rPr>
        <w:t>Die Resektion der Hirnmetastase, um eine schnelle Symptombesserung zu erreichen, postoperative Bestrahlung der Resektionshöhle, im Verlauf Lokaltherapie (OP oder stereotaktische Bestrahlung) des Primarius in der Lunge und Systemtherapie in Abhängigkeit vom molekularpathologischen Befund.</w:t>
      </w:r>
    </w:p>
    <w:p w14:paraId="16BFDC17" w14:textId="77777777" w:rsidR="002A3DF6" w:rsidRPr="002A3DF6" w:rsidRDefault="002A3DF6" w:rsidP="000D00C9">
      <w:pPr>
        <w:numPr>
          <w:ilvl w:val="0"/>
          <w:numId w:val="22"/>
        </w:numPr>
        <w:spacing w:after="160"/>
        <w:ind w:left="714" w:hanging="357"/>
        <w:contextualSpacing/>
        <w:rPr>
          <w:rFonts w:ascii="Arial" w:hAnsi="Arial" w:cs="Arial"/>
          <w:sz w:val="22"/>
          <w:szCs w:val="22"/>
        </w:rPr>
      </w:pPr>
      <w:r w:rsidRPr="002A3DF6">
        <w:rPr>
          <w:rFonts w:ascii="Arial" w:hAnsi="Arial" w:cs="Arial"/>
          <w:sz w:val="22"/>
          <w:szCs w:val="22"/>
        </w:rPr>
        <w:t>Eine Biopsie des Primärtumors zur histologischen Diagnostik und das Abwarten der Histologie vor weiteren Maßnahmen.</w:t>
      </w:r>
    </w:p>
    <w:p w14:paraId="596B25C3" w14:textId="77777777" w:rsidR="002A3DF6" w:rsidRPr="002A3DF6" w:rsidRDefault="002A3DF6" w:rsidP="000D00C9">
      <w:pPr>
        <w:numPr>
          <w:ilvl w:val="0"/>
          <w:numId w:val="22"/>
        </w:numPr>
        <w:spacing w:after="160"/>
        <w:ind w:left="714" w:hanging="357"/>
        <w:contextualSpacing/>
        <w:rPr>
          <w:rFonts w:ascii="Arial" w:hAnsi="Arial" w:cs="Arial"/>
          <w:sz w:val="22"/>
          <w:szCs w:val="22"/>
        </w:rPr>
      </w:pPr>
      <w:r w:rsidRPr="002A3DF6">
        <w:rPr>
          <w:rFonts w:ascii="Arial" w:hAnsi="Arial" w:cs="Arial"/>
          <w:sz w:val="22"/>
          <w:szCs w:val="22"/>
        </w:rPr>
        <w:t>Die Resektion des Primärtumors im linken Lungenoberlappen, im Verlauf Lokaltherapie der Hirnmetastase.</w:t>
      </w:r>
    </w:p>
    <w:p w14:paraId="7E9487A6" w14:textId="77777777" w:rsidR="002A3DF6" w:rsidRPr="002A3DF6" w:rsidRDefault="002A3DF6" w:rsidP="000D00C9">
      <w:pPr>
        <w:numPr>
          <w:ilvl w:val="0"/>
          <w:numId w:val="22"/>
        </w:numPr>
        <w:spacing w:after="160"/>
        <w:ind w:left="714" w:hanging="357"/>
        <w:contextualSpacing/>
        <w:rPr>
          <w:rFonts w:ascii="Arial" w:hAnsi="Arial" w:cs="Arial"/>
          <w:sz w:val="22"/>
          <w:szCs w:val="22"/>
        </w:rPr>
      </w:pPr>
      <w:r w:rsidRPr="002A3DF6">
        <w:rPr>
          <w:rFonts w:ascii="Arial" w:hAnsi="Arial" w:cs="Arial"/>
          <w:sz w:val="22"/>
          <w:szCs w:val="22"/>
        </w:rPr>
        <w:t>Eine Stereotaktische Bestrahlung der Hirnmetastase, da diese im Vergleich zur Operation bei Metastasen &gt;3cm weniger nebenwirkungsträchtig ist und die größere Chance einer anhaltenden Tumorkontrolle bietet, zeitgleich OP des Primarius der Lunge.</w:t>
      </w:r>
    </w:p>
    <w:p w14:paraId="2324D508" w14:textId="77777777" w:rsidR="002A3DF6" w:rsidRPr="002A3DF6" w:rsidRDefault="002A3DF6" w:rsidP="000D00C9">
      <w:pPr>
        <w:numPr>
          <w:ilvl w:val="0"/>
          <w:numId w:val="22"/>
        </w:numPr>
        <w:spacing w:after="160"/>
        <w:ind w:left="714" w:hanging="357"/>
        <w:contextualSpacing/>
        <w:rPr>
          <w:rFonts w:ascii="Arial" w:hAnsi="Arial" w:cs="Arial"/>
          <w:sz w:val="22"/>
          <w:szCs w:val="22"/>
        </w:rPr>
      </w:pPr>
      <w:r w:rsidRPr="002A3DF6">
        <w:rPr>
          <w:rFonts w:ascii="Arial" w:hAnsi="Arial" w:cs="Arial"/>
          <w:sz w:val="22"/>
          <w:szCs w:val="22"/>
        </w:rPr>
        <w:t>Eine alleinige Systemtherapie (Kombination aus platinhaltiger Chemotherapie und Immuncheckpoint-Inhibitor).</w:t>
      </w:r>
    </w:p>
    <w:p w14:paraId="3D71DBF7" w14:textId="77777777" w:rsidR="002A3DF6" w:rsidRDefault="002A3DF6" w:rsidP="002A3DF6">
      <w:pPr>
        <w:ind w:left="714"/>
        <w:contextualSpacing/>
        <w:rPr>
          <w:rFonts w:ascii="Arial" w:hAnsi="Arial" w:cs="Arial"/>
          <w:sz w:val="22"/>
          <w:szCs w:val="22"/>
        </w:rPr>
      </w:pPr>
    </w:p>
    <w:p w14:paraId="11E174B3" w14:textId="77777777" w:rsidR="007460EB" w:rsidRDefault="005469C0" w:rsidP="001E27F4">
      <w:pPr>
        <w:jc w:val="both"/>
        <w:rPr>
          <w:rFonts w:ascii="Arial" w:hAnsi="Arial" w:cs="Arial"/>
        </w:rPr>
      </w:pPr>
      <w:r w:rsidRPr="00897405">
        <w:rPr>
          <w:rFonts w:ascii="Arial" w:hAnsi="Arial" w:cs="Arial"/>
        </w:rPr>
        <w:t>--</w:t>
      </w:r>
    </w:p>
    <w:p w14:paraId="1146B0BA" w14:textId="0C53F62B" w:rsidR="001E27F4" w:rsidRDefault="001E27F4" w:rsidP="001E27F4">
      <w:pPr>
        <w:pStyle w:val="KeinLeerraum"/>
        <w:rPr>
          <w:rFonts w:ascii="Arial" w:hAnsi="Arial" w:cs="Arial"/>
        </w:rPr>
      </w:pPr>
      <w:r w:rsidRPr="00493382">
        <w:rPr>
          <w:rFonts w:ascii="Arial"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5FF67DCD" w14:textId="77777777" w:rsidR="000D4F2A" w:rsidRPr="00924155" w:rsidRDefault="000D4F2A" w:rsidP="001E27F4">
      <w:pPr>
        <w:pStyle w:val="KeinLeerraum"/>
        <w:rPr>
          <w:rFonts w:ascii="Arial" w:hAnsi="Arial" w:cs="Arial"/>
        </w:rPr>
      </w:pPr>
    </w:p>
    <w:p w14:paraId="0E44FE16" w14:textId="77777777" w:rsidR="000D4F2A" w:rsidRPr="004E27A2" w:rsidRDefault="000D4F2A" w:rsidP="000D4F2A">
      <w:pPr>
        <w:pStyle w:val="KeinLeerraum"/>
        <w:rPr>
          <w:rFonts w:ascii="Arial" w:hAnsi="Arial" w:cs="Arial"/>
          <w:b/>
        </w:rPr>
      </w:pPr>
      <w:r>
        <w:rPr>
          <w:rFonts w:ascii="Arial" w:hAnsi="Arial" w:cs="Arial"/>
          <w:b/>
        </w:rPr>
        <w:t>Fallbeispiel I</w:t>
      </w:r>
      <w:r w:rsidRPr="004E27A2">
        <w:rPr>
          <w:rFonts w:ascii="Arial" w:hAnsi="Arial" w:cs="Arial"/>
          <w:b/>
        </w:rPr>
        <w:t>:</w:t>
      </w:r>
    </w:p>
    <w:p w14:paraId="32F1355A" w14:textId="77777777" w:rsidR="002A3DF6" w:rsidRPr="002A3DF6" w:rsidRDefault="002A3DF6" w:rsidP="002A3DF6">
      <w:pPr>
        <w:rPr>
          <w:rFonts w:ascii="Arial" w:hAnsi="Arial" w:cs="Arial"/>
          <w:sz w:val="22"/>
          <w:szCs w:val="22"/>
        </w:rPr>
      </w:pPr>
      <w:r w:rsidRPr="002A3DF6">
        <w:rPr>
          <w:rFonts w:ascii="Arial" w:eastAsia="Times New Roman" w:hAnsi="Arial" w:cs="Arial"/>
          <w:color w:val="000000"/>
          <w:sz w:val="22"/>
          <w:szCs w:val="22"/>
        </w:rPr>
        <w:t xml:space="preserve">Bei der Patientin konnte die zerebralen Raumforderung vollständig reseziert, und histologisch als eine Metastase des bildmorphologisch beschriebenen Bronchialkarzinoms charakterisiert werden. Postoperativ wurde die Resektionshöhle bestrahlt. Ein zur Suche nach weiteren Metastasen erfolgtes FDG-PET-CT zeigte grenzwertig große, hypermetabole mediastinale Lymphknoten, die auf </w:t>
      </w:r>
      <w:proofErr w:type="spellStart"/>
      <w:r w:rsidRPr="002A3DF6">
        <w:rPr>
          <w:rFonts w:ascii="Arial" w:eastAsia="Times New Roman" w:hAnsi="Arial" w:cs="Arial"/>
          <w:color w:val="000000"/>
          <w:sz w:val="22"/>
          <w:szCs w:val="22"/>
        </w:rPr>
        <w:t>lymphnodale</w:t>
      </w:r>
      <w:proofErr w:type="spellEnd"/>
      <w:r w:rsidRPr="002A3DF6">
        <w:rPr>
          <w:rFonts w:ascii="Arial" w:eastAsia="Times New Roman" w:hAnsi="Arial" w:cs="Arial"/>
          <w:color w:val="000000"/>
          <w:sz w:val="22"/>
          <w:szCs w:val="22"/>
        </w:rPr>
        <w:t xml:space="preserve"> Metastasen hindeuten. </w:t>
      </w:r>
      <w:r w:rsidRPr="002A3DF6">
        <w:rPr>
          <w:rFonts w:ascii="Arial" w:hAnsi="Arial" w:cs="Arial"/>
          <w:sz w:val="22"/>
          <w:szCs w:val="22"/>
        </w:rPr>
        <w:t xml:space="preserve">Die histologische Untersuchung des </w:t>
      </w:r>
      <w:proofErr w:type="spellStart"/>
      <w:r w:rsidRPr="002A3DF6">
        <w:rPr>
          <w:rFonts w:ascii="Arial" w:hAnsi="Arial" w:cs="Arial"/>
          <w:sz w:val="22"/>
          <w:szCs w:val="22"/>
        </w:rPr>
        <w:t>mittels</w:t>
      </w:r>
      <w:proofErr w:type="spellEnd"/>
      <w:r w:rsidRPr="002A3DF6">
        <w:rPr>
          <w:rFonts w:ascii="Arial" w:hAnsi="Arial" w:cs="Arial"/>
          <w:sz w:val="22"/>
          <w:szCs w:val="22"/>
        </w:rPr>
        <w:t xml:space="preserve"> EBUS-TBNA gewonnenen Lymphknotengewebes ergab keinen Anhalt für Malignität (TNM-Tumorstadium: cT4 cN0 pM1b; UICC-Stadium: </w:t>
      </w:r>
      <w:proofErr w:type="spellStart"/>
      <w:r w:rsidRPr="002A3DF6">
        <w:rPr>
          <w:rFonts w:ascii="Arial" w:hAnsi="Arial" w:cs="Arial"/>
          <w:sz w:val="22"/>
          <w:szCs w:val="22"/>
        </w:rPr>
        <w:t>IVa</w:t>
      </w:r>
      <w:proofErr w:type="spellEnd"/>
      <w:r w:rsidRPr="002A3DF6">
        <w:rPr>
          <w:rFonts w:ascii="Arial" w:hAnsi="Arial" w:cs="Arial"/>
          <w:sz w:val="22"/>
          <w:szCs w:val="22"/>
        </w:rPr>
        <w:t>). Die zwischenzeitlich erfolgte erweiterte molekularpathologische Diagnostik der resezierten Hirnmetastase zeigte keine therapeutisch adressierbaren Treibermutationen, jedoch eine Überexpression von PD-L1.</w:t>
      </w:r>
    </w:p>
    <w:p w14:paraId="56DCA81C" w14:textId="6A988600" w:rsidR="002A3DF6" w:rsidRPr="002A3DF6" w:rsidRDefault="002A3DF6" w:rsidP="002A3DF6">
      <w:pPr>
        <w:rPr>
          <w:rFonts w:ascii="Arial" w:eastAsia="Times New Roman" w:hAnsi="Arial" w:cs="Arial"/>
          <w:color w:val="000000"/>
          <w:sz w:val="22"/>
          <w:szCs w:val="22"/>
        </w:rPr>
      </w:pPr>
    </w:p>
    <w:p w14:paraId="4C63B349" w14:textId="77777777" w:rsidR="0061412E" w:rsidRPr="0061412E" w:rsidRDefault="0061412E" w:rsidP="0061412E">
      <w:pPr>
        <w:rPr>
          <w:rFonts w:ascii="Arial" w:hAnsi="Arial" w:cs="Arial"/>
          <w:sz w:val="22"/>
          <w:szCs w:val="22"/>
        </w:rPr>
      </w:pPr>
    </w:p>
    <w:p w14:paraId="5ED43BAA" w14:textId="77777777" w:rsidR="001E27F4" w:rsidRPr="004E27A2" w:rsidRDefault="001E27F4" w:rsidP="001E27F4">
      <w:pPr>
        <w:rPr>
          <w:rFonts w:ascii="Arial" w:hAnsi="Arial" w:cs="Arial"/>
          <w:sz w:val="22"/>
          <w:szCs w:val="22"/>
        </w:rPr>
      </w:pPr>
      <w:proofErr w:type="spellStart"/>
      <w:proofErr w:type="gramStart"/>
      <w:r>
        <w:rPr>
          <w:rFonts w:ascii="Arial" w:hAnsi="Arial" w:cs="Arial"/>
          <w:sz w:val="22"/>
          <w:szCs w:val="22"/>
        </w:rPr>
        <w:t>Sequenz:I</w:t>
      </w:r>
      <w:proofErr w:type="spellEnd"/>
      <w:proofErr w:type="gramEnd"/>
    </w:p>
    <w:p w14:paraId="0F01CBBE" w14:textId="77777777" w:rsidR="001E27F4" w:rsidRPr="007460EB" w:rsidRDefault="001E27F4" w:rsidP="001E27F4">
      <w:pPr>
        <w:rPr>
          <w:rFonts w:ascii="Arial" w:hAnsi="Arial" w:cs="Arial"/>
          <w:sz w:val="22"/>
          <w:szCs w:val="22"/>
        </w:rPr>
      </w:pPr>
      <w:r>
        <w:rPr>
          <w:rFonts w:ascii="Arial" w:hAnsi="Arial" w:cs="Arial"/>
          <w:sz w:val="22"/>
          <w:szCs w:val="22"/>
        </w:rPr>
        <w:t>--</w:t>
      </w:r>
    </w:p>
    <w:p w14:paraId="41E36EF6" w14:textId="50521C23" w:rsidR="001818A7" w:rsidRPr="002A3DF6" w:rsidRDefault="00053700" w:rsidP="001818A7">
      <w:pPr>
        <w:contextualSpacing/>
        <w:rPr>
          <w:rFonts w:ascii="Arial" w:eastAsia="MS Mincho" w:hAnsi="Arial" w:cs="Arial"/>
          <w:b/>
          <w:sz w:val="22"/>
          <w:szCs w:val="22"/>
        </w:rPr>
      </w:pPr>
      <w:r>
        <w:rPr>
          <w:rFonts w:ascii="Arial" w:hAnsi="Arial" w:cs="Arial"/>
          <w:b/>
          <w:sz w:val="22"/>
          <w:szCs w:val="22"/>
        </w:rPr>
        <w:t>2</w:t>
      </w:r>
      <w:r w:rsidR="00CB3E49">
        <w:rPr>
          <w:rFonts w:ascii="Arial" w:hAnsi="Arial" w:cs="Arial"/>
          <w:b/>
          <w:sz w:val="22"/>
          <w:szCs w:val="22"/>
        </w:rPr>
        <w:t>7</w:t>
      </w:r>
      <w:r w:rsidR="001E27F4">
        <w:rPr>
          <w:rFonts w:ascii="Arial" w:hAnsi="Arial" w:cs="Arial"/>
          <w:b/>
          <w:sz w:val="22"/>
          <w:szCs w:val="22"/>
        </w:rPr>
        <w:t>. Frage 2 von 2</w:t>
      </w:r>
      <w:r w:rsidR="001E27F4" w:rsidRPr="00897405">
        <w:rPr>
          <w:rFonts w:ascii="Arial" w:hAnsi="Arial" w:cs="Arial"/>
          <w:b/>
          <w:sz w:val="22"/>
          <w:szCs w:val="22"/>
        </w:rPr>
        <w:t>:</w:t>
      </w:r>
      <w:r w:rsidR="00A95F35">
        <w:rPr>
          <w:rFonts w:ascii="Arial" w:hAnsi="Arial" w:cs="Arial"/>
          <w:b/>
          <w:sz w:val="22"/>
          <w:szCs w:val="22"/>
        </w:rPr>
        <w:t xml:space="preserve"> </w:t>
      </w:r>
      <w:r w:rsidR="002A3DF6" w:rsidRPr="002A3DF6">
        <w:rPr>
          <w:rFonts w:ascii="Arial" w:eastAsia="MS Mincho" w:hAnsi="Arial" w:cs="Arial"/>
          <w:sz w:val="22"/>
          <w:szCs w:val="22"/>
        </w:rPr>
        <w:t>Welche der Aussagen zur Therapie der vorgestellten Patientin trifft am ehesten zu?</w:t>
      </w:r>
    </w:p>
    <w:p w14:paraId="4D249887" w14:textId="77F6C3A9" w:rsidR="001818A7" w:rsidRPr="00930D6B" w:rsidRDefault="00053700" w:rsidP="001818A7">
      <w:pPr>
        <w:rPr>
          <w:rFonts w:ascii="Arial" w:hAnsi="Arial" w:cs="Arial"/>
          <w:sz w:val="22"/>
          <w:szCs w:val="22"/>
        </w:rPr>
      </w:pPr>
      <w:proofErr w:type="spellStart"/>
      <w:proofErr w:type="gramStart"/>
      <w:r>
        <w:rPr>
          <w:rFonts w:ascii="Arial" w:hAnsi="Arial" w:cs="Arial"/>
          <w:sz w:val="22"/>
          <w:szCs w:val="22"/>
        </w:rPr>
        <w:t>Typ:TypA</w:t>
      </w:r>
      <w:proofErr w:type="spellEnd"/>
      <w:proofErr w:type="gramEnd"/>
    </w:p>
    <w:p w14:paraId="23B6C954" w14:textId="16FB4DC6" w:rsidR="00595B15" w:rsidRDefault="00595B15" w:rsidP="001818A7">
      <w:pPr>
        <w:jc w:val="both"/>
        <w:rPr>
          <w:rFonts w:ascii="Arial" w:hAnsi="Arial" w:cs="Arial"/>
          <w:sz w:val="22"/>
          <w:szCs w:val="22"/>
        </w:rPr>
      </w:pPr>
    </w:p>
    <w:p w14:paraId="54378DA9" w14:textId="77777777" w:rsidR="002A3DF6" w:rsidRPr="002A3DF6" w:rsidRDefault="002A3DF6" w:rsidP="000D00C9">
      <w:pPr>
        <w:numPr>
          <w:ilvl w:val="0"/>
          <w:numId w:val="7"/>
        </w:numPr>
        <w:ind w:left="714" w:hanging="357"/>
        <w:contextualSpacing/>
        <w:rPr>
          <w:rFonts w:ascii="Arial" w:hAnsi="Arial" w:cs="Arial"/>
          <w:sz w:val="22"/>
          <w:szCs w:val="22"/>
        </w:rPr>
      </w:pPr>
      <w:r w:rsidRPr="002A3DF6">
        <w:rPr>
          <w:rFonts w:ascii="Arial" w:hAnsi="Arial" w:cs="Arial"/>
          <w:sz w:val="22"/>
          <w:szCs w:val="22"/>
        </w:rPr>
        <w:lastRenderedPageBreak/>
        <w:t>Die Wahl der Systemtherapie ist unabhängig vom Ergebnis der molekularpathologischen Untersuchung aus dem Tumorgewebe.</w:t>
      </w:r>
    </w:p>
    <w:p w14:paraId="72426E9F" w14:textId="77777777" w:rsidR="002A3DF6" w:rsidRPr="002A3DF6" w:rsidRDefault="002A3DF6" w:rsidP="000D00C9">
      <w:pPr>
        <w:numPr>
          <w:ilvl w:val="0"/>
          <w:numId w:val="7"/>
        </w:numPr>
        <w:ind w:left="714" w:hanging="357"/>
        <w:contextualSpacing/>
        <w:rPr>
          <w:rFonts w:ascii="Arial" w:hAnsi="Arial" w:cs="Arial"/>
          <w:sz w:val="22"/>
          <w:szCs w:val="22"/>
        </w:rPr>
      </w:pPr>
      <w:r w:rsidRPr="002A3DF6">
        <w:rPr>
          <w:rFonts w:ascii="Arial" w:hAnsi="Arial" w:cs="Arial"/>
          <w:sz w:val="22"/>
          <w:szCs w:val="22"/>
        </w:rPr>
        <w:t>Die Systemtherapie sollte immer aus einer Kombination von zytostatischer Chemotherapie und einer immunmodulierenden Therapie mittels Immuncheckpoint-Inhibitoren bestehen.</w:t>
      </w:r>
    </w:p>
    <w:p w14:paraId="799ACEFB" w14:textId="77777777" w:rsidR="002A3DF6" w:rsidRPr="002A3DF6" w:rsidRDefault="002A3DF6" w:rsidP="000D00C9">
      <w:pPr>
        <w:numPr>
          <w:ilvl w:val="0"/>
          <w:numId w:val="7"/>
        </w:numPr>
        <w:ind w:left="714" w:hanging="357"/>
        <w:contextualSpacing/>
        <w:rPr>
          <w:rFonts w:ascii="Arial" w:hAnsi="Arial" w:cs="Arial"/>
          <w:sz w:val="22"/>
          <w:szCs w:val="22"/>
        </w:rPr>
      </w:pPr>
      <w:r w:rsidRPr="002A3DF6">
        <w:rPr>
          <w:rFonts w:ascii="Arial" w:hAnsi="Arial" w:cs="Arial"/>
          <w:sz w:val="22"/>
          <w:szCs w:val="22"/>
        </w:rPr>
        <w:t>Bei immunhistochemischem Nachweis einer PD-L1-Überexpression sollte auf die Therapie mit einem Immuncheckpoint-Inhibitor verzichtet werden.</w:t>
      </w:r>
    </w:p>
    <w:p w14:paraId="430371E3" w14:textId="77777777" w:rsidR="002A3DF6" w:rsidRPr="002A3DF6" w:rsidRDefault="002A3DF6" w:rsidP="000D00C9">
      <w:pPr>
        <w:numPr>
          <w:ilvl w:val="0"/>
          <w:numId w:val="7"/>
        </w:numPr>
        <w:ind w:left="714" w:hanging="357"/>
        <w:contextualSpacing/>
        <w:rPr>
          <w:rFonts w:ascii="Arial" w:hAnsi="Arial" w:cs="Arial"/>
          <w:b/>
          <w:sz w:val="22"/>
          <w:szCs w:val="22"/>
        </w:rPr>
      </w:pPr>
      <w:r w:rsidRPr="002A3DF6">
        <w:rPr>
          <w:rFonts w:ascii="Arial" w:hAnsi="Arial" w:cs="Arial"/>
          <w:b/>
          <w:sz w:val="22"/>
          <w:szCs w:val="22"/>
        </w:rPr>
        <w:t>In kurativer Intention kann eine neoadjuvante medikamentöse Tumortherapie mit dem Ziel einer anschließenden Resektion des Primärtumors durchgeführt werden.</w:t>
      </w:r>
    </w:p>
    <w:p w14:paraId="0FE16049" w14:textId="47F5F530" w:rsidR="002A3DF6" w:rsidRPr="002A3DF6" w:rsidRDefault="002A3DF6" w:rsidP="000D00C9">
      <w:pPr>
        <w:numPr>
          <w:ilvl w:val="0"/>
          <w:numId w:val="7"/>
        </w:numPr>
        <w:ind w:left="714" w:hanging="357"/>
        <w:contextualSpacing/>
        <w:rPr>
          <w:rFonts w:ascii="Arial" w:hAnsi="Arial" w:cs="Arial"/>
          <w:sz w:val="22"/>
          <w:szCs w:val="22"/>
        </w:rPr>
      </w:pPr>
      <w:r w:rsidRPr="002A3DF6">
        <w:rPr>
          <w:rFonts w:ascii="Arial" w:hAnsi="Arial" w:cs="Arial"/>
          <w:sz w:val="22"/>
          <w:szCs w:val="22"/>
        </w:rPr>
        <w:t>In kurativer Intention kann eine palliative medikamentöse Tumortherapie mit dem Ziel einer anschließenden Resektion des Primärtumors durchgeführt werden.</w:t>
      </w:r>
    </w:p>
    <w:p w14:paraId="5051FA46" w14:textId="77777777" w:rsidR="00053700" w:rsidRPr="00053700" w:rsidRDefault="00053700" w:rsidP="00053700">
      <w:pPr>
        <w:ind w:left="720"/>
        <w:contextualSpacing/>
        <w:rPr>
          <w:rFonts w:ascii="Arial" w:hAnsi="Arial" w:cs="Arial"/>
          <w:sz w:val="22"/>
          <w:szCs w:val="22"/>
        </w:rPr>
      </w:pPr>
    </w:p>
    <w:p w14:paraId="0497A363" w14:textId="77777777" w:rsidR="006C637E" w:rsidRPr="008243FD" w:rsidRDefault="006C637E" w:rsidP="008243FD">
      <w:pPr>
        <w:jc w:val="both"/>
        <w:rPr>
          <w:rFonts w:ascii="Arial" w:hAnsi="Arial" w:cs="Arial"/>
        </w:rPr>
      </w:pPr>
      <w:r w:rsidRPr="008243FD">
        <w:rPr>
          <w:rFonts w:ascii="Arial" w:hAnsi="Arial" w:cs="Arial"/>
        </w:rPr>
        <w:t>--</w:t>
      </w:r>
    </w:p>
    <w:p w14:paraId="4863C157" w14:textId="7B3B7CB4" w:rsidR="006C637E" w:rsidRDefault="006C637E" w:rsidP="008243FD">
      <w:pPr>
        <w:pStyle w:val="KeinLeerraum"/>
        <w:rPr>
          <w:rFonts w:ascii="Arial" w:hAnsi="Arial" w:cs="Arial"/>
        </w:rPr>
      </w:pPr>
      <w:r w:rsidRPr="00493382">
        <w:rPr>
          <w:rFonts w:ascii="Arial"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35FCFF2C" w14:textId="77777777" w:rsidR="006C637E" w:rsidRPr="00924155" w:rsidRDefault="006C637E" w:rsidP="008243FD">
      <w:pPr>
        <w:pStyle w:val="KeinLeerraum"/>
        <w:rPr>
          <w:rFonts w:ascii="Arial" w:hAnsi="Arial" w:cs="Arial"/>
        </w:rPr>
      </w:pPr>
    </w:p>
    <w:p w14:paraId="45D60949" w14:textId="77777777" w:rsidR="006C637E" w:rsidRDefault="008243FD" w:rsidP="008243FD">
      <w:pPr>
        <w:pStyle w:val="KeinLeerraum"/>
        <w:rPr>
          <w:rFonts w:ascii="Arial" w:hAnsi="Arial" w:cs="Arial"/>
          <w:b/>
        </w:rPr>
      </w:pPr>
      <w:r>
        <w:rPr>
          <w:rFonts w:ascii="Arial" w:hAnsi="Arial" w:cs="Arial"/>
          <w:b/>
        </w:rPr>
        <w:t>Fallbeispiel J</w:t>
      </w:r>
      <w:r w:rsidR="006C637E" w:rsidRPr="004E27A2">
        <w:rPr>
          <w:rFonts w:ascii="Arial" w:hAnsi="Arial" w:cs="Arial"/>
          <w:b/>
        </w:rPr>
        <w:t>:</w:t>
      </w:r>
    </w:p>
    <w:p w14:paraId="3F2F083E" w14:textId="0C6DC735" w:rsidR="00DE5D70" w:rsidRPr="00DE5D70" w:rsidRDefault="00DE5D70" w:rsidP="00DE5D70">
      <w:pPr>
        <w:rPr>
          <w:rFonts w:ascii="Arial" w:hAnsi="Arial" w:cs="Arial"/>
          <w:sz w:val="22"/>
          <w:szCs w:val="22"/>
        </w:rPr>
      </w:pPr>
      <w:r w:rsidRPr="00DE5D70">
        <w:rPr>
          <w:rFonts w:ascii="Arial" w:hAnsi="Arial" w:cs="Arial"/>
          <w:b/>
          <w:bCs/>
          <w:sz w:val="22"/>
          <w:szCs w:val="22"/>
        </w:rPr>
        <w:t>Die kommenden zwei Fragen gehören zu einem Fallbe</w:t>
      </w:r>
      <w:r w:rsidR="00163337">
        <w:rPr>
          <w:rFonts w:ascii="Arial" w:hAnsi="Arial" w:cs="Arial"/>
          <w:b/>
          <w:bCs/>
          <w:sz w:val="22"/>
          <w:szCs w:val="22"/>
        </w:rPr>
        <w:t>i</w:t>
      </w:r>
      <w:r w:rsidRPr="00DE5D70">
        <w:rPr>
          <w:rFonts w:ascii="Arial" w:hAnsi="Arial" w:cs="Arial"/>
          <w:b/>
          <w:bCs/>
          <w:sz w:val="22"/>
          <w:szCs w:val="22"/>
        </w:rPr>
        <w:t xml:space="preserve">spiel. Sie haben nach dem Eintragen </w:t>
      </w:r>
      <w:r w:rsidRPr="00DE5D70">
        <w:rPr>
          <w:rFonts w:ascii="Arial" w:hAnsi="Arial" w:cs="Arial"/>
          <w:b/>
          <w:bCs/>
          <w:sz w:val="22"/>
          <w:szCs w:val="22"/>
          <w:u w:val="single"/>
        </w:rPr>
        <w:t>keine</w:t>
      </w:r>
      <w:r w:rsidRPr="00DE5D70">
        <w:rPr>
          <w:rFonts w:ascii="Arial" w:hAnsi="Arial" w:cs="Arial"/>
          <w:b/>
          <w:bCs/>
          <w:sz w:val="22"/>
          <w:szCs w:val="22"/>
        </w:rPr>
        <w:t xml:space="preserve"> Möglichkeit der Korrektur. Lediglich die Beantwortung der zweiten Frage dieses Falles kann nachträglich geändert werden. </w:t>
      </w:r>
    </w:p>
    <w:p w14:paraId="0A5BFA62" w14:textId="77777777" w:rsidR="00DE5D70" w:rsidRPr="004E27A2" w:rsidRDefault="00DE5D70" w:rsidP="008243FD">
      <w:pPr>
        <w:pStyle w:val="KeinLeerraum"/>
        <w:rPr>
          <w:rFonts w:ascii="Arial" w:hAnsi="Arial" w:cs="Arial"/>
          <w:b/>
        </w:rPr>
      </w:pPr>
    </w:p>
    <w:p w14:paraId="2E20770C" w14:textId="77777777" w:rsidR="00D72D01" w:rsidRPr="00D72D01" w:rsidRDefault="00D72D01" w:rsidP="00D72D01">
      <w:pPr>
        <w:rPr>
          <w:rFonts w:ascii="Arial" w:hAnsi="Arial" w:cs="Arial"/>
          <w:sz w:val="22"/>
          <w:szCs w:val="22"/>
        </w:rPr>
      </w:pPr>
      <w:r w:rsidRPr="00D72D01">
        <w:rPr>
          <w:rFonts w:ascii="Arial" w:hAnsi="Arial" w:cs="Arial"/>
          <w:sz w:val="22"/>
          <w:szCs w:val="22"/>
        </w:rPr>
        <w:t>Eine 54-jährige Patientin mit metastasiertem Mammakarzinom befindet sich in palliativer onkologischer Behandlung. Sie lebt allein, hat keine Kinder und ist nicht in einer Partnerschaft. In Gesprächen berichtet sie von zunehmender Erschöpfung, innerer Unruhe und Schlafproblemen. Besonders belastend empfindet sie, dass sie sich weiterhin um ihre hochbetagten Eltern kümmern muss, die auf ihre Unterstützung angewiesen sind. Die Patientin äußert, sie habe Angst, ihre Eltern „im Stich zu lassen“. Gleichzeitig fühlt sie sich allein gelassen mit ihrer eigenen Situation. Eine Psychoonkologin wird hinzugezogen.</w:t>
      </w:r>
    </w:p>
    <w:p w14:paraId="159AA523" w14:textId="77777777" w:rsidR="006C637E" w:rsidRPr="008243FD" w:rsidRDefault="006C637E" w:rsidP="008243FD">
      <w:pPr>
        <w:suppressAutoHyphens/>
        <w:rPr>
          <w:rFonts w:ascii="Arial" w:hAnsi="Arial" w:cs="Arial"/>
        </w:rPr>
      </w:pPr>
    </w:p>
    <w:p w14:paraId="68BDF0C0" w14:textId="23C7DBC6" w:rsidR="006C637E" w:rsidRPr="00C23551" w:rsidRDefault="006C637E" w:rsidP="008243FD">
      <w:pPr>
        <w:rPr>
          <w:rFonts w:ascii="Arial" w:hAnsi="Arial" w:cs="Arial"/>
          <w:sz w:val="22"/>
          <w:szCs w:val="22"/>
        </w:rPr>
      </w:pPr>
      <w:proofErr w:type="spellStart"/>
      <w:proofErr w:type="gramStart"/>
      <w:r w:rsidRPr="00C23551">
        <w:rPr>
          <w:rFonts w:ascii="Arial" w:hAnsi="Arial" w:cs="Arial"/>
          <w:sz w:val="22"/>
          <w:szCs w:val="22"/>
        </w:rPr>
        <w:t>Sequenz:</w:t>
      </w:r>
      <w:r w:rsidR="00163337">
        <w:rPr>
          <w:rFonts w:ascii="Arial" w:hAnsi="Arial" w:cs="Arial"/>
          <w:sz w:val="22"/>
          <w:szCs w:val="22"/>
        </w:rPr>
        <w:t>J</w:t>
      </w:r>
      <w:proofErr w:type="spellEnd"/>
      <w:proofErr w:type="gramEnd"/>
    </w:p>
    <w:p w14:paraId="59C9E910" w14:textId="77777777" w:rsidR="006C637E" w:rsidRPr="008243FD" w:rsidRDefault="006C637E" w:rsidP="008243FD">
      <w:pPr>
        <w:rPr>
          <w:rFonts w:ascii="Arial" w:hAnsi="Arial" w:cs="Arial"/>
        </w:rPr>
      </w:pPr>
      <w:r w:rsidRPr="008243FD">
        <w:rPr>
          <w:rFonts w:ascii="Arial" w:hAnsi="Arial" w:cs="Arial"/>
        </w:rPr>
        <w:t>--</w:t>
      </w:r>
    </w:p>
    <w:p w14:paraId="31FEF98F" w14:textId="78CB7BF7" w:rsidR="00DE5D70" w:rsidRPr="00AD245F" w:rsidRDefault="00053700" w:rsidP="00DE5D70">
      <w:pPr>
        <w:rPr>
          <w:rFonts w:ascii="Arial" w:hAnsi="Arial" w:cs="Arial"/>
          <w:sz w:val="22"/>
          <w:szCs w:val="22"/>
        </w:rPr>
      </w:pPr>
      <w:r>
        <w:rPr>
          <w:rFonts w:ascii="Arial" w:hAnsi="Arial" w:cs="Arial"/>
          <w:b/>
          <w:sz w:val="22"/>
          <w:szCs w:val="22"/>
        </w:rPr>
        <w:t>2</w:t>
      </w:r>
      <w:r w:rsidR="00CB3E49">
        <w:rPr>
          <w:rFonts w:ascii="Arial" w:hAnsi="Arial" w:cs="Arial"/>
          <w:b/>
          <w:sz w:val="22"/>
          <w:szCs w:val="22"/>
        </w:rPr>
        <w:t>8</w:t>
      </w:r>
      <w:r w:rsidR="008243FD" w:rsidRPr="00AD245F">
        <w:rPr>
          <w:rFonts w:ascii="Arial" w:hAnsi="Arial" w:cs="Arial"/>
          <w:b/>
          <w:sz w:val="22"/>
          <w:szCs w:val="22"/>
        </w:rPr>
        <w:t>. Frage 1</w:t>
      </w:r>
      <w:r w:rsidR="006C637E" w:rsidRPr="00AD245F">
        <w:rPr>
          <w:rFonts w:ascii="Arial" w:hAnsi="Arial" w:cs="Arial"/>
          <w:b/>
          <w:sz w:val="22"/>
          <w:szCs w:val="22"/>
        </w:rPr>
        <w:t xml:space="preserve"> von 2</w:t>
      </w:r>
      <w:r w:rsidR="00DE5D70" w:rsidRPr="00AD245F">
        <w:rPr>
          <w:rFonts w:ascii="Arial" w:hAnsi="Arial" w:cs="Arial"/>
          <w:b/>
          <w:sz w:val="22"/>
          <w:szCs w:val="22"/>
        </w:rPr>
        <w:t xml:space="preserve">: </w:t>
      </w:r>
      <w:r w:rsidR="006613CD" w:rsidRPr="006613CD">
        <w:rPr>
          <w:rFonts w:ascii="Arial" w:hAnsi="Arial" w:cs="Arial"/>
          <w:bCs/>
          <w:sz w:val="22"/>
          <w:szCs w:val="22"/>
        </w:rPr>
        <w:t>Welche der folgenden Aussagen zur psychosozialen Situation treffen am ehesten zu?</w:t>
      </w:r>
    </w:p>
    <w:p w14:paraId="1DB8A843" w14:textId="72F31C2D" w:rsidR="00DE5D70" w:rsidRPr="00AD245F" w:rsidRDefault="006613CD" w:rsidP="00DE5D70">
      <w:pPr>
        <w:rPr>
          <w:rFonts w:ascii="Arial" w:hAnsi="Arial" w:cs="Arial"/>
          <w:sz w:val="22"/>
          <w:szCs w:val="22"/>
        </w:rPr>
      </w:pPr>
      <w:proofErr w:type="spellStart"/>
      <w:proofErr w:type="gramStart"/>
      <w:r>
        <w:rPr>
          <w:rFonts w:ascii="Arial" w:hAnsi="Arial" w:cs="Arial"/>
          <w:sz w:val="22"/>
          <w:szCs w:val="22"/>
        </w:rPr>
        <w:t>Typ:TypA</w:t>
      </w:r>
      <w:proofErr w:type="spellEnd"/>
      <w:proofErr w:type="gramEnd"/>
    </w:p>
    <w:p w14:paraId="501BC67D" w14:textId="77777777" w:rsidR="0005579D" w:rsidRPr="000B2C32" w:rsidRDefault="0005579D" w:rsidP="00DE5D70">
      <w:pPr>
        <w:rPr>
          <w:rFonts w:ascii="Arial" w:hAnsi="Arial" w:cs="Arial"/>
          <w:sz w:val="22"/>
          <w:szCs w:val="22"/>
        </w:rPr>
      </w:pPr>
    </w:p>
    <w:p w14:paraId="1EEBF98F" w14:textId="77777777" w:rsidR="006613CD" w:rsidRDefault="006613CD" w:rsidP="000D00C9">
      <w:pPr>
        <w:numPr>
          <w:ilvl w:val="0"/>
          <w:numId w:val="23"/>
        </w:numPr>
        <w:ind w:left="714" w:hanging="357"/>
        <w:rPr>
          <w:rFonts w:ascii="Arial" w:hAnsi="Arial" w:cs="Arial"/>
          <w:sz w:val="22"/>
          <w:szCs w:val="22"/>
        </w:rPr>
      </w:pPr>
      <w:r>
        <w:rPr>
          <w:rFonts w:ascii="Arial" w:hAnsi="Arial" w:cs="Arial"/>
          <w:sz w:val="22"/>
          <w:szCs w:val="22"/>
        </w:rPr>
        <w:t>Eine palliativmedizinische Mitbetreuung ist in dieser Situation kontraindiziert.</w:t>
      </w:r>
    </w:p>
    <w:p w14:paraId="5DD1AEDA" w14:textId="77777777" w:rsidR="006613CD" w:rsidRDefault="006613CD" w:rsidP="000D00C9">
      <w:pPr>
        <w:numPr>
          <w:ilvl w:val="0"/>
          <w:numId w:val="23"/>
        </w:numPr>
        <w:ind w:left="714" w:hanging="357"/>
        <w:rPr>
          <w:rFonts w:ascii="Arial" w:hAnsi="Arial" w:cs="Arial"/>
          <w:sz w:val="22"/>
          <w:szCs w:val="22"/>
        </w:rPr>
      </w:pPr>
      <w:r>
        <w:rPr>
          <w:rFonts w:ascii="Arial" w:hAnsi="Arial" w:cs="Arial"/>
          <w:sz w:val="22"/>
          <w:szCs w:val="22"/>
        </w:rPr>
        <w:t>Die Belastung der Patientin ist ausschließlich körperlich bedingt.</w:t>
      </w:r>
    </w:p>
    <w:p w14:paraId="502DBB1C" w14:textId="77777777" w:rsidR="006613CD" w:rsidRDefault="006613CD" w:rsidP="000D00C9">
      <w:pPr>
        <w:numPr>
          <w:ilvl w:val="0"/>
          <w:numId w:val="23"/>
        </w:numPr>
        <w:ind w:left="714" w:hanging="357"/>
        <w:rPr>
          <w:rFonts w:ascii="Arial" w:hAnsi="Arial" w:cs="Arial"/>
          <w:b/>
          <w:sz w:val="22"/>
          <w:szCs w:val="22"/>
        </w:rPr>
      </w:pPr>
      <w:r>
        <w:rPr>
          <w:rFonts w:ascii="Arial" w:hAnsi="Arial" w:cs="Arial"/>
          <w:b/>
          <w:sz w:val="22"/>
          <w:szCs w:val="22"/>
        </w:rPr>
        <w:t>Psychoonkologische Versorgung kann bei der Bewältigung existenzieller Sorgen hilfreich sein.</w:t>
      </w:r>
    </w:p>
    <w:p w14:paraId="056FF9D1" w14:textId="77777777" w:rsidR="006613CD" w:rsidRDefault="006613CD" w:rsidP="000D00C9">
      <w:pPr>
        <w:numPr>
          <w:ilvl w:val="0"/>
          <w:numId w:val="23"/>
        </w:numPr>
        <w:ind w:left="714" w:hanging="357"/>
        <w:rPr>
          <w:rFonts w:ascii="Arial" w:hAnsi="Arial" w:cs="Arial"/>
          <w:sz w:val="22"/>
          <w:szCs w:val="22"/>
        </w:rPr>
      </w:pPr>
      <w:r>
        <w:rPr>
          <w:rFonts w:ascii="Arial" w:hAnsi="Arial" w:cs="Arial"/>
          <w:sz w:val="22"/>
          <w:szCs w:val="22"/>
        </w:rPr>
        <w:t>Angehörige werden in der palliativen Versorgung grundsätzlich nicht berücksichtigt.</w:t>
      </w:r>
    </w:p>
    <w:p w14:paraId="7CFDEDA6" w14:textId="77777777" w:rsidR="00F51456" w:rsidRPr="008243FD" w:rsidRDefault="00F51456" w:rsidP="00592DB3">
      <w:pPr>
        <w:jc w:val="both"/>
        <w:rPr>
          <w:rFonts w:ascii="Arial" w:hAnsi="Arial" w:cs="Arial"/>
        </w:rPr>
      </w:pPr>
      <w:r w:rsidRPr="008243FD">
        <w:rPr>
          <w:rFonts w:ascii="Arial" w:hAnsi="Arial" w:cs="Arial"/>
        </w:rPr>
        <w:t>--</w:t>
      </w:r>
    </w:p>
    <w:p w14:paraId="3492EB0C" w14:textId="145E9251" w:rsidR="00F51456" w:rsidRDefault="00F51456" w:rsidP="00F51456">
      <w:pPr>
        <w:pStyle w:val="KeinLeerraum"/>
        <w:rPr>
          <w:rFonts w:ascii="Arial" w:hAnsi="Arial" w:cs="Arial"/>
        </w:rPr>
      </w:pPr>
      <w:r w:rsidRPr="00493382">
        <w:rPr>
          <w:rFonts w:ascii="Arial" w:hAnsi="Arial" w:cs="Arial"/>
        </w:rPr>
        <w:t xml:space="preserve">Titel: Interdisziplinäre Onkologie </w:t>
      </w:r>
      <w:proofErr w:type="spellStart"/>
      <w:r w:rsidR="00EE46B3">
        <w:rPr>
          <w:rFonts w:ascii="Arial" w:eastAsia="Times New Roman" w:hAnsi="Arial" w:cs="Arial"/>
        </w:rPr>
        <w:t>WiSe</w:t>
      </w:r>
      <w:proofErr w:type="spellEnd"/>
      <w:r w:rsidR="00EE46B3">
        <w:rPr>
          <w:rFonts w:ascii="Arial" w:eastAsia="Times New Roman" w:hAnsi="Arial" w:cs="Arial"/>
        </w:rPr>
        <w:t xml:space="preserve"> 2025/26</w:t>
      </w:r>
    </w:p>
    <w:p w14:paraId="034FFB03" w14:textId="77777777" w:rsidR="00AD245F" w:rsidRPr="0025424A" w:rsidRDefault="00AD245F" w:rsidP="00AD245F">
      <w:pPr>
        <w:rPr>
          <w:rFonts w:ascii="Arial" w:hAnsi="Arial" w:cs="Arial"/>
          <w:sz w:val="22"/>
          <w:szCs w:val="22"/>
        </w:rPr>
      </w:pPr>
    </w:p>
    <w:p w14:paraId="2E5D58CA" w14:textId="77777777" w:rsidR="00AD245F" w:rsidRDefault="00AD245F" w:rsidP="00AD245F">
      <w:pPr>
        <w:rPr>
          <w:rFonts w:ascii="Arial" w:hAnsi="Arial" w:cs="Arial"/>
          <w:sz w:val="22"/>
          <w:szCs w:val="22"/>
        </w:rPr>
      </w:pPr>
      <w:proofErr w:type="spellStart"/>
      <w:proofErr w:type="gramStart"/>
      <w:r>
        <w:rPr>
          <w:rFonts w:ascii="Arial" w:hAnsi="Arial" w:cs="Arial"/>
          <w:sz w:val="22"/>
          <w:szCs w:val="22"/>
        </w:rPr>
        <w:t>Sequenz:J</w:t>
      </w:r>
      <w:proofErr w:type="spellEnd"/>
      <w:proofErr w:type="gramEnd"/>
    </w:p>
    <w:p w14:paraId="4E2407CA" w14:textId="77777777" w:rsidR="00AD245F" w:rsidRDefault="00AD245F" w:rsidP="00AD245F">
      <w:pPr>
        <w:rPr>
          <w:rFonts w:ascii="Arial" w:hAnsi="Arial" w:cs="Arial"/>
          <w:sz w:val="22"/>
          <w:szCs w:val="22"/>
        </w:rPr>
      </w:pPr>
    </w:p>
    <w:p w14:paraId="574BA906" w14:textId="77777777" w:rsidR="00AD245F" w:rsidRDefault="00AD245F" w:rsidP="00AD245F">
      <w:pPr>
        <w:rPr>
          <w:rFonts w:ascii="Arial" w:hAnsi="Arial" w:cs="Arial"/>
          <w:sz w:val="22"/>
          <w:szCs w:val="22"/>
        </w:rPr>
      </w:pPr>
      <w:r>
        <w:rPr>
          <w:rFonts w:ascii="Arial" w:hAnsi="Arial" w:cs="Arial"/>
          <w:sz w:val="22"/>
          <w:szCs w:val="22"/>
        </w:rPr>
        <w:t>--</w:t>
      </w:r>
    </w:p>
    <w:p w14:paraId="221C1169" w14:textId="64271823" w:rsidR="0059573B" w:rsidRDefault="006613CD" w:rsidP="006613CD">
      <w:pPr>
        <w:rPr>
          <w:rFonts w:ascii="Arial" w:hAnsi="Arial" w:cs="Arial"/>
          <w:sz w:val="22"/>
          <w:szCs w:val="22"/>
        </w:rPr>
      </w:pPr>
      <w:r>
        <w:rPr>
          <w:rFonts w:ascii="Arial" w:hAnsi="Arial" w:cs="Arial"/>
          <w:b/>
          <w:sz w:val="22"/>
          <w:szCs w:val="22"/>
        </w:rPr>
        <w:t>2</w:t>
      </w:r>
      <w:r w:rsidR="00CB3E49">
        <w:rPr>
          <w:rFonts w:ascii="Arial" w:hAnsi="Arial" w:cs="Arial"/>
          <w:b/>
          <w:sz w:val="22"/>
          <w:szCs w:val="22"/>
        </w:rPr>
        <w:t>9</w:t>
      </w:r>
      <w:r w:rsidR="00AD245F" w:rsidRPr="00930603">
        <w:rPr>
          <w:rFonts w:ascii="Arial" w:hAnsi="Arial" w:cs="Arial"/>
          <w:b/>
          <w:sz w:val="22"/>
          <w:szCs w:val="22"/>
        </w:rPr>
        <w:t>. Frage 2 von 2:</w:t>
      </w:r>
      <w:r w:rsidR="00AD245F">
        <w:rPr>
          <w:rFonts w:ascii="Arial" w:hAnsi="Arial" w:cs="Arial"/>
          <w:b/>
        </w:rPr>
        <w:t xml:space="preserve"> </w:t>
      </w:r>
      <w:r w:rsidRPr="006613CD">
        <w:rPr>
          <w:rFonts w:ascii="Arial" w:hAnsi="Arial" w:cs="Arial"/>
          <w:bCs/>
          <w:sz w:val="22"/>
          <w:szCs w:val="22"/>
        </w:rPr>
        <w:t xml:space="preserve">Welche </w:t>
      </w:r>
      <w:ins w:id="61" w:author="Entwistle, Andrew" w:date="2026-02-04T10:45:00Z">
        <w:r w:rsidR="00807F2E">
          <w:rPr>
            <w:rFonts w:ascii="Arial" w:hAnsi="Arial" w:cs="Arial"/>
            <w:bCs/>
            <w:sz w:val="22"/>
            <w:szCs w:val="22"/>
          </w:rPr>
          <w:t xml:space="preserve">der </w:t>
        </w:r>
      </w:ins>
      <w:r w:rsidRPr="006613CD">
        <w:rPr>
          <w:rFonts w:ascii="Arial" w:hAnsi="Arial" w:cs="Arial"/>
          <w:bCs/>
          <w:sz w:val="22"/>
          <w:szCs w:val="22"/>
        </w:rPr>
        <w:t xml:space="preserve">Aussagen zur psychischen Belastung und zu möglichen psychischen Reaktionen in dieser Situation </w:t>
      </w:r>
      <w:ins w:id="62" w:author="Entwistle, Andrew" w:date="2026-02-04T10:45:00Z">
        <w:r w:rsidR="00807F2E">
          <w:rPr>
            <w:rFonts w:ascii="Arial" w:hAnsi="Arial" w:cs="Arial"/>
            <w:bCs/>
            <w:sz w:val="22"/>
            <w:szCs w:val="22"/>
          </w:rPr>
          <w:t xml:space="preserve">trifft bzw. </w:t>
        </w:r>
      </w:ins>
      <w:r w:rsidRPr="006613CD">
        <w:rPr>
          <w:rFonts w:ascii="Arial" w:hAnsi="Arial" w:cs="Arial"/>
          <w:bCs/>
          <w:sz w:val="22"/>
          <w:szCs w:val="22"/>
        </w:rPr>
        <w:t>treffen am ehesten zu?</w:t>
      </w:r>
    </w:p>
    <w:p w14:paraId="6BDA1378" w14:textId="0F1C71C8" w:rsidR="000B2C32" w:rsidRDefault="006613CD" w:rsidP="006613CD">
      <w:pPr>
        <w:rPr>
          <w:rFonts w:ascii="Arial" w:hAnsi="Arial" w:cs="Arial"/>
          <w:sz w:val="22"/>
          <w:szCs w:val="22"/>
        </w:rPr>
      </w:pPr>
      <w:proofErr w:type="spellStart"/>
      <w:proofErr w:type="gramStart"/>
      <w:r>
        <w:rPr>
          <w:rFonts w:ascii="Arial" w:hAnsi="Arial" w:cs="Arial"/>
          <w:sz w:val="22"/>
          <w:szCs w:val="22"/>
        </w:rPr>
        <w:t>Typ:Kprim</w:t>
      </w:r>
      <w:proofErr w:type="spellEnd"/>
      <w:proofErr w:type="gramEnd"/>
    </w:p>
    <w:p w14:paraId="55CBEFDF" w14:textId="77777777" w:rsidR="00930603" w:rsidRPr="000B2C32" w:rsidRDefault="00930603" w:rsidP="00930603">
      <w:pPr>
        <w:rPr>
          <w:rFonts w:ascii="Arial" w:hAnsi="Arial" w:cs="Arial"/>
          <w:sz w:val="22"/>
          <w:szCs w:val="22"/>
        </w:rPr>
      </w:pPr>
    </w:p>
    <w:p w14:paraId="2A81683A" w14:textId="77777777" w:rsidR="006613CD" w:rsidRDefault="006613CD" w:rsidP="000D00C9">
      <w:pPr>
        <w:numPr>
          <w:ilvl w:val="0"/>
          <w:numId w:val="24"/>
        </w:numPr>
        <w:ind w:left="714" w:hanging="357"/>
        <w:rPr>
          <w:rFonts w:ascii="Arial" w:hAnsi="Arial" w:cs="Arial"/>
          <w:b/>
          <w:sz w:val="22"/>
          <w:szCs w:val="22"/>
        </w:rPr>
      </w:pPr>
      <w:r>
        <w:rPr>
          <w:rFonts w:ascii="Arial" w:hAnsi="Arial" w:cs="Arial"/>
          <w:b/>
          <w:sz w:val="22"/>
          <w:szCs w:val="22"/>
        </w:rPr>
        <w:t xml:space="preserve">Die Patientin könnte unter einer </w:t>
      </w:r>
      <w:proofErr w:type="spellStart"/>
      <w:r>
        <w:rPr>
          <w:rFonts w:ascii="Arial" w:hAnsi="Arial" w:cs="Arial"/>
          <w:b/>
          <w:sz w:val="22"/>
          <w:szCs w:val="22"/>
        </w:rPr>
        <w:t>subsyndromalen</w:t>
      </w:r>
      <w:proofErr w:type="spellEnd"/>
      <w:r>
        <w:rPr>
          <w:rFonts w:ascii="Arial" w:hAnsi="Arial" w:cs="Arial"/>
          <w:b/>
          <w:sz w:val="22"/>
          <w:szCs w:val="22"/>
        </w:rPr>
        <w:t xml:space="preserve"> Belastung leiden, die trotzdem behandlungsbedürftig ist.</w:t>
      </w:r>
    </w:p>
    <w:p w14:paraId="41884559" w14:textId="77777777" w:rsidR="006613CD" w:rsidRDefault="006613CD" w:rsidP="000D00C9">
      <w:pPr>
        <w:numPr>
          <w:ilvl w:val="0"/>
          <w:numId w:val="24"/>
        </w:numPr>
        <w:ind w:left="714" w:hanging="357"/>
        <w:rPr>
          <w:rFonts w:ascii="Arial" w:hAnsi="Arial" w:cs="Arial"/>
          <w:sz w:val="22"/>
          <w:szCs w:val="22"/>
        </w:rPr>
      </w:pPr>
      <w:r>
        <w:rPr>
          <w:rFonts w:ascii="Arial" w:hAnsi="Arial" w:cs="Arial"/>
          <w:sz w:val="22"/>
          <w:szCs w:val="22"/>
        </w:rPr>
        <w:t>Schuldgefühle gegenüber pflegebedürftigen Angehörigen sind keine typische Reaktion bei Tumorpatientinnen.</w:t>
      </w:r>
    </w:p>
    <w:p w14:paraId="23D93DBA" w14:textId="77777777" w:rsidR="006613CD" w:rsidRDefault="006613CD" w:rsidP="000D00C9">
      <w:pPr>
        <w:numPr>
          <w:ilvl w:val="0"/>
          <w:numId w:val="24"/>
        </w:numPr>
        <w:ind w:left="714" w:hanging="357"/>
        <w:rPr>
          <w:rFonts w:ascii="Arial" w:hAnsi="Arial" w:cs="Arial"/>
          <w:b/>
          <w:sz w:val="22"/>
          <w:szCs w:val="22"/>
        </w:rPr>
      </w:pPr>
      <w:proofErr w:type="spellStart"/>
      <w:r>
        <w:rPr>
          <w:rFonts w:ascii="Arial" w:hAnsi="Arial" w:cs="Arial"/>
          <w:b/>
          <w:sz w:val="22"/>
          <w:szCs w:val="22"/>
        </w:rPr>
        <w:lastRenderedPageBreak/>
        <w:t>Progredienzangst</w:t>
      </w:r>
      <w:proofErr w:type="spellEnd"/>
      <w:r>
        <w:rPr>
          <w:rFonts w:ascii="Arial" w:hAnsi="Arial" w:cs="Arial"/>
          <w:b/>
          <w:sz w:val="22"/>
          <w:szCs w:val="22"/>
        </w:rPr>
        <w:t>, Erschöpfung und Rückzugstendenzen können Zeichen einer Anpassungsstörung sein.</w:t>
      </w:r>
    </w:p>
    <w:p w14:paraId="6021CC9B" w14:textId="77777777" w:rsidR="006613CD" w:rsidRDefault="006613CD" w:rsidP="000D00C9">
      <w:pPr>
        <w:numPr>
          <w:ilvl w:val="0"/>
          <w:numId w:val="24"/>
        </w:numPr>
        <w:ind w:left="714" w:hanging="357"/>
        <w:rPr>
          <w:rFonts w:ascii="Arial" w:hAnsi="Arial" w:cs="Arial"/>
          <w:sz w:val="22"/>
          <w:szCs w:val="22"/>
        </w:rPr>
      </w:pPr>
      <w:r>
        <w:rPr>
          <w:rFonts w:ascii="Arial" w:hAnsi="Arial" w:cs="Arial"/>
          <w:sz w:val="22"/>
          <w:szCs w:val="22"/>
        </w:rPr>
        <w:t>Ohne Partner und Kinder besteht keine Relevanz für psychoonkologische Begleitung.</w:t>
      </w:r>
    </w:p>
    <w:p w14:paraId="3E8FDDB6" w14:textId="77777777" w:rsidR="00925A0F" w:rsidRPr="00925A0F" w:rsidRDefault="00925A0F" w:rsidP="00925A0F">
      <w:pPr>
        <w:jc w:val="both"/>
        <w:rPr>
          <w:rFonts w:ascii="Arial" w:hAnsi="Arial" w:cs="Arial"/>
        </w:rPr>
      </w:pPr>
      <w:r w:rsidRPr="00925A0F">
        <w:rPr>
          <w:rFonts w:ascii="Arial" w:hAnsi="Arial" w:cs="Arial"/>
        </w:rPr>
        <w:t>--</w:t>
      </w:r>
    </w:p>
    <w:p w14:paraId="30395A46" w14:textId="64F4C232" w:rsidR="00925A0F" w:rsidRDefault="00925A0F" w:rsidP="00925A0F">
      <w:pPr>
        <w:pStyle w:val="KeinLeerraum"/>
        <w:rPr>
          <w:rFonts w:ascii="Arial" w:hAnsi="Arial" w:cs="Arial"/>
        </w:rPr>
      </w:pPr>
      <w:r w:rsidRPr="00493382">
        <w:rPr>
          <w:rFonts w:ascii="Arial" w:hAnsi="Arial" w:cs="Arial"/>
        </w:rPr>
        <w:t>Tit</w:t>
      </w:r>
      <w:r w:rsidR="00AF4382">
        <w:rPr>
          <w:rFonts w:ascii="Arial" w:hAnsi="Arial" w:cs="Arial"/>
        </w:rPr>
        <w:t xml:space="preserve">el: Interdisziplinäre Onkologie </w:t>
      </w:r>
      <w:proofErr w:type="spellStart"/>
      <w:r w:rsidR="00EE46B3">
        <w:rPr>
          <w:rFonts w:ascii="Arial" w:hAnsi="Arial" w:cs="Arial"/>
        </w:rPr>
        <w:t>WiSe</w:t>
      </w:r>
      <w:proofErr w:type="spellEnd"/>
      <w:r w:rsidR="00EE46B3">
        <w:rPr>
          <w:rFonts w:ascii="Arial" w:hAnsi="Arial" w:cs="Arial"/>
        </w:rPr>
        <w:t xml:space="preserve"> 2025/26</w:t>
      </w:r>
    </w:p>
    <w:p w14:paraId="33C18E22" w14:textId="6844FB1C" w:rsidR="00C23551" w:rsidRPr="007460EB" w:rsidRDefault="00C23551" w:rsidP="00C23551">
      <w:pPr>
        <w:rPr>
          <w:rFonts w:ascii="Arial" w:hAnsi="Arial" w:cs="Arial"/>
          <w:sz w:val="22"/>
          <w:szCs w:val="22"/>
        </w:rPr>
      </w:pPr>
    </w:p>
    <w:p w14:paraId="09D55841" w14:textId="5F67AEDA" w:rsidR="00CF7B3A" w:rsidRDefault="00CF7B3A" w:rsidP="00CF7B3A">
      <w:pPr>
        <w:rPr>
          <w:rFonts w:ascii="Arial" w:hAnsi="Arial" w:cs="Arial"/>
          <w:sz w:val="22"/>
          <w:szCs w:val="22"/>
        </w:rPr>
      </w:pPr>
      <w:r w:rsidRPr="00CF7B3A">
        <w:rPr>
          <w:rFonts w:ascii="Arial" w:hAnsi="Arial" w:cs="Arial"/>
          <w:sz w:val="22"/>
          <w:szCs w:val="22"/>
        </w:rPr>
        <w:t xml:space="preserve">Sie sind Stationsärztin oder Stationsarzt auf einer hämatologischen Station und behandeln eine junge Patientin mit einer </w:t>
      </w:r>
      <w:del w:id="63" w:author="Entwistle, Andrew" w:date="2026-02-04T10:46:00Z">
        <w:r w:rsidRPr="00CF7B3A" w:rsidDel="00807F2E">
          <w:rPr>
            <w:rFonts w:ascii="Arial" w:hAnsi="Arial" w:cs="Arial"/>
            <w:sz w:val="22"/>
            <w:szCs w:val="22"/>
          </w:rPr>
          <w:delText xml:space="preserve">Akuten </w:delText>
        </w:r>
      </w:del>
      <w:ins w:id="64" w:author="Entwistle, Andrew" w:date="2026-02-04T10:46:00Z">
        <w:r w:rsidR="00807F2E">
          <w:rPr>
            <w:rFonts w:ascii="Arial" w:hAnsi="Arial" w:cs="Arial"/>
            <w:sz w:val="22"/>
            <w:szCs w:val="22"/>
          </w:rPr>
          <w:t>a</w:t>
        </w:r>
        <w:r w:rsidR="00807F2E" w:rsidRPr="00CF7B3A">
          <w:rPr>
            <w:rFonts w:ascii="Arial" w:hAnsi="Arial" w:cs="Arial"/>
            <w:sz w:val="22"/>
            <w:szCs w:val="22"/>
          </w:rPr>
          <w:t xml:space="preserve">kuten </w:t>
        </w:r>
      </w:ins>
      <w:del w:id="65" w:author="Entwistle, Andrew" w:date="2026-02-04T10:46:00Z">
        <w:r w:rsidRPr="00CF7B3A" w:rsidDel="00807F2E">
          <w:rPr>
            <w:rFonts w:ascii="Arial" w:hAnsi="Arial" w:cs="Arial"/>
            <w:sz w:val="22"/>
            <w:szCs w:val="22"/>
          </w:rPr>
          <w:delText xml:space="preserve">Myeloischen </w:delText>
        </w:r>
      </w:del>
      <w:ins w:id="66" w:author="Entwistle, Andrew" w:date="2026-02-04T10:46:00Z">
        <w:r w:rsidR="00807F2E">
          <w:rPr>
            <w:rFonts w:ascii="Arial" w:hAnsi="Arial" w:cs="Arial"/>
            <w:sz w:val="22"/>
            <w:szCs w:val="22"/>
          </w:rPr>
          <w:t>m</w:t>
        </w:r>
        <w:r w:rsidR="00807F2E" w:rsidRPr="00CF7B3A">
          <w:rPr>
            <w:rFonts w:ascii="Arial" w:hAnsi="Arial" w:cs="Arial"/>
            <w:sz w:val="22"/>
            <w:szCs w:val="22"/>
          </w:rPr>
          <w:t xml:space="preserve">yeloischen </w:t>
        </w:r>
      </w:ins>
      <w:r w:rsidRPr="00CF7B3A">
        <w:rPr>
          <w:rFonts w:ascii="Arial" w:hAnsi="Arial" w:cs="Arial"/>
          <w:sz w:val="22"/>
          <w:szCs w:val="22"/>
        </w:rPr>
        <w:t>Leukämie (AML).</w:t>
      </w:r>
    </w:p>
    <w:p w14:paraId="1C1BDBEF" w14:textId="77777777" w:rsidR="00CF7B3A" w:rsidRDefault="00CF7B3A" w:rsidP="00CF7B3A">
      <w:pPr>
        <w:rPr>
          <w:rFonts w:ascii="Arial" w:hAnsi="Arial" w:cs="Arial"/>
          <w:sz w:val="22"/>
          <w:szCs w:val="22"/>
        </w:rPr>
      </w:pPr>
    </w:p>
    <w:p w14:paraId="0B393457" w14:textId="779EA125" w:rsidR="00CF7B3A" w:rsidRPr="00CF7B3A" w:rsidRDefault="00CF7B3A" w:rsidP="00CF7B3A">
      <w:pPr>
        <w:rPr>
          <w:rFonts w:ascii="Arial" w:hAnsi="Arial" w:cs="Arial"/>
          <w:sz w:val="22"/>
          <w:szCs w:val="22"/>
        </w:rPr>
      </w:pPr>
      <w:r w:rsidRPr="00E04AA7">
        <w:rPr>
          <w:rFonts w:ascii="Arial" w:hAnsi="Arial" w:cs="Arial"/>
          <w:sz w:val="22"/>
          <w:szCs w:val="22"/>
        </w:rPr>
        <w:t>--</w:t>
      </w:r>
      <w:r w:rsidRPr="00CF7B3A">
        <w:rPr>
          <w:rFonts w:ascii="Arial" w:hAnsi="Arial" w:cs="Arial"/>
          <w:sz w:val="22"/>
          <w:szCs w:val="22"/>
        </w:rPr>
        <w:t xml:space="preserve"> </w:t>
      </w:r>
    </w:p>
    <w:p w14:paraId="4A7A6B97" w14:textId="02671DBA" w:rsidR="00AF4382" w:rsidRDefault="00CF7B3A" w:rsidP="00AF4382">
      <w:pPr>
        <w:rPr>
          <w:rFonts w:ascii="Arial" w:hAnsi="Arial" w:cs="Arial"/>
          <w:sz w:val="22"/>
          <w:szCs w:val="22"/>
        </w:rPr>
      </w:pPr>
      <w:r>
        <w:rPr>
          <w:rFonts w:ascii="Arial" w:hAnsi="Arial" w:cs="Arial"/>
          <w:b/>
          <w:sz w:val="22"/>
          <w:szCs w:val="22"/>
        </w:rPr>
        <w:t xml:space="preserve">30. </w:t>
      </w:r>
      <w:r w:rsidR="00AF4382">
        <w:rPr>
          <w:rFonts w:ascii="Arial" w:hAnsi="Arial" w:cs="Arial"/>
          <w:sz w:val="22"/>
          <w:szCs w:val="22"/>
        </w:rPr>
        <w:t xml:space="preserve">Welche </w:t>
      </w:r>
      <w:r>
        <w:rPr>
          <w:rFonts w:ascii="Arial" w:hAnsi="Arial" w:cs="Arial"/>
          <w:sz w:val="22"/>
          <w:szCs w:val="22"/>
        </w:rPr>
        <w:t xml:space="preserve">der </w:t>
      </w:r>
      <w:r w:rsidR="00AF4382">
        <w:rPr>
          <w:rFonts w:ascii="Arial" w:hAnsi="Arial" w:cs="Arial"/>
          <w:sz w:val="22"/>
          <w:szCs w:val="22"/>
        </w:rPr>
        <w:t>Aussage</w:t>
      </w:r>
      <w:r>
        <w:rPr>
          <w:rFonts w:ascii="Arial" w:hAnsi="Arial" w:cs="Arial"/>
          <w:sz w:val="22"/>
          <w:szCs w:val="22"/>
        </w:rPr>
        <w:t>n</w:t>
      </w:r>
      <w:r w:rsidR="00AF4382">
        <w:rPr>
          <w:rFonts w:ascii="Arial" w:hAnsi="Arial" w:cs="Arial"/>
          <w:sz w:val="22"/>
          <w:szCs w:val="22"/>
        </w:rPr>
        <w:t xml:space="preserve"> zur </w:t>
      </w:r>
      <w:r>
        <w:rPr>
          <w:rFonts w:ascii="Arial" w:hAnsi="Arial" w:cs="Arial"/>
          <w:sz w:val="22"/>
          <w:szCs w:val="22"/>
        </w:rPr>
        <w:t>A</w:t>
      </w:r>
      <w:r w:rsidR="00AF4382">
        <w:rPr>
          <w:rFonts w:ascii="Arial" w:hAnsi="Arial" w:cs="Arial"/>
          <w:sz w:val="22"/>
          <w:szCs w:val="22"/>
        </w:rPr>
        <w:t xml:space="preserve">ML </w:t>
      </w:r>
      <w:r>
        <w:rPr>
          <w:rFonts w:ascii="Arial" w:hAnsi="Arial" w:cs="Arial"/>
          <w:sz w:val="22"/>
          <w:szCs w:val="22"/>
        </w:rPr>
        <w:t xml:space="preserve">und ihrer Behandlung mittels einer allogenen Stammzellentherapie </w:t>
      </w:r>
      <w:ins w:id="67" w:author="Entwistle, Andrew" w:date="2026-02-04T10:46:00Z">
        <w:r w:rsidR="00807F2E">
          <w:rPr>
            <w:rFonts w:ascii="Arial" w:hAnsi="Arial" w:cs="Arial"/>
            <w:sz w:val="22"/>
            <w:szCs w:val="22"/>
          </w:rPr>
          <w:t xml:space="preserve">trifft bzw. </w:t>
        </w:r>
      </w:ins>
      <w:r w:rsidR="00AF4382">
        <w:rPr>
          <w:rFonts w:ascii="Arial" w:hAnsi="Arial" w:cs="Arial"/>
          <w:sz w:val="22"/>
          <w:szCs w:val="22"/>
        </w:rPr>
        <w:t>tr</w:t>
      </w:r>
      <w:r w:rsidR="003B3F98">
        <w:rPr>
          <w:rFonts w:ascii="Arial" w:hAnsi="Arial" w:cs="Arial"/>
          <w:sz w:val="22"/>
          <w:szCs w:val="22"/>
        </w:rPr>
        <w:t>effen</w:t>
      </w:r>
      <w:r>
        <w:rPr>
          <w:rFonts w:ascii="Arial" w:hAnsi="Arial" w:cs="Arial"/>
          <w:sz w:val="22"/>
          <w:szCs w:val="22"/>
        </w:rPr>
        <w:t xml:space="preserve"> </w:t>
      </w:r>
      <w:r w:rsidR="00AF4382">
        <w:rPr>
          <w:rFonts w:ascii="Arial" w:hAnsi="Arial" w:cs="Arial"/>
          <w:sz w:val="22"/>
          <w:szCs w:val="22"/>
        </w:rPr>
        <w:t>am ehesten zu?</w:t>
      </w:r>
    </w:p>
    <w:p w14:paraId="7CB1D028" w14:textId="688B50C7" w:rsidR="0089156D" w:rsidRPr="00AF4382" w:rsidRDefault="00AF4382" w:rsidP="00AF4382">
      <w:pPr>
        <w:jc w:val="both"/>
        <w:rPr>
          <w:rFonts w:ascii="Arial" w:hAnsi="Arial" w:cs="Arial"/>
          <w:sz w:val="22"/>
          <w:szCs w:val="22"/>
        </w:rPr>
      </w:pPr>
      <w:proofErr w:type="spellStart"/>
      <w:proofErr w:type="gramStart"/>
      <w:r w:rsidRPr="00AF4382">
        <w:rPr>
          <w:rFonts w:ascii="Arial" w:hAnsi="Arial" w:cs="Arial"/>
          <w:sz w:val="22"/>
          <w:szCs w:val="22"/>
        </w:rPr>
        <w:t>Typ:</w:t>
      </w:r>
      <w:r w:rsidR="003B3F98">
        <w:rPr>
          <w:rFonts w:ascii="Arial" w:hAnsi="Arial" w:cs="Arial"/>
          <w:sz w:val="22"/>
          <w:szCs w:val="22"/>
        </w:rPr>
        <w:t>Kprim</w:t>
      </w:r>
      <w:proofErr w:type="spellEnd"/>
      <w:proofErr w:type="gramEnd"/>
    </w:p>
    <w:p w14:paraId="6A73CFCD" w14:textId="77F7D472" w:rsidR="00AF4382" w:rsidRPr="00AF4382" w:rsidRDefault="00AF4382" w:rsidP="00AF4382">
      <w:pPr>
        <w:jc w:val="both"/>
        <w:rPr>
          <w:rFonts w:ascii="Arial" w:hAnsi="Arial" w:cs="Arial"/>
          <w:sz w:val="22"/>
          <w:szCs w:val="22"/>
        </w:rPr>
      </w:pPr>
    </w:p>
    <w:p w14:paraId="6370C05C" w14:textId="112ED650" w:rsidR="00CF7B3A" w:rsidRPr="00CF7B3A" w:rsidRDefault="00CF7B3A" w:rsidP="000D00C9">
      <w:pPr>
        <w:numPr>
          <w:ilvl w:val="0"/>
          <w:numId w:val="25"/>
        </w:numPr>
        <w:ind w:left="714" w:hanging="357"/>
        <w:rPr>
          <w:rFonts w:ascii="Arial" w:eastAsia="Times New Roman" w:hAnsi="Arial" w:cs="Arial"/>
          <w:b/>
          <w:bCs/>
          <w:sz w:val="22"/>
          <w:szCs w:val="22"/>
        </w:rPr>
      </w:pPr>
      <w:r w:rsidRPr="00CF7B3A">
        <w:rPr>
          <w:rFonts w:ascii="Arial" w:eastAsia="Times New Roman" w:hAnsi="Arial" w:cs="Arial"/>
          <w:b/>
          <w:bCs/>
          <w:sz w:val="22"/>
          <w:szCs w:val="22"/>
        </w:rPr>
        <w:t xml:space="preserve">Bei einer AML kommt es aufgrund einer „Verdrängung“ der gesunden Hämatopoese durch die entarteten Zellen im Knochenmark zur Anämie, </w:t>
      </w:r>
      <w:proofErr w:type="spellStart"/>
      <w:r w:rsidRPr="00CF7B3A">
        <w:rPr>
          <w:rFonts w:ascii="Arial" w:eastAsia="Times New Roman" w:hAnsi="Arial" w:cs="Arial"/>
          <w:b/>
          <w:bCs/>
          <w:sz w:val="22"/>
          <w:szCs w:val="22"/>
        </w:rPr>
        <w:t>Thrombo</w:t>
      </w:r>
      <w:r>
        <w:rPr>
          <w:rFonts w:ascii="Arial" w:eastAsia="Times New Roman" w:hAnsi="Arial" w:cs="Arial"/>
          <w:b/>
          <w:bCs/>
          <w:sz w:val="22"/>
          <w:szCs w:val="22"/>
        </w:rPr>
        <w:t>zyto</w:t>
      </w:r>
      <w:proofErr w:type="spellEnd"/>
      <w:r w:rsidRPr="00CF7B3A">
        <w:rPr>
          <w:rFonts w:ascii="Arial" w:eastAsia="Times New Roman" w:hAnsi="Arial" w:cs="Arial"/>
          <w:b/>
          <w:bCs/>
          <w:sz w:val="22"/>
          <w:szCs w:val="22"/>
        </w:rPr>
        <w:t xml:space="preserve">- und </w:t>
      </w:r>
      <w:proofErr w:type="spellStart"/>
      <w:r w:rsidRPr="00CF7B3A">
        <w:rPr>
          <w:rFonts w:ascii="Arial" w:eastAsia="Times New Roman" w:hAnsi="Arial" w:cs="Arial"/>
          <w:b/>
          <w:bCs/>
          <w:sz w:val="22"/>
          <w:szCs w:val="22"/>
        </w:rPr>
        <w:t>Granulozytopenie</w:t>
      </w:r>
      <w:proofErr w:type="spellEnd"/>
      <w:r w:rsidRPr="00CF7B3A">
        <w:rPr>
          <w:rFonts w:ascii="Arial" w:eastAsia="Times New Roman" w:hAnsi="Arial" w:cs="Arial"/>
          <w:b/>
          <w:bCs/>
          <w:sz w:val="22"/>
          <w:szCs w:val="22"/>
        </w:rPr>
        <w:t>.</w:t>
      </w:r>
    </w:p>
    <w:p w14:paraId="4650A57E" w14:textId="77777777" w:rsidR="00CF7B3A" w:rsidRPr="00CF7B3A" w:rsidRDefault="00CF7B3A" w:rsidP="000D00C9">
      <w:pPr>
        <w:numPr>
          <w:ilvl w:val="0"/>
          <w:numId w:val="25"/>
        </w:numPr>
        <w:ind w:left="714" w:hanging="357"/>
        <w:rPr>
          <w:rFonts w:ascii="Arial" w:eastAsia="Times New Roman" w:hAnsi="Arial" w:cs="Arial"/>
          <w:sz w:val="22"/>
          <w:szCs w:val="22"/>
        </w:rPr>
      </w:pPr>
      <w:r w:rsidRPr="00CF7B3A">
        <w:rPr>
          <w:rFonts w:ascii="Arial" w:eastAsia="Times New Roman" w:hAnsi="Arial" w:cs="Arial"/>
          <w:sz w:val="22"/>
          <w:szCs w:val="22"/>
        </w:rPr>
        <w:t>Im Differentialblutbild zeigen sich Vertreter sämtlicher Reifungsstufen, man spricht von der sogenannten Linksverschiebung.</w:t>
      </w:r>
    </w:p>
    <w:p w14:paraId="13634C3F" w14:textId="16405F52" w:rsidR="00CF7B3A" w:rsidRDefault="00CF7B3A" w:rsidP="000D00C9">
      <w:pPr>
        <w:numPr>
          <w:ilvl w:val="0"/>
          <w:numId w:val="25"/>
        </w:numPr>
        <w:ind w:left="714" w:hanging="357"/>
        <w:rPr>
          <w:rFonts w:ascii="Arial" w:eastAsia="Times New Roman" w:hAnsi="Arial" w:cs="Arial"/>
          <w:sz w:val="22"/>
          <w:szCs w:val="22"/>
        </w:rPr>
      </w:pPr>
      <w:r w:rsidRPr="00CF7B3A">
        <w:rPr>
          <w:rFonts w:ascii="Arial" w:eastAsia="Times New Roman" w:hAnsi="Arial" w:cs="Arial"/>
          <w:sz w:val="22"/>
          <w:szCs w:val="22"/>
        </w:rPr>
        <w:t xml:space="preserve">Ungeachtet des wissenschaftlichen Fortschrittes und neuer (molekular-)genetischer Techniken, erfolgt die Einteilung der AML </w:t>
      </w:r>
      <w:r w:rsidR="003B3F98">
        <w:rPr>
          <w:rFonts w:ascii="Arial" w:eastAsia="Times New Roman" w:hAnsi="Arial" w:cs="Arial"/>
          <w:sz w:val="22"/>
          <w:szCs w:val="22"/>
        </w:rPr>
        <w:t xml:space="preserve">nach </w:t>
      </w:r>
      <w:r w:rsidRPr="00CF7B3A">
        <w:rPr>
          <w:rFonts w:ascii="Arial" w:eastAsia="Times New Roman" w:hAnsi="Arial" w:cs="Arial"/>
          <w:sz w:val="22"/>
          <w:szCs w:val="22"/>
        </w:rPr>
        <w:t>ausschließlich morphologisch</w:t>
      </w:r>
      <w:r w:rsidR="003B3F98">
        <w:rPr>
          <w:rFonts w:ascii="Arial" w:eastAsia="Times New Roman" w:hAnsi="Arial" w:cs="Arial"/>
          <w:sz w:val="22"/>
          <w:szCs w:val="22"/>
        </w:rPr>
        <w:t>en Kriterien</w:t>
      </w:r>
      <w:r w:rsidRPr="00CF7B3A">
        <w:rPr>
          <w:rFonts w:ascii="Arial" w:eastAsia="Times New Roman" w:hAnsi="Arial" w:cs="Arial"/>
          <w:sz w:val="22"/>
          <w:szCs w:val="22"/>
        </w:rPr>
        <w:t>.</w:t>
      </w:r>
    </w:p>
    <w:p w14:paraId="71499677" w14:textId="6B07C6FF" w:rsidR="003B3F98" w:rsidRPr="003B3F98" w:rsidRDefault="003B3F98" w:rsidP="000D00C9">
      <w:pPr>
        <w:numPr>
          <w:ilvl w:val="0"/>
          <w:numId w:val="25"/>
        </w:numPr>
        <w:ind w:left="714" w:hanging="357"/>
        <w:rPr>
          <w:rFonts w:ascii="Arial" w:eastAsia="Times New Roman" w:hAnsi="Arial" w:cs="Arial"/>
          <w:b/>
          <w:bCs/>
          <w:sz w:val="22"/>
          <w:szCs w:val="22"/>
        </w:rPr>
      </w:pPr>
      <w:r w:rsidRPr="003B3F98">
        <w:rPr>
          <w:rFonts w:ascii="Arial" w:eastAsia="Times New Roman" w:hAnsi="Arial" w:cs="Arial"/>
          <w:b/>
          <w:bCs/>
          <w:sz w:val="22"/>
          <w:szCs w:val="22"/>
        </w:rPr>
        <w:t>Die allogene Stammzellentherapie (ASZT) ist eine immunologisch wirksame Therapie, die eine wichtige Säule in der Behandlung der AML darstellt.</w:t>
      </w:r>
    </w:p>
    <w:p w14:paraId="799E059B" w14:textId="4EEC656B" w:rsidR="00AF4382" w:rsidRPr="0089156D" w:rsidRDefault="00AF4382" w:rsidP="00AF4382">
      <w:pPr>
        <w:jc w:val="both"/>
        <w:rPr>
          <w:rFonts w:ascii="Arial" w:hAnsi="Arial" w:cs="Arial"/>
        </w:rPr>
      </w:pPr>
    </w:p>
    <w:p w14:paraId="4C44D80E" w14:textId="18B5282A" w:rsidR="00C23551" w:rsidRPr="008E60BC" w:rsidRDefault="001E0D01" w:rsidP="00275C8B">
      <w:pPr>
        <w:contextualSpacing/>
        <w:jc w:val="both"/>
        <w:rPr>
          <w:rFonts w:ascii="Arial" w:hAnsi="Arial" w:cs="Arial"/>
        </w:rPr>
      </w:pPr>
      <w:r w:rsidRPr="0089156D">
        <w:rPr>
          <w:rFonts w:ascii="Arial" w:hAnsi="Arial" w:cs="Arial"/>
        </w:rPr>
        <w:t>--</w:t>
      </w:r>
    </w:p>
    <w:p w14:paraId="41B93CAF" w14:textId="071B04AF" w:rsidR="00AF4382" w:rsidRPr="003A5F75" w:rsidRDefault="00AF4382" w:rsidP="00275C8B">
      <w:pPr>
        <w:jc w:val="both"/>
        <w:rPr>
          <w:rFonts w:ascii="Arial" w:hAnsi="Arial" w:cs="Arial"/>
          <w:sz w:val="22"/>
          <w:szCs w:val="22"/>
        </w:rPr>
      </w:pPr>
    </w:p>
    <w:sectPr w:rsidR="00AF4382" w:rsidRPr="003A5F75">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Entwistle, Andrew" w:date="2026-02-04T09:43:00Z" w:initials="EA">
    <w:p w14:paraId="0CE38990" w14:textId="27939E97" w:rsidR="007A695D" w:rsidRDefault="007A695D">
      <w:pPr>
        <w:pStyle w:val="Kommentartext"/>
      </w:pPr>
      <w:r>
        <w:rPr>
          <w:rStyle w:val="Kommentarzeichen"/>
        </w:rPr>
        <w:annotationRef/>
      </w:r>
      <w:r>
        <w:t>Eine Frage: Sind die Thyr</w:t>
      </w:r>
      <w:proofErr w:type="spellStart"/>
      <w:r>
        <w:t>oidektomie</w:t>
      </w:r>
      <w:proofErr w:type="spellEnd"/>
      <w:r>
        <w:t xml:space="preserve"> und Thyreoidektomie das Gleiche? Ich kenne den ersten als Ableitung aus dem Englischen </w:t>
      </w:r>
      <w:proofErr w:type="spellStart"/>
      <w:r>
        <w:t>thyroidectomy</w:t>
      </w:r>
      <w:proofErr w:type="spellEnd"/>
      <w:r>
        <w:t xml:space="preserve">, da wir </w:t>
      </w:r>
      <w:proofErr w:type="spellStart"/>
      <w:r>
        <w:t>thyreoid</w:t>
      </w:r>
      <w:proofErr w:type="spellEnd"/>
      <w:r>
        <w:t xml:space="preserve"> nicht nutzen…</w:t>
      </w:r>
    </w:p>
  </w:comment>
  <w:comment w:id="13" w:author="Entwistle, Andrew" w:date="2026-02-04T09:48:00Z" w:initials="EA">
    <w:p w14:paraId="4FBF13DB" w14:textId="77777777" w:rsidR="007A695D" w:rsidRDefault="007A695D">
      <w:pPr>
        <w:pStyle w:val="Kommentartext"/>
      </w:pPr>
      <w:r>
        <w:rPr>
          <w:rStyle w:val="Kommentarzeichen"/>
        </w:rPr>
        <w:annotationRef/>
      </w:r>
      <w:r>
        <w:t>Bei den Sequenzfragen gibt es eigentlich einen Link zwischen den Fragen. Daher werden sie erst eingeblendet, wenn Prüflinge unabänderlich ihre Antwort eingetragen haben.</w:t>
      </w:r>
    </w:p>
    <w:p w14:paraId="78664F33" w14:textId="77777777" w:rsidR="003D68EC" w:rsidRDefault="003D68EC">
      <w:pPr>
        <w:pStyle w:val="Kommentartext"/>
      </w:pPr>
      <w:r>
        <w:t>Darf ich einen Vorschlag machen? Vielleicht etwas an Info einbauen wie: Nach der Feststellung von Nekrosen hat das interdisziplinäre Tumorboard eine multimodale Therapie für den Patienten empfohlen…</w:t>
      </w:r>
    </w:p>
    <w:p w14:paraId="5774E12D" w14:textId="4CBA2F9D" w:rsidR="003D68EC" w:rsidRDefault="003D68EC">
      <w:pPr>
        <w:pStyle w:val="Kommentartext"/>
      </w:pPr>
      <w:r>
        <w:t>Nur als Vorschlag…</w:t>
      </w:r>
    </w:p>
  </w:comment>
  <w:comment w:id="14" w:author="Entwistle, Andrew" w:date="2026-02-04T09:54:00Z" w:initials="EA">
    <w:p w14:paraId="4157F019" w14:textId="5FE32EDB" w:rsidR="003D68EC" w:rsidRDefault="003D68EC">
      <w:pPr>
        <w:pStyle w:val="Kommentartext"/>
      </w:pPr>
      <w:r>
        <w:rPr>
          <w:rStyle w:val="Kommentarzeichen"/>
        </w:rPr>
        <w:annotationRef/>
      </w:r>
      <w:r>
        <w:t xml:space="preserve">Als Rückführung auf die vorherige Frage… </w:t>
      </w:r>
    </w:p>
  </w:comment>
  <w:comment w:id="32" w:author="Entwistle, Andrew" w:date="2026-02-04T10:28:00Z" w:initials="EA">
    <w:p w14:paraId="2DAD8B8D" w14:textId="77777777" w:rsidR="005839BA" w:rsidRDefault="005839BA">
      <w:pPr>
        <w:pStyle w:val="Kommentartext"/>
      </w:pPr>
      <w:r>
        <w:rPr>
          <w:rStyle w:val="Kommentarzeichen"/>
        </w:rPr>
        <w:annotationRef/>
      </w:r>
      <w:proofErr w:type="spellStart"/>
      <w:r>
        <w:t>TypA</w:t>
      </w:r>
      <w:proofErr w:type="spellEnd"/>
      <w:r>
        <w:t xml:space="preserve"> Negativ:</w:t>
      </w:r>
    </w:p>
    <w:p w14:paraId="75E7F8A7" w14:textId="77777777" w:rsidR="005839BA" w:rsidRDefault="005839BA">
      <w:pPr>
        <w:pStyle w:val="Kommentartext"/>
      </w:pPr>
      <w:r>
        <w:t xml:space="preserve">Die richtige Antwort ist hier die Falschaussage, die darüber hinaus das Wort verzichtet nutzt. Das hat die Wirkung einer doppelten Verneinung. </w:t>
      </w:r>
    </w:p>
    <w:p w14:paraId="1FB07D49" w14:textId="77777777" w:rsidR="00820CAF" w:rsidRDefault="00820CAF">
      <w:pPr>
        <w:pStyle w:val="Kommentartext"/>
      </w:pPr>
      <w:r>
        <w:t>Auch die Nutzung von „grundsätzlich verzichtet“, als allgemeine Aussage ist eine Art Hinweis auf die Antwort.</w:t>
      </w:r>
    </w:p>
    <w:p w14:paraId="33782088" w14:textId="0D973F63" w:rsidR="00820CAF" w:rsidRDefault="00820CAF">
      <w:pPr>
        <w:pStyle w:val="Kommentartext"/>
      </w:pPr>
      <w:r>
        <w:t xml:space="preserve">Ich würde hier eine </w:t>
      </w:r>
      <w:proofErr w:type="spellStart"/>
      <w:r>
        <w:t>KPrim</w:t>
      </w:r>
      <w:proofErr w:type="spellEnd"/>
      <w:r>
        <w:t xml:space="preserve"> einbauen, positiv formuliert, welche trifft bzw. treffen am ehesten zu, in der eine der Antworten a, c, d, oder e entfernt wird (die richtigen Antworten fett markieren), und b nicht fett und „grundsätzlich“ entfernen vielleicht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E38990" w15:done="0"/>
  <w15:commentEx w15:paraId="5774E12D" w15:done="0"/>
  <w15:commentEx w15:paraId="4157F019" w15:done="0"/>
  <w15:commentEx w15:paraId="337820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FEC7A4D" w16cex:dateUtc="2026-02-04T08:43:00Z"/>
  <w16cex:commentExtensible w16cex:durableId="43533466" w16cex:dateUtc="2026-02-04T08:48:00Z"/>
  <w16cex:commentExtensible w16cex:durableId="3DC06F19" w16cex:dateUtc="2026-02-04T08:54:00Z"/>
  <w16cex:commentExtensible w16cex:durableId="550FA695" w16cex:dateUtc="2026-02-04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E38990" w16cid:durableId="2FEC7A4D"/>
  <w16cid:commentId w16cid:paraId="5774E12D" w16cid:durableId="43533466"/>
  <w16cid:commentId w16cid:paraId="4157F019" w16cid:durableId="3DC06F19"/>
  <w16cid:commentId w16cid:paraId="33782088" w16cid:durableId="550FA6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219CE"/>
    <w:multiLevelType w:val="hybridMultilevel"/>
    <w:tmpl w:val="34C0F550"/>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 w15:restartNumberingAfterBreak="0">
    <w:nsid w:val="0EC01926"/>
    <w:multiLevelType w:val="hybridMultilevel"/>
    <w:tmpl w:val="6FCC5FC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27714CB"/>
    <w:multiLevelType w:val="hybridMultilevel"/>
    <w:tmpl w:val="D568A76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7F800DB"/>
    <w:multiLevelType w:val="hybridMultilevel"/>
    <w:tmpl w:val="E476124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8A341BF"/>
    <w:multiLevelType w:val="hybridMultilevel"/>
    <w:tmpl w:val="F760E79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9821DDA"/>
    <w:multiLevelType w:val="hybridMultilevel"/>
    <w:tmpl w:val="B9D0F3C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C0576B9"/>
    <w:multiLevelType w:val="hybridMultilevel"/>
    <w:tmpl w:val="17906C9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E106A26"/>
    <w:multiLevelType w:val="hybridMultilevel"/>
    <w:tmpl w:val="894C8A6E"/>
    <w:lvl w:ilvl="0" w:tplc="0407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2ECF0852"/>
    <w:multiLevelType w:val="hybridMultilevel"/>
    <w:tmpl w:val="B148AEF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21162A1"/>
    <w:multiLevelType w:val="hybridMultilevel"/>
    <w:tmpl w:val="4EBA8EFA"/>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0" w15:restartNumberingAfterBreak="0">
    <w:nsid w:val="33BC7DD1"/>
    <w:multiLevelType w:val="hybridMultilevel"/>
    <w:tmpl w:val="FBF0DA5C"/>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1" w15:restartNumberingAfterBreak="0">
    <w:nsid w:val="3BD94106"/>
    <w:multiLevelType w:val="hybridMultilevel"/>
    <w:tmpl w:val="D03C15B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BE0503B"/>
    <w:multiLevelType w:val="hybridMultilevel"/>
    <w:tmpl w:val="49E8DA1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2B60999"/>
    <w:multiLevelType w:val="multilevel"/>
    <w:tmpl w:val="D878ED94"/>
    <w:lvl w:ilvl="0">
      <w:start w:val="1"/>
      <w:numFmt w:val="lowerLetter"/>
      <w:lvlText w:val="%1)"/>
      <w:lvlJc w:val="left"/>
      <w:pPr>
        <w:tabs>
          <w:tab w:val="num" w:pos="720"/>
        </w:tabs>
        <w:ind w:left="720" w:hanging="360"/>
      </w:pPr>
      <w:rPr>
        <w:sz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C5647"/>
    <w:multiLevelType w:val="hybridMultilevel"/>
    <w:tmpl w:val="54BC29DC"/>
    <w:lvl w:ilvl="0" w:tplc="04070017">
      <w:start w:val="1"/>
      <w:numFmt w:val="lowerLetter"/>
      <w:lvlText w:val="%1)"/>
      <w:lvlJc w:val="left"/>
      <w:pPr>
        <w:tabs>
          <w:tab w:val="num" w:pos="720"/>
        </w:tabs>
        <w:ind w:left="720" w:hanging="360"/>
      </w:pPr>
    </w:lvl>
    <w:lvl w:ilvl="1" w:tplc="F4A04EF4" w:tentative="1">
      <w:start w:val="1"/>
      <w:numFmt w:val="upperLetter"/>
      <w:lvlText w:val="%2)"/>
      <w:lvlJc w:val="left"/>
      <w:pPr>
        <w:tabs>
          <w:tab w:val="num" w:pos="1440"/>
        </w:tabs>
        <w:ind w:left="1440" w:hanging="360"/>
      </w:pPr>
    </w:lvl>
    <w:lvl w:ilvl="2" w:tplc="66CCFF62" w:tentative="1">
      <w:start w:val="1"/>
      <w:numFmt w:val="upperLetter"/>
      <w:lvlText w:val="%3)"/>
      <w:lvlJc w:val="left"/>
      <w:pPr>
        <w:tabs>
          <w:tab w:val="num" w:pos="2160"/>
        </w:tabs>
        <w:ind w:left="2160" w:hanging="360"/>
      </w:pPr>
    </w:lvl>
    <w:lvl w:ilvl="3" w:tplc="0D306E30" w:tentative="1">
      <w:start w:val="1"/>
      <w:numFmt w:val="upperLetter"/>
      <w:lvlText w:val="%4)"/>
      <w:lvlJc w:val="left"/>
      <w:pPr>
        <w:tabs>
          <w:tab w:val="num" w:pos="2880"/>
        </w:tabs>
        <w:ind w:left="2880" w:hanging="360"/>
      </w:pPr>
    </w:lvl>
    <w:lvl w:ilvl="4" w:tplc="A57AD53A" w:tentative="1">
      <w:start w:val="1"/>
      <w:numFmt w:val="upperLetter"/>
      <w:lvlText w:val="%5)"/>
      <w:lvlJc w:val="left"/>
      <w:pPr>
        <w:tabs>
          <w:tab w:val="num" w:pos="3600"/>
        </w:tabs>
        <w:ind w:left="3600" w:hanging="360"/>
      </w:pPr>
    </w:lvl>
    <w:lvl w:ilvl="5" w:tplc="93908F26" w:tentative="1">
      <w:start w:val="1"/>
      <w:numFmt w:val="upperLetter"/>
      <w:lvlText w:val="%6)"/>
      <w:lvlJc w:val="left"/>
      <w:pPr>
        <w:tabs>
          <w:tab w:val="num" w:pos="4320"/>
        </w:tabs>
        <w:ind w:left="4320" w:hanging="360"/>
      </w:pPr>
    </w:lvl>
    <w:lvl w:ilvl="6" w:tplc="297E3E54" w:tentative="1">
      <w:start w:val="1"/>
      <w:numFmt w:val="upperLetter"/>
      <w:lvlText w:val="%7)"/>
      <w:lvlJc w:val="left"/>
      <w:pPr>
        <w:tabs>
          <w:tab w:val="num" w:pos="5040"/>
        </w:tabs>
        <w:ind w:left="5040" w:hanging="360"/>
      </w:pPr>
    </w:lvl>
    <w:lvl w:ilvl="7" w:tplc="77543958" w:tentative="1">
      <w:start w:val="1"/>
      <w:numFmt w:val="upperLetter"/>
      <w:lvlText w:val="%8)"/>
      <w:lvlJc w:val="left"/>
      <w:pPr>
        <w:tabs>
          <w:tab w:val="num" w:pos="5760"/>
        </w:tabs>
        <w:ind w:left="5760" w:hanging="360"/>
      </w:pPr>
    </w:lvl>
    <w:lvl w:ilvl="8" w:tplc="616E4122" w:tentative="1">
      <w:start w:val="1"/>
      <w:numFmt w:val="upperLetter"/>
      <w:lvlText w:val="%9)"/>
      <w:lvlJc w:val="left"/>
      <w:pPr>
        <w:tabs>
          <w:tab w:val="num" w:pos="6480"/>
        </w:tabs>
        <w:ind w:left="6480" w:hanging="360"/>
      </w:pPr>
    </w:lvl>
  </w:abstractNum>
  <w:abstractNum w:abstractNumId="15" w15:restartNumberingAfterBreak="0">
    <w:nsid w:val="52EA212E"/>
    <w:multiLevelType w:val="hybridMultilevel"/>
    <w:tmpl w:val="394ED81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51C4ED5"/>
    <w:multiLevelType w:val="hybridMultilevel"/>
    <w:tmpl w:val="A774A7F4"/>
    <w:lvl w:ilvl="0" w:tplc="2EE098A6">
      <w:start w:val="1"/>
      <w:numFmt w:val="lowerLetter"/>
      <w:lvlText w:val="%1)"/>
      <w:lvlJc w:val="left"/>
      <w:pPr>
        <w:ind w:left="720" w:hanging="360"/>
      </w:pPr>
      <w:rPr>
        <w:sz w:val="24"/>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7" w15:restartNumberingAfterBreak="0">
    <w:nsid w:val="584A546C"/>
    <w:multiLevelType w:val="hybridMultilevel"/>
    <w:tmpl w:val="0ED8C892"/>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8" w15:restartNumberingAfterBreak="0">
    <w:nsid w:val="5B337CF1"/>
    <w:multiLevelType w:val="hybridMultilevel"/>
    <w:tmpl w:val="DA78BF7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FFB6D8C"/>
    <w:multiLevelType w:val="multilevel"/>
    <w:tmpl w:val="D878ED94"/>
    <w:lvl w:ilvl="0">
      <w:start w:val="1"/>
      <w:numFmt w:val="lowerLetter"/>
      <w:lvlText w:val="%1)"/>
      <w:lvlJc w:val="left"/>
      <w:pPr>
        <w:tabs>
          <w:tab w:val="num" w:pos="720"/>
        </w:tabs>
        <w:ind w:left="720" w:hanging="360"/>
      </w:pPr>
      <w:rPr>
        <w:sz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16CD7"/>
    <w:multiLevelType w:val="hybridMultilevel"/>
    <w:tmpl w:val="6A1AEA4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6973261D"/>
    <w:multiLevelType w:val="hybridMultilevel"/>
    <w:tmpl w:val="AAEE115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ED81D17"/>
    <w:multiLevelType w:val="hybridMultilevel"/>
    <w:tmpl w:val="4696673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ED95C10"/>
    <w:multiLevelType w:val="hybridMultilevel"/>
    <w:tmpl w:val="2ADA7454"/>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4" w15:restartNumberingAfterBreak="0">
    <w:nsid w:val="71940A7F"/>
    <w:multiLevelType w:val="hybridMultilevel"/>
    <w:tmpl w:val="C8C83B5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2B4217B"/>
    <w:multiLevelType w:val="hybridMultilevel"/>
    <w:tmpl w:val="3506871C"/>
    <w:lvl w:ilvl="0" w:tplc="04070017">
      <w:start w:val="1"/>
      <w:numFmt w:val="lowerLetter"/>
      <w:lvlText w:val="%1)"/>
      <w:lvlJc w:val="left"/>
      <w:pPr>
        <w:ind w:left="360" w:hanging="360"/>
      </w:p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26" w15:restartNumberingAfterBreak="0">
    <w:nsid w:val="72CB3037"/>
    <w:multiLevelType w:val="hybridMultilevel"/>
    <w:tmpl w:val="F8BA8F12"/>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7" w15:restartNumberingAfterBreak="0">
    <w:nsid w:val="75D82B3F"/>
    <w:multiLevelType w:val="multilevel"/>
    <w:tmpl w:val="D878ED94"/>
    <w:lvl w:ilvl="0">
      <w:start w:val="1"/>
      <w:numFmt w:val="lowerLetter"/>
      <w:lvlText w:val="%1)"/>
      <w:lvlJc w:val="left"/>
      <w:pPr>
        <w:tabs>
          <w:tab w:val="num" w:pos="720"/>
        </w:tabs>
        <w:ind w:left="720" w:hanging="360"/>
      </w:pPr>
      <w:rPr>
        <w:sz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F13195"/>
    <w:multiLevelType w:val="hybridMultilevel"/>
    <w:tmpl w:val="17906C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A0C6C41"/>
    <w:multiLevelType w:val="hybridMultilevel"/>
    <w:tmpl w:val="9C22454A"/>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num w:numId="1" w16cid:durableId="27999834">
    <w:abstractNumId w:val="25"/>
  </w:num>
  <w:num w:numId="2" w16cid:durableId="372510074">
    <w:abstractNumId w:val="8"/>
  </w:num>
  <w:num w:numId="3" w16cid:durableId="418409430">
    <w:abstractNumId w:val="3"/>
  </w:num>
  <w:num w:numId="4" w16cid:durableId="1285773829">
    <w:abstractNumId w:val="21"/>
  </w:num>
  <w:num w:numId="5" w16cid:durableId="191575238">
    <w:abstractNumId w:val="15"/>
  </w:num>
  <w:num w:numId="6" w16cid:durableId="1283464108">
    <w:abstractNumId w:val="4"/>
  </w:num>
  <w:num w:numId="7" w16cid:durableId="10295288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1041549">
    <w:abstractNumId w:val="14"/>
  </w:num>
  <w:num w:numId="9" w16cid:durableId="680355205">
    <w:abstractNumId w:val="12"/>
  </w:num>
  <w:num w:numId="10" w16cid:durableId="699548128">
    <w:abstractNumId w:val="22"/>
  </w:num>
  <w:num w:numId="11" w16cid:durableId="1168446277">
    <w:abstractNumId w:val="20"/>
  </w:num>
  <w:num w:numId="12" w16cid:durableId="920485318">
    <w:abstractNumId w:val="24"/>
  </w:num>
  <w:num w:numId="13" w16cid:durableId="1616057017">
    <w:abstractNumId w:val="2"/>
  </w:num>
  <w:num w:numId="14" w16cid:durableId="40726845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446570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2757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96533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817165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79980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82615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44717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222064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79556517">
    <w:abstractNumId w:val="19"/>
    <w:lvlOverride w:ilvl="0">
      <w:startOverride w:val="1"/>
    </w:lvlOverride>
    <w:lvlOverride w:ilvl="1"/>
    <w:lvlOverride w:ilvl="2"/>
    <w:lvlOverride w:ilvl="3"/>
    <w:lvlOverride w:ilvl="4"/>
    <w:lvlOverride w:ilvl="5"/>
    <w:lvlOverride w:ilvl="6"/>
    <w:lvlOverride w:ilvl="7"/>
    <w:lvlOverride w:ilvl="8"/>
  </w:num>
  <w:num w:numId="24" w16cid:durableId="768890549">
    <w:abstractNumId w:val="13"/>
    <w:lvlOverride w:ilvl="0">
      <w:startOverride w:val="1"/>
    </w:lvlOverride>
    <w:lvlOverride w:ilvl="1"/>
    <w:lvlOverride w:ilvl="2"/>
    <w:lvlOverride w:ilvl="3"/>
    <w:lvlOverride w:ilvl="4"/>
    <w:lvlOverride w:ilvl="5"/>
    <w:lvlOverride w:ilvl="6"/>
    <w:lvlOverride w:ilvl="7"/>
    <w:lvlOverride w:ilvl="8"/>
  </w:num>
  <w:num w:numId="25" w16cid:durableId="263617724">
    <w:abstractNumId w:val="27"/>
    <w:lvlOverride w:ilvl="0">
      <w:startOverride w:val="1"/>
    </w:lvlOverride>
    <w:lvlOverride w:ilvl="1"/>
    <w:lvlOverride w:ilvl="2"/>
    <w:lvlOverride w:ilvl="3"/>
    <w:lvlOverride w:ilvl="4"/>
    <w:lvlOverride w:ilvl="5"/>
    <w:lvlOverride w:ilvl="6"/>
    <w:lvlOverride w:ilvl="7"/>
    <w:lvlOverride w:ilvl="8"/>
  </w:num>
  <w:num w:numId="26" w16cid:durableId="123737714">
    <w:abstractNumId w:val="7"/>
  </w:num>
  <w:num w:numId="27" w16cid:durableId="19113062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37087814">
    <w:abstractNumId w:val="5"/>
  </w:num>
  <w:num w:numId="29" w16cid:durableId="1856919544">
    <w:abstractNumId w:val="28"/>
  </w:num>
  <w:num w:numId="30" w16cid:durableId="1801680388">
    <w:abstractNumId w:val="18"/>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ntwistle, Andrew">
    <w15:presenceInfo w15:providerId="AD" w15:userId="S-1-5-21-682003330-1078081533-1177238915-1946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519"/>
    <w:rsid w:val="000011D1"/>
    <w:rsid w:val="0000141D"/>
    <w:rsid w:val="00004A29"/>
    <w:rsid w:val="0001077A"/>
    <w:rsid w:val="00012C33"/>
    <w:rsid w:val="000175ED"/>
    <w:rsid w:val="000203F7"/>
    <w:rsid w:val="00020DD1"/>
    <w:rsid w:val="00024546"/>
    <w:rsid w:val="000248C4"/>
    <w:rsid w:val="00030AAB"/>
    <w:rsid w:val="0003131C"/>
    <w:rsid w:val="0003146A"/>
    <w:rsid w:val="0003579E"/>
    <w:rsid w:val="00035D4E"/>
    <w:rsid w:val="0003606A"/>
    <w:rsid w:val="000409B7"/>
    <w:rsid w:val="000440B6"/>
    <w:rsid w:val="00053700"/>
    <w:rsid w:val="0005579D"/>
    <w:rsid w:val="000569CA"/>
    <w:rsid w:val="00061904"/>
    <w:rsid w:val="00070E78"/>
    <w:rsid w:val="00070F0C"/>
    <w:rsid w:val="00072B81"/>
    <w:rsid w:val="00076852"/>
    <w:rsid w:val="000811AC"/>
    <w:rsid w:val="000834FF"/>
    <w:rsid w:val="0008478E"/>
    <w:rsid w:val="0008497A"/>
    <w:rsid w:val="000856C5"/>
    <w:rsid w:val="00086A00"/>
    <w:rsid w:val="00087076"/>
    <w:rsid w:val="00090668"/>
    <w:rsid w:val="00092445"/>
    <w:rsid w:val="00092E53"/>
    <w:rsid w:val="00093239"/>
    <w:rsid w:val="00094545"/>
    <w:rsid w:val="0009504F"/>
    <w:rsid w:val="000951FD"/>
    <w:rsid w:val="00096730"/>
    <w:rsid w:val="000A1239"/>
    <w:rsid w:val="000A2202"/>
    <w:rsid w:val="000A27FF"/>
    <w:rsid w:val="000A5E85"/>
    <w:rsid w:val="000A6C4F"/>
    <w:rsid w:val="000A6C59"/>
    <w:rsid w:val="000B13A7"/>
    <w:rsid w:val="000B2B30"/>
    <w:rsid w:val="000B2C32"/>
    <w:rsid w:val="000B5745"/>
    <w:rsid w:val="000C410E"/>
    <w:rsid w:val="000C6337"/>
    <w:rsid w:val="000C661B"/>
    <w:rsid w:val="000C7C8A"/>
    <w:rsid w:val="000D00C9"/>
    <w:rsid w:val="000D023A"/>
    <w:rsid w:val="000D4F2A"/>
    <w:rsid w:val="000D500B"/>
    <w:rsid w:val="000D6404"/>
    <w:rsid w:val="000D6688"/>
    <w:rsid w:val="000E138F"/>
    <w:rsid w:val="000E1734"/>
    <w:rsid w:val="000E4BA1"/>
    <w:rsid w:val="000E5DC0"/>
    <w:rsid w:val="000F2204"/>
    <w:rsid w:val="000F2D4A"/>
    <w:rsid w:val="000F3B6E"/>
    <w:rsid w:val="000F4A0D"/>
    <w:rsid w:val="000F6870"/>
    <w:rsid w:val="001024B0"/>
    <w:rsid w:val="00102AE6"/>
    <w:rsid w:val="00104969"/>
    <w:rsid w:val="00110D3A"/>
    <w:rsid w:val="00112A69"/>
    <w:rsid w:val="00117B35"/>
    <w:rsid w:val="00121557"/>
    <w:rsid w:val="001217A4"/>
    <w:rsid w:val="00121A57"/>
    <w:rsid w:val="00123072"/>
    <w:rsid w:val="00125EE7"/>
    <w:rsid w:val="0012687C"/>
    <w:rsid w:val="00127D3B"/>
    <w:rsid w:val="0013177E"/>
    <w:rsid w:val="00140948"/>
    <w:rsid w:val="00140EEE"/>
    <w:rsid w:val="00141300"/>
    <w:rsid w:val="00141329"/>
    <w:rsid w:val="00142D3D"/>
    <w:rsid w:val="00144981"/>
    <w:rsid w:val="00145B1E"/>
    <w:rsid w:val="00146AEE"/>
    <w:rsid w:val="001473A5"/>
    <w:rsid w:val="001603F2"/>
    <w:rsid w:val="0016111B"/>
    <w:rsid w:val="001618A4"/>
    <w:rsid w:val="00161C23"/>
    <w:rsid w:val="00163337"/>
    <w:rsid w:val="00166BE1"/>
    <w:rsid w:val="00167893"/>
    <w:rsid w:val="00167ED6"/>
    <w:rsid w:val="00172140"/>
    <w:rsid w:val="00175DE7"/>
    <w:rsid w:val="00180AE6"/>
    <w:rsid w:val="001818A7"/>
    <w:rsid w:val="00181C97"/>
    <w:rsid w:val="00186722"/>
    <w:rsid w:val="00190F23"/>
    <w:rsid w:val="00193A61"/>
    <w:rsid w:val="001A025C"/>
    <w:rsid w:val="001B01E6"/>
    <w:rsid w:val="001B7E93"/>
    <w:rsid w:val="001C31B1"/>
    <w:rsid w:val="001C3334"/>
    <w:rsid w:val="001C3D8E"/>
    <w:rsid w:val="001C5855"/>
    <w:rsid w:val="001C72EE"/>
    <w:rsid w:val="001C73A9"/>
    <w:rsid w:val="001D0DF5"/>
    <w:rsid w:val="001D426E"/>
    <w:rsid w:val="001D4A33"/>
    <w:rsid w:val="001D608E"/>
    <w:rsid w:val="001D709A"/>
    <w:rsid w:val="001D7455"/>
    <w:rsid w:val="001E0D01"/>
    <w:rsid w:val="001E11A2"/>
    <w:rsid w:val="001E2453"/>
    <w:rsid w:val="001E27F4"/>
    <w:rsid w:val="001F18E1"/>
    <w:rsid w:val="001F4F5A"/>
    <w:rsid w:val="0020168E"/>
    <w:rsid w:val="00203140"/>
    <w:rsid w:val="00203539"/>
    <w:rsid w:val="00205519"/>
    <w:rsid w:val="0020589A"/>
    <w:rsid w:val="002077DA"/>
    <w:rsid w:val="00213102"/>
    <w:rsid w:val="002144A4"/>
    <w:rsid w:val="0021491A"/>
    <w:rsid w:val="00214E87"/>
    <w:rsid w:val="0021553E"/>
    <w:rsid w:val="002166AE"/>
    <w:rsid w:val="00216910"/>
    <w:rsid w:val="002201C5"/>
    <w:rsid w:val="00221408"/>
    <w:rsid w:val="00222B93"/>
    <w:rsid w:val="00223AD8"/>
    <w:rsid w:val="002257F8"/>
    <w:rsid w:val="00226926"/>
    <w:rsid w:val="00232ED1"/>
    <w:rsid w:val="00236EC1"/>
    <w:rsid w:val="002403B3"/>
    <w:rsid w:val="00241323"/>
    <w:rsid w:val="00241B6B"/>
    <w:rsid w:val="00242BC9"/>
    <w:rsid w:val="00244154"/>
    <w:rsid w:val="002445F2"/>
    <w:rsid w:val="002457A0"/>
    <w:rsid w:val="00246A1B"/>
    <w:rsid w:val="002505BB"/>
    <w:rsid w:val="0025424A"/>
    <w:rsid w:val="00254B6C"/>
    <w:rsid w:val="002558FF"/>
    <w:rsid w:val="00256103"/>
    <w:rsid w:val="002571F0"/>
    <w:rsid w:val="00257682"/>
    <w:rsid w:val="00261C35"/>
    <w:rsid w:val="00263B35"/>
    <w:rsid w:val="00263DBA"/>
    <w:rsid w:val="00263E99"/>
    <w:rsid w:val="00267E9B"/>
    <w:rsid w:val="00272930"/>
    <w:rsid w:val="00275C8B"/>
    <w:rsid w:val="00280425"/>
    <w:rsid w:val="00281369"/>
    <w:rsid w:val="002823DB"/>
    <w:rsid w:val="00290AD9"/>
    <w:rsid w:val="002926E6"/>
    <w:rsid w:val="00294A5D"/>
    <w:rsid w:val="002A2019"/>
    <w:rsid w:val="002A2C33"/>
    <w:rsid w:val="002A3DF6"/>
    <w:rsid w:val="002A6BB6"/>
    <w:rsid w:val="002A6C02"/>
    <w:rsid w:val="002B2F00"/>
    <w:rsid w:val="002C0E94"/>
    <w:rsid w:val="002C2AAF"/>
    <w:rsid w:val="002C3F43"/>
    <w:rsid w:val="002C4766"/>
    <w:rsid w:val="002C4FBE"/>
    <w:rsid w:val="002D1F08"/>
    <w:rsid w:val="002D38FE"/>
    <w:rsid w:val="002D460B"/>
    <w:rsid w:val="002E1918"/>
    <w:rsid w:val="002E351F"/>
    <w:rsid w:val="002F141E"/>
    <w:rsid w:val="002F1C15"/>
    <w:rsid w:val="002F76C9"/>
    <w:rsid w:val="00302247"/>
    <w:rsid w:val="0030236A"/>
    <w:rsid w:val="003054FE"/>
    <w:rsid w:val="003074A2"/>
    <w:rsid w:val="00307E1D"/>
    <w:rsid w:val="00307F1B"/>
    <w:rsid w:val="00310789"/>
    <w:rsid w:val="00310DD6"/>
    <w:rsid w:val="00311462"/>
    <w:rsid w:val="00317236"/>
    <w:rsid w:val="0032196E"/>
    <w:rsid w:val="00321AFD"/>
    <w:rsid w:val="003226F7"/>
    <w:rsid w:val="00323D08"/>
    <w:rsid w:val="0032530A"/>
    <w:rsid w:val="0032755C"/>
    <w:rsid w:val="00330248"/>
    <w:rsid w:val="003302E5"/>
    <w:rsid w:val="00332819"/>
    <w:rsid w:val="00334C1C"/>
    <w:rsid w:val="0033580A"/>
    <w:rsid w:val="00335DC5"/>
    <w:rsid w:val="0034232A"/>
    <w:rsid w:val="00342FBD"/>
    <w:rsid w:val="00344379"/>
    <w:rsid w:val="0035080A"/>
    <w:rsid w:val="00354BDF"/>
    <w:rsid w:val="00354D32"/>
    <w:rsid w:val="003649E8"/>
    <w:rsid w:val="00366630"/>
    <w:rsid w:val="00367334"/>
    <w:rsid w:val="00367E82"/>
    <w:rsid w:val="00370D0D"/>
    <w:rsid w:val="003714D6"/>
    <w:rsid w:val="0037394B"/>
    <w:rsid w:val="003739F9"/>
    <w:rsid w:val="00373F92"/>
    <w:rsid w:val="00377BA8"/>
    <w:rsid w:val="00382CAA"/>
    <w:rsid w:val="00383D91"/>
    <w:rsid w:val="00384FAE"/>
    <w:rsid w:val="0038633D"/>
    <w:rsid w:val="00386C4D"/>
    <w:rsid w:val="003872E0"/>
    <w:rsid w:val="00390E50"/>
    <w:rsid w:val="0039174D"/>
    <w:rsid w:val="00391C8D"/>
    <w:rsid w:val="0039211A"/>
    <w:rsid w:val="00395721"/>
    <w:rsid w:val="003957DA"/>
    <w:rsid w:val="00397E2C"/>
    <w:rsid w:val="003A38FE"/>
    <w:rsid w:val="003A39FB"/>
    <w:rsid w:val="003A5F75"/>
    <w:rsid w:val="003A6168"/>
    <w:rsid w:val="003B342D"/>
    <w:rsid w:val="003B38C1"/>
    <w:rsid w:val="003B3F98"/>
    <w:rsid w:val="003C2CAB"/>
    <w:rsid w:val="003C5186"/>
    <w:rsid w:val="003C59D2"/>
    <w:rsid w:val="003C73AF"/>
    <w:rsid w:val="003D68EC"/>
    <w:rsid w:val="003E266E"/>
    <w:rsid w:val="003E2BD0"/>
    <w:rsid w:val="003E3A2A"/>
    <w:rsid w:val="003E44CC"/>
    <w:rsid w:val="003E51BD"/>
    <w:rsid w:val="003E72B5"/>
    <w:rsid w:val="003E7694"/>
    <w:rsid w:val="003E7B34"/>
    <w:rsid w:val="003F008C"/>
    <w:rsid w:val="003F28CA"/>
    <w:rsid w:val="003F28EA"/>
    <w:rsid w:val="003F6104"/>
    <w:rsid w:val="00400BF2"/>
    <w:rsid w:val="00402229"/>
    <w:rsid w:val="00404634"/>
    <w:rsid w:val="00404B90"/>
    <w:rsid w:val="00414B57"/>
    <w:rsid w:val="004178F0"/>
    <w:rsid w:val="00417972"/>
    <w:rsid w:val="00417A9E"/>
    <w:rsid w:val="004219FD"/>
    <w:rsid w:val="004220EE"/>
    <w:rsid w:val="00422951"/>
    <w:rsid w:val="00422E77"/>
    <w:rsid w:val="00425B21"/>
    <w:rsid w:val="004311BB"/>
    <w:rsid w:val="00432C0D"/>
    <w:rsid w:val="0043544F"/>
    <w:rsid w:val="00436D5A"/>
    <w:rsid w:val="004370AA"/>
    <w:rsid w:val="00442D45"/>
    <w:rsid w:val="004464D1"/>
    <w:rsid w:val="004505A7"/>
    <w:rsid w:val="00450646"/>
    <w:rsid w:val="0045199B"/>
    <w:rsid w:val="00464CA9"/>
    <w:rsid w:val="004657E2"/>
    <w:rsid w:val="00465FD6"/>
    <w:rsid w:val="00467DFE"/>
    <w:rsid w:val="00470AF1"/>
    <w:rsid w:val="00470FBD"/>
    <w:rsid w:val="00471BE7"/>
    <w:rsid w:val="00474A2C"/>
    <w:rsid w:val="0047741B"/>
    <w:rsid w:val="00480C73"/>
    <w:rsid w:val="00485A66"/>
    <w:rsid w:val="00487E92"/>
    <w:rsid w:val="004902AC"/>
    <w:rsid w:val="004914B7"/>
    <w:rsid w:val="004915CC"/>
    <w:rsid w:val="004958D6"/>
    <w:rsid w:val="00496A1F"/>
    <w:rsid w:val="0049780A"/>
    <w:rsid w:val="004A2C18"/>
    <w:rsid w:val="004A420A"/>
    <w:rsid w:val="004A5330"/>
    <w:rsid w:val="004A7823"/>
    <w:rsid w:val="004B0E83"/>
    <w:rsid w:val="004B51FB"/>
    <w:rsid w:val="004B55A6"/>
    <w:rsid w:val="004B7F57"/>
    <w:rsid w:val="004C2BB9"/>
    <w:rsid w:val="004C4205"/>
    <w:rsid w:val="004D16E4"/>
    <w:rsid w:val="004D6189"/>
    <w:rsid w:val="004E083B"/>
    <w:rsid w:val="004E1397"/>
    <w:rsid w:val="004E3283"/>
    <w:rsid w:val="004E42AC"/>
    <w:rsid w:val="004E46F2"/>
    <w:rsid w:val="004E47D1"/>
    <w:rsid w:val="004E65CE"/>
    <w:rsid w:val="004F19ED"/>
    <w:rsid w:val="004F5383"/>
    <w:rsid w:val="004F5A93"/>
    <w:rsid w:val="00500EE3"/>
    <w:rsid w:val="00502749"/>
    <w:rsid w:val="00504E67"/>
    <w:rsid w:val="005140F2"/>
    <w:rsid w:val="0051410D"/>
    <w:rsid w:val="00514167"/>
    <w:rsid w:val="005169B3"/>
    <w:rsid w:val="0051721F"/>
    <w:rsid w:val="005220CF"/>
    <w:rsid w:val="00522530"/>
    <w:rsid w:val="00523DBC"/>
    <w:rsid w:val="0052514C"/>
    <w:rsid w:val="00527465"/>
    <w:rsid w:val="00527FB4"/>
    <w:rsid w:val="00534B99"/>
    <w:rsid w:val="00546470"/>
    <w:rsid w:val="005469C0"/>
    <w:rsid w:val="005476EA"/>
    <w:rsid w:val="00553400"/>
    <w:rsid w:val="00557845"/>
    <w:rsid w:val="00560A55"/>
    <w:rsid w:val="005610A2"/>
    <w:rsid w:val="005615DE"/>
    <w:rsid w:val="00563875"/>
    <w:rsid w:val="00565060"/>
    <w:rsid w:val="0056616E"/>
    <w:rsid w:val="00573243"/>
    <w:rsid w:val="00573C77"/>
    <w:rsid w:val="00573FBF"/>
    <w:rsid w:val="00574350"/>
    <w:rsid w:val="00574677"/>
    <w:rsid w:val="00574CCE"/>
    <w:rsid w:val="005765CB"/>
    <w:rsid w:val="00576F8F"/>
    <w:rsid w:val="00583714"/>
    <w:rsid w:val="005839BA"/>
    <w:rsid w:val="005849B8"/>
    <w:rsid w:val="00592DB3"/>
    <w:rsid w:val="0059573B"/>
    <w:rsid w:val="00595B15"/>
    <w:rsid w:val="005A2DB0"/>
    <w:rsid w:val="005A2EE6"/>
    <w:rsid w:val="005A6B5C"/>
    <w:rsid w:val="005B48DE"/>
    <w:rsid w:val="005B4C8B"/>
    <w:rsid w:val="005B55CF"/>
    <w:rsid w:val="005C1FF6"/>
    <w:rsid w:val="005C29B3"/>
    <w:rsid w:val="005C4DC5"/>
    <w:rsid w:val="005C6824"/>
    <w:rsid w:val="005C7495"/>
    <w:rsid w:val="005D0116"/>
    <w:rsid w:val="005D0DED"/>
    <w:rsid w:val="005D267E"/>
    <w:rsid w:val="005D2FEE"/>
    <w:rsid w:val="005D4513"/>
    <w:rsid w:val="005D4BFB"/>
    <w:rsid w:val="005E073E"/>
    <w:rsid w:val="005E6865"/>
    <w:rsid w:val="005E786D"/>
    <w:rsid w:val="005F07FD"/>
    <w:rsid w:val="005F2C72"/>
    <w:rsid w:val="005F41B7"/>
    <w:rsid w:val="005F462C"/>
    <w:rsid w:val="005F6EEF"/>
    <w:rsid w:val="00600A7C"/>
    <w:rsid w:val="00603B1F"/>
    <w:rsid w:val="006057A6"/>
    <w:rsid w:val="006131BE"/>
    <w:rsid w:val="0061412E"/>
    <w:rsid w:val="0061477A"/>
    <w:rsid w:val="00614F9D"/>
    <w:rsid w:val="006242F3"/>
    <w:rsid w:val="0062628B"/>
    <w:rsid w:val="00626C6A"/>
    <w:rsid w:val="00627037"/>
    <w:rsid w:val="006323DC"/>
    <w:rsid w:val="00632C1F"/>
    <w:rsid w:val="006344DF"/>
    <w:rsid w:val="00647028"/>
    <w:rsid w:val="0065038B"/>
    <w:rsid w:val="00651F73"/>
    <w:rsid w:val="00652C42"/>
    <w:rsid w:val="00652E27"/>
    <w:rsid w:val="00654C73"/>
    <w:rsid w:val="00660F93"/>
    <w:rsid w:val="006613CD"/>
    <w:rsid w:val="00672993"/>
    <w:rsid w:val="00677F4B"/>
    <w:rsid w:val="006801AF"/>
    <w:rsid w:val="006804F7"/>
    <w:rsid w:val="00683354"/>
    <w:rsid w:val="006925F8"/>
    <w:rsid w:val="00692CDD"/>
    <w:rsid w:val="00696386"/>
    <w:rsid w:val="006964D2"/>
    <w:rsid w:val="006A1BB5"/>
    <w:rsid w:val="006A3032"/>
    <w:rsid w:val="006A3E2F"/>
    <w:rsid w:val="006A6D34"/>
    <w:rsid w:val="006B37A2"/>
    <w:rsid w:val="006B4DCF"/>
    <w:rsid w:val="006C18BD"/>
    <w:rsid w:val="006C2582"/>
    <w:rsid w:val="006C4980"/>
    <w:rsid w:val="006C4B75"/>
    <w:rsid w:val="006C5583"/>
    <w:rsid w:val="006C6239"/>
    <w:rsid w:val="006C637E"/>
    <w:rsid w:val="006C7618"/>
    <w:rsid w:val="006D4572"/>
    <w:rsid w:val="006D5319"/>
    <w:rsid w:val="006D53F6"/>
    <w:rsid w:val="006E27D0"/>
    <w:rsid w:val="006E47F2"/>
    <w:rsid w:val="006F1676"/>
    <w:rsid w:val="006F330E"/>
    <w:rsid w:val="006F771D"/>
    <w:rsid w:val="00700C76"/>
    <w:rsid w:val="00704C5B"/>
    <w:rsid w:val="00704FBD"/>
    <w:rsid w:val="00707683"/>
    <w:rsid w:val="007101B1"/>
    <w:rsid w:val="007137E4"/>
    <w:rsid w:val="00714A9E"/>
    <w:rsid w:val="00716935"/>
    <w:rsid w:val="00716B86"/>
    <w:rsid w:val="00723B4A"/>
    <w:rsid w:val="00725AEC"/>
    <w:rsid w:val="0072680D"/>
    <w:rsid w:val="00727252"/>
    <w:rsid w:val="00730167"/>
    <w:rsid w:val="00730570"/>
    <w:rsid w:val="00732347"/>
    <w:rsid w:val="007333FF"/>
    <w:rsid w:val="007352F8"/>
    <w:rsid w:val="0073714B"/>
    <w:rsid w:val="00740D77"/>
    <w:rsid w:val="00741CF5"/>
    <w:rsid w:val="007460EB"/>
    <w:rsid w:val="00746506"/>
    <w:rsid w:val="00747023"/>
    <w:rsid w:val="0075083A"/>
    <w:rsid w:val="00754998"/>
    <w:rsid w:val="00755571"/>
    <w:rsid w:val="007557EF"/>
    <w:rsid w:val="007618C8"/>
    <w:rsid w:val="00761BA1"/>
    <w:rsid w:val="00766A85"/>
    <w:rsid w:val="00767330"/>
    <w:rsid w:val="0077039B"/>
    <w:rsid w:val="00770D64"/>
    <w:rsid w:val="00781A24"/>
    <w:rsid w:val="00790286"/>
    <w:rsid w:val="0079369C"/>
    <w:rsid w:val="00796D2B"/>
    <w:rsid w:val="007A07D5"/>
    <w:rsid w:val="007A0EBB"/>
    <w:rsid w:val="007A193A"/>
    <w:rsid w:val="007A4E56"/>
    <w:rsid w:val="007A679C"/>
    <w:rsid w:val="007A695D"/>
    <w:rsid w:val="007A700F"/>
    <w:rsid w:val="007A7ED8"/>
    <w:rsid w:val="007B12BA"/>
    <w:rsid w:val="007B66EA"/>
    <w:rsid w:val="007C33C4"/>
    <w:rsid w:val="007C4ECB"/>
    <w:rsid w:val="007D174C"/>
    <w:rsid w:val="007D391A"/>
    <w:rsid w:val="007D5C08"/>
    <w:rsid w:val="007E2CAD"/>
    <w:rsid w:val="007E2D5B"/>
    <w:rsid w:val="007F02FC"/>
    <w:rsid w:val="007F26ED"/>
    <w:rsid w:val="007F42D9"/>
    <w:rsid w:val="00800445"/>
    <w:rsid w:val="008059C0"/>
    <w:rsid w:val="00805B87"/>
    <w:rsid w:val="00806E95"/>
    <w:rsid w:val="00807CFF"/>
    <w:rsid w:val="00807F2E"/>
    <w:rsid w:val="00811FAE"/>
    <w:rsid w:val="0081217B"/>
    <w:rsid w:val="008132C0"/>
    <w:rsid w:val="00813793"/>
    <w:rsid w:val="008163C8"/>
    <w:rsid w:val="00820CAF"/>
    <w:rsid w:val="00822C8E"/>
    <w:rsid w:val="008243FD"/>
    <w:rsid w:val="00825356"/>
    <w:rsid w:val="00836216"/>
    <w:rsid w:val="00837AC5"/>
    <w:rsid w:val="00837F0B"/>
    <w:rsid w:val="00841A6D"/>
    <w:rsid w:val="00847C85"/>
    <w:rsid w:val="00847FA2"/>
    <w:rsid w:val="0085097A"/>
    <w:rsid w:val="008520A8"/>
    <w:rsid w:val="008547AD"/>
    <w:rsid w:val="008552A6"/>
    <w:rsid w:val="008575EB"/>
    <w:rsid w:val="008614DB"/>
    <w:rsid w:val="00864153"/>
    <w:rsid w:val="00871DA1"/>
    <w:rsid w:val="008727F3"/>
    <w:rsid w:val="00876B9D"/>
    <w:rsid w:val="0087748C"/>
    <w:rsid w:val="00880DE6"/>
    <w:rsid w:val="008835FE"/>
    <w:rsid w:val="00887DFB"/>
    <w:rsid w:val="0089156D"/>
    <w:rsid w:val="0089344B"/>
    <w:rsid w:val="0089363F"/>
    <w:rsid w:val="00895C0A"/>
    <w:rsid w:val="00897405"/>
    <w:rsid w:val="008A6048"/>
    <w:rsid w:val="008B31BE"/>
    <w:rsid w:val="008B5E87"/>
    <w:rsid w:val="008C0240"/>
    <w:rsid w:val="008C0452"/>
    <w:rsid w:val="008C3FFF"/>
    <w:rsid w:val="008C49FB"/>
    <w:rsid w:val="008C5707"/>
    <w:rsid w:val="008D47C1"/>
    <w:rsid w:val="008D5388"/>
    <w:rsid w:val="008D78B3"/>
    <w:rsid w:val="008E2610"/>
    <w:rsid w:val="008E48BD"/>
    <w:rsid w:val="008E60BC"/>
    <w:rsid w:val="008E62AC"/>
    <w:rsid w:val="008F1909"/>
    <w:rsid w:val="009029CE"/>
    <w:rsid w:val="009072AE"/>
    <w:rsid w:val="009122B6"/>
    <w:rsid w:val="00912D45"/>
    <w:rsid w:val="009151F5"/>
    <w:rsid w:val="00915792"/>
    <w:rsid w:val="0091778D"/>
    <w:rsid w:val="009203E1"/>
    <w:rsid w:val="0092211F"/>
    <w:rsid w:val="00924F8E"/>
    <w:rsid w:val="0092508C"/>
    <w:rsid w:val="00925A0F"/>
    <w:rsid w:val="00930603"/>
    <w:rsid w:val="009326E5"/>
    <w:rsid w:val="009360CC"/>
    <w:rsid w:val="00940C99"/>
    <w:rsid w:val="00941FC2"/>
    <w:rsid w:val="00942A94"/>
    <w:rsid w:val="00943361"/>
    <w:rsid w:val="009458AC"/>
    <w:rsid w:val="009468CE"/>
    <w:rsid w:val="009504F8"/>
    <w:rsid w:val="00951B04"/>
    <w:rsid w:val="00962CAB"/>
    <w:rsid w:val="0096657C"/>
    <w:rsid w:val="0096673B"/>
    <w:rsid w:val="00974CAC"/>
    <w:rsid w:val="00981FD9"/>
    <w:rsid w:val="009825A6"/>
    <w:rsid w:val="00982A4E"/>
    <w:rsid w:val="00983BE1"/>
    <w:rsid w:val="00984E61"/>
    <w:rsid w:val="00990A89"/>
    <w:rsid w:val="0099342B"/>
    <w:rsid w:val="009947E5"/>
    <w:rsid w:val="0099708B"/>
    <w:rsid w:val="0099768E"/>
    <w:rsid w:val="009A0E67"/>
    <w:rsid w:val="009A16FA"/>
    <w:rsid w:val="009A22B3"/>
    <w:rsid w:val="009A34DA"/>
    <w:rsid w:val="009A412F"/>
    <w:rsid w:val="009A6B1A"/>
    <w:rsid w:val="009A739C"/>
    <w:rsid w:val="009B194B"/>
    <w:rsid w:val="009B2623"/>
    <w:rsid w:val="009B7226"/>
    <w:rsid w:val="009C009A"/>
    <w:rsid w:val="009C02FF"/>
    <w:rsid w:val="009C0458"/>
    <w:rsid w:val="009D0745"/>
    <w:rsid w:val="009D0C19"/>
    <w:rsid w:val="009D1A7A"/>
    <w:rsid w:val="009D1CD1"/>
    <w:rsid w:val="009D43E3"/>
    <w:rsid w:val="009D43E5"/>
    <w:rsid w:val="009D4AA2"/>
    <w:rsid w:val="009E156F"/>
    <w:rsid w:val="009E3C11"/>
    <w:rsid w:val="009E4E63"/>
    <w:rsid w:val="009E7DC0"/>
    <w:rsid w:val="009F1136"/>
    <w:rsid w:val="009F4F95"/>
    <w:rsid w:val="009F52A8"/>
    <w:rsid w:val="009F6B02"/>
    <w:rsid w:val="00A00B63"/>
    <w:rsid w:val="00A023A4"/>
    <w:rsid w:val="00A05407"/>
    <w:rsid w:val="00A10FB1"/>
    <w:rsid w:val="00A12680"/>
    <w:rsid w:val="00A13CC0"/>
    <w:rsid w:val="00A146E2"/>
    <w:rsid w:val="00A14927"/>
    <w:rsid w:val="00A2029C"/>
    <w:rsid w:val="00A2164A"/>
    <w:rsid w:val="00A26363"/>
    <w:rsid w:val="00A30185"/>
    <w:rsid w:val="00A3221D"/>
    <w:rsid w:val="00A323F2"/>
    <w:rsid w:val="00A350E1"/>
    <w:rsid w:val="00A3741A"/>
    <w:rsid w:val="00A40158"/>
    <w:rsid w:val="00A414C1"/>
    <w:rsid w:val="00A43065"/>
    <w:rsid w:val="00A448A4"/>
    <w:rsid w:val="00A45DF3"/>
    <w:rsid w:val="00A47490"/>
    <w:rsid w:val="00A4787F"/>
    <w:rsid w:val="00A47A03"/>
    <w:rsid w:val="00A50812"/>
    <w:rsid w:val="00A5190A"/>
    <w:rsid w:val="00A5347C"/>
    <w:rsid w:val="00A55B05"/>
    <w:rsid w:val="00A61BDF"/>
    <w:rsid w:val="00A627F9"/>
    <w:rsid w:val="00A62E81"/>
    <w:rsid w:val="00A63497"/>
    <w:rsid w:val="00A64B4C"/>
    <w:rsid w:val="00A65079"/>
    <w:rsid w:val="00A70B97"/>
    <w:rsid w:val="00A727C3"/>
    <w:rsid w:val="00A72E27"/>
    <w:rsid w:val="00A769E8"/>
    <w:rsid w:val="00A76FC5"/>
    <w:rsid w:val="00A812C9"/>
    <w:rsid w:val="00A815DE"/>
    <w:rsid w:val="00A87F40"/>
    <w:rsid w:val="00A907DF"/>
    <w:rsid w:val="00A90EF3"/>
    <w:rsid w:val="00A91361"/>
    <w:rsid w:val="00A921B2"/>
    <w:rsid w:val="00A93348"/>
    <w:rsid w:val="00A95F35"/>
    <w:rsid w:val="00A962F9"/>
    <w:rsid w:val="00AA06BE"/>
    <w:rsid w:val="00AA2E15"/>
    <w:rsid w:val="00AA50A4"/>
    <w:rsid w:val="00AA541C"/>
    <w:rsid w:val="00AB309A"/>
    <w:rsid w:val="00AB31DE"/>
    <w:rsid w:val="00AB45E8"/>
    <w:rsid w:val="00AC4ABC"/>
    <w:rsid w:val="00AD23DA"/>
    <w:rsid w:val="00AD245F"/>
    <w:rsid w:val="00AD2649"/>
    <w:rsid w:val="00AD3AAC"/>
    <w:rsid w:val="00AE22E8"/>
    <w:rsid w:val="00AE5767"/>
    <w:rsid w:val="00AE5A88"/>
    <w:rsid w:val="00AF014D"/>
    <w:rsid w:val="00AF07F3"/>
    <w:rsid w:val="00AF0B57"/>
    <w:rsid w:val="00AF2D45"/>
    <w:rsid w:val="00AF4382"/>
    <w:rsid w:val="00B06529"/>
    <w:rsid w:val="00B073FD"/>
    <w:rsid w:val="00B100A5"/>
    <w:rsid w:val="00B10B16"/>
    <w:rsid w:val="00B158BB"/>
    <w:rsid w:val="00B16127"/>
    <w:rsid w:val="00B17498"/>
    <w:rsid w:val="00B20243"/>
    <w:rsid w:val="00B20463"/>
    <w:rsid w:val="00B22B0B"/>
    <w:rsid w:val="00B2707A"/>
    <w:rsid w:val="00B27DB8"/>
    <w:rsid w:val="00B3145F"/>
    <w:rsid w:val="00B31FF4"/>
    <w:rsid w:val="00B37709"/>
    <w:rsid w:val="00B47006"/>
    <w:rsid w:val="00B51730"/>
    <w:rsid w:val="00B54347"/>
    <w:rsid w:val="00B5497D"/>
    <w:rsid w:val="00B56E0F"/>
    <w:rsid w:val="00B651E6"/>
    <w:rsid w:val="00B65E33"/>
    <w:rsid w:val="00B65FBE"/>
    <w:rsid w:val="00B66D72"/>
    <w:rsid w:val="00B706BC"/>
    <w:rsid w:val="00B7138F"/>
    <w:rsid w:val="00B71772"/>
    <w:rsid w:val="00B71B2F"/>
    <w:rsid w:val="00B74752"/>
    <w:rsid w:val="00B774A4"/>
    <w:rsid w:val="00B77D5D"/>
    <w:rsid w:val="00B81881"/>
    <w:rsid w:val="00B8483C"/>
    <w:rsid w:val="00B906EA"/>
    <w:rsid w:val="00B9195E"/>
    <w:rsid w:val="00B926A3"/>
    <w:rsid w:val="00B92AC1"/>
    <w:rsid w:val="00B97D63"/>
    <w:rsid w:val="00BA2041"/>
    <w:rsid w:val="00BA20E7"/>
    <w:rsid w:val="00BB30F7"/>
    <w:rsid w:val="00BB5CDB"/>
    <w:rsid w:val="00BB72EA"/>
    <w:rsid w:val="00BC1055"/>
    <w:rsid w:val="00BC191B"/>
    <w:rsid w:val="00BC4AE4"/>
    <w:rsid w:val="00BC55BA"/>
    <w:rsid w:val="00BD1C29"/>
    <w:rsid w:val="00BE1FAB"/>
    <w:rsid w:val="00BF1E3A"/>
    <w:rsid w:val="00BF2E84"/>
    <w:rsid w:val="00BF30DA"/>
    <w:rsid w:val="00BF397E"/>
    <w:rsid w:val="00BF5D54"/>
    <w:rsid w:val="00C05CBA"/>
    <w:rsid w:val="00C16AF6"/>
    <w:rsid w:val="00C21AC3"/>
    <w:rsid w:val="00C23551"/>
    <w:rsid w:val="00C27316"/>
    <w:rsid w:val="00C27452"/>
    <w:rsid w:val="00C3039E"/>
    <w:rsid w:val="00C31986"/>
    <w:rsid w:val="00C31C81"/>
    <w:rsid w:val="00C33D95"/>
    <w:rsid w:val="00C42369"/>
    <w:rsid w:val="00C44258"/>
    <w:rsid w:val="00C442E8"/>
    <w:rsid w:val="00C45985"/>
    <w:rsid w:val="00C47699"/>
    <w:rsid w:val="00C50D71"/>
    <w:rsid w:val="00C51FAE"/>
    <w:rsid w:val="00C52587"/>
    <w:rsid w:val="00C53880"/>
    <w:rsid w:val="00C538EC"/>
    <w:rsid w:val="00C70CB8"/>
    <w:rsid w:val="00C753EA"/>
    <w:rsid w:val="00C7789B"/>
    <w:rsid w:val="00C8104F"/>
    <w:rsid w:val="00C81B17"/>
    <w:rsid w:val="00C8218F"/>
    <w:rsid w:val="00C8396E"/>
    <w:rsid w:val="00C84A88"/>
    <w:rsid w:val="00C86118"/>
    <w:rsid w:val="00C91FD6"/>
    <w:rsid w:val="00C943F2"/>
    <w:rsid w:val="00C9564D"/>
    <w:rsid w:val="00C96D97"/>
    <w:rsid w:val="00C97400"/>
    <w:rsid w:val="00CA3E08"/>
    <w:rsid w:val="00CA4C08"/>
    <w:rsid w:val="00CA526A"/>
    <w:rsid w:val="00CA722A"/>
    <w:rsid w:val="00CB1788"/>
    <w:rsid w:val="00CB3E49"/>
    <w:rsid w:val="00CB48D8"/>
    <w:rsid w:val="00CB52E6"/>
    <w:rsid w:val="00CB7442"/>
    <w:rsid w:val="00CB7F8A"/>
    <w:rsid w:val="00CD1550"/>
    <w:rsid w:val="00CD4134"/>
    <w:rsid w:val="00CD4D45"/>
    <w:rsid w:val="00CE1690"/>
    <w:rsid w:val="00CE1FF5"/>
    <w:rsid w:val="00CE216C"/>
    <w:rsid w:val="00CE23D3"/>
    <w:rsid w:val="00CE2E24"/>
    <w:rsid w:val="00CE3882"/>
    <w:rsid w:val="00CE3CD8"/>
    <w:rsid w:val="00CF068E"/>
    <w:rsid w:val="00CF217A"/>
    <w:rsid w:val="00CF788D"/>
    <w:rsid w:val="00CF7B3A"/>
    <w:rsid w:val="00CF7C53"/>
    <w:rsid w:val="00D00067"/>
    <w:rsid w:val="00D00CD1"/>
    <w:rsid w:val="00D01D39"/>
    <w:rsid w:val="00D039DF"/>
    <w:rsid w:val="00D04133"/>
    <w:rsid w:val="00D0526E"/>
    <w:rsid w:val="00D07301"/>
    <w:rsid w:val="00D20036"/>
    <w:rsid w:val="00D208A0"/>
    <w:rsid w:val="00D209F3"/>
    <w:rsid w:val="00D22B5E"/>
    <w:rsid w:val="00D237F3"/>
    <w:rsid w:val="00D26B70"/>
    <w:rsid w:val="00D27859"/>
    <w:rsid w:val="00D30028"/>
    <w:rsid w:val="00D34D9C"/>
    <w:rsid w:val="00D34FB1"/>
    <w:rsid w:val="00D35991"/>
    <w:rsid w:val="00D37665"/>
    <w:rsid w:val="00D41E0C"/>
    <w:rsid w:val="00D42B5E"/>
    <w:rsid w:val="00D43DD4"/>
    <w:rsid w:val="00D45555"/>
    <w:rsid w:val="00D531DB"/>
    <w:rsid w:val="00D54B7D"/>
    <w:rsid w:val="00D60A12"/>
    <w:rsid w:val="00D644E7"/>
    <w:rsid w:val="00D668F0"/>
    <w:rsid w:val="00D66EC8"/>
    <w:rsid w:val="00D67F3E"/>
    <w:rsid w:val="00D70E24"/>
    <w:rsid w:val="00D72059"/>
    <w:rsid w:val="00D72D01"/>
    <w:rsid w:val="00D73830"/>
    <w:rsid w:val="00D7502C"/>
    <w:rsid w:val="00D76A84"/>
    <w:rsid w:val="00D8396F"/>
    <w:rsid w:val="00D84D90"/>
    <w:rsid w:val="00D869FA"/>
    <w:rsid w:val="00D906F6"/>
    <w:rsid w:val="00D94FC0"/>
    <w:rsid w:val="00D96EA1"/>
    <w:rsid w:val="00D96F79"/>
    <w:rsid w:val="00DA069E"/>
    <w:rsid w:val="00DA0F53"/>
    <w:rsid w:val="00DA2B9A"/>
    <w:rsid w:val="00DA3BBD"/>
    <w:rsid w:val="00DA6B8F"/>
    <w:rsid w:val="00DA76A8"/>
    <w:rsid w:val="00DB0EAC"/>
    <w:rsid w:val="00DB3235"/>
    <w:rsid w:val="00DB3BE7"/>
    <w:rsid w:val="00DB5A30"/>
    <w:rsid w:val="00DC17FD"/>
    <w:rsid w:val="00DC2B25"/>
    <w:rsid w:val="00DD1EAA"/>
    <w:rsid w:val="00DE5D70"/>
    <w:rsid w:val="00DE6FFC"/>
    <w:rsid w:val="00DE79EB"/>
    <w:rsid w:val="00DF1BAB"/>
    <w:rsid w:val="00DF4A24"/>
    <w:rsid w:val="00DF5271"/>
    <w:rsid w:val="00DF52F2"/>
    <w:rsid w:val="00DF786E"/>
    <w:rsid w:val="00E019ED"/>
    <w:rsid w:val="00E02987"/>
    <w:rsid w:val="00E03365"/>
    <w:rsid w:val="00E04AA7"/>
    <w:rsid w:val="00E0611D"/>
    <w:rsid w:val="00E11BB0"/>
    <w:rsid w:val="00E14FAD"/>
    <w:rsid w:val="00E23460"/>
    <w:rsid w:val="00E25B58"/>
    <w:rsid w:val="00E27914"/>
    <w:rsid w:val="00E30073"/>
    <w:rsid w:val="00E307B7"/>
    <w:rsid w:val="00E30E48"/>
    <w:rsid w:val="00E342CD"/>
    <w:rsid w:val="00E40966"/>
    <w:rsid w:val="00E41D76"/>
    <w:rsid w:val="00E42A82"/>
    <w:rsid w:val="00E43106"/>
    <w:rsid w:val="00E5197D"/>
    <w:rsid w:val="00E53C06"/>
    <w:rsid w:val="00E61604"/>
    <w:rsid w:val="00E63E89"/>
    <w:rsid w:val="00E67B4A"/>
    <w:rsid w:val="00E7071A"/>
    <w:rsid w:val="00E71A8F"/>
    <w:rsid w:val="00E733F5"/>
    <w:rsid w:val="00E76616"/>
    <w:rsid w:val="00E820E4"/>
    <w:rsid w:val="00E84DEB"/>
    <w:rsid w:val="00E90A81"/>
    <w:rsid w:val="00E918A3"/>
    <w:rsid w:val="00E9216E"/>
    <w:rsid w:val="00E97725"/>
    <w:rsid w:val="00EA3776"/>
    <w:rsid w:val="00EA6F2C"/>
    <w:rsid w:val="00EA7C3F"/>
    <w:rsid w:val="00EB04FE"/>
    <w:rsid w:val="00EB2950"/>
    <w:rsid w:val="00EB32FD"/>
    <w:rsid w:val="00EB607B"/>
    <w:rsid w:val="00EB63A7"/>
    <w:rsid w:val="00EB766D"/>
    <w:rsid w:val="00EB7726"/>
    <w:rsid w:val="00EC13C3"/>
    <w:rsid w:val="00EC5910"/>
    <w:rsid w:val="00ED3BF6"/>
    <w:rsid w:val="00ED46B5"/>
    <w:rsid w:val="00EE3896"/>
    <w:rsid w:val="00EE46B3"/>
    <w:rsid w:val="00EF0DC3"/>
    <w:rsid w:val="00EF25CD"/>
    <w:rsid w:val="00EF41D9"/>
    <w:rsid w:val="00EF62A6"/>
    <w:rsid w:val="00F0509D"/>
    <w:rsid w:val="00F0685E"/>
    <w:rsid w:val="00F07FF7"/>
    <w:rsid w:val="00F11C49"/>
    <w:rsid w:val="00F14653"/>
    <w:rsid w:val="00F20089"/>
    <w:rsid w:val="00F239B5"/>
    <w:rsid w:val="00F24D19"/>
    <w:rsid w:val="00F307B3"/>
    <w:rsid w:val="00F31E48"/>
    <w:rsid w:val="00F323EE"/>
    <w:rsid w:val="00F36F1D"/>
    <w:rsid w:val="00F37D72"/>
    <w:rsid w:val="00F51003"/>
    <w:rsid w:val="00F51456"/>
    <w:rsid w:val="00F5225F"/>
    <w:rsid w:val="00F52DF0"/>
    <w:rsid w:val="00F535A2"/>
    <w:rsid w:val="00F55823"/>
    <w:rsid w:val="00F55C05"/>
    <w:rsid w:val="00F576D2"/>
    <w:rsid w:val="00F60351"/>
    <w:rsid w:val="00F617A5"/>
    <w:rsid w:val="00F61DBF"/>
    <w:rsid w:val="00F63D4C"/>
    <w:rsid w:val="00F75207"/>
    <w:rsid w:val="00F77D62"/>
    <w:rsid w:val="00F77E79"/>
    <w:rsid w:val="00F81508"/>
    <w:rsid w:val="00F849B0"/>
    <w:rsid w:val="00F84F2E"/>
    <w:rsid w:val="00F869AF"/>
    <w:rsid w:val="00F87296"/>
    <w:rsid w:val="00F874A8"/>
    <w:rsid w:val="00F87B95"/>
    <w:rsid w:val="00F913CF"/>
    <w:rsid w:val="00FA10F7"/>
    <w:rsid w:val="00FA24C2"/>
    <w:rsid w:val="00FA517B"/>
    <w:rsid w:val="00FA78AA"/>
    <w:rsid w:val="00FA7B0C"/>
    <w:rsid w:val="00FB0CBF"/>
    <w:rsid w:val="00FB1EEC"/>
    <w:rsid w:val="00FB3586"/>
    <w:rsid w:val="00FB5DC3"/>
    <w:rsid w:val="00FC3544"/>
    <w:rsid w:val="00FC605B"/>
    <w:rsid w:val="00FC6CA0"/>
    <w:rsid w:val="00FD32C0"/>
    <w:rsid w:val="00FD499B"/>
    <w:rsid w:val="00FD5D2C"/>
    <w:rsid w:val="00FD5EAC"/>
    <w:rsid w:val="00FE1B75"/>
    <w:rsid w:val="00FE4436"/>
    <w:rsid w:val="00FE74B9"/>
    <w:rsid w:val="00FF02E1"/>
    <w:rsid w:val="00FF1375"/>
    <w:rsid w:val="00FF19EA"/>
    <w:rsid w:val="00FF75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B35A"/>
  <w15:chartTrackingRefBased/>
  <w15:docId w15:val="{70C81F3F-B00D-4316-AE43-C2E71D567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05519"/>
    <w:pPr>
      <w:spacing w:after="0" w:line="240" w:lineRule="auto"/>
    </w:pPr>
    <w:rPr>
      <w:rFonts w:ascii="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qFormat/>
    <w:rsid w:val="00205519"/>
    <w:rPr>
      <w:rFonts w:ascii="Calibri" w:hAnsi="Calibri" w:cstheme="minorBidi"/>
      <w:sz w:val="22"/>
      <w:szCs w:val="21"/>
      <w:lang w:eastAsia="en-US"/>
    </w:rPr>
  </w:style>
  <w:style w:type="character" w:customStyle="1" w:styleId="NurTextZchn">
    <w:name w:val="Nur Text Zchn"/>
    <w:basedOn w:val="Absatz-Standardschriftart"/>
    <w:link w:val="NurText"/>
    <w:uiPriority w:val="99"/>
    <w:qFormat/>
    <w:rsid w:val="00205519"/>
    <w:rPr>
      <w:rFonts w:ascii="Calibri" w:hAnsi="Calibri"/>
      <w:szCs w:val="21"/>
    </w:rPr>
  </w:style>
  <w:style w:type="paragraph" w:styleId="KeinLeerraum">
    <w:name w:val="No Spacing"/>
    <w:uiPriority w:val="1"/>
    <w:qFormat/>
    <w:rsid w:val="00205519"/>
    <w:pPr>
      <w:spacing w:after="0" w:line="240" w:lineRule="auto"/>
    </w:pPr>
  </w:style>
  <w:style w:type="paragraph" w:styleId="Listenabsatz">
    <w:name w:val="List Paragraph"/>
    <w:basedOn w:val="Standard"/>
    <w:uiPriority w:val="34"/>
    <w:qFormat/>
    <w:rsid w:val="00205519"/>
    <w:pPr>
      <w:spacing w:after="200" w:line="276" w:lineRule="auto"/>
      <w:ind w:left="720"/>
      <w:contextualSpacing/>
    </w:pPr>
    <w:rPr>
      <w:rFonts w:asciiTheme="minorHAnsi" w:hAnsiTheme="minorHAnsi" w:cstheme="minorBidi"/>
      <w:sz w:val="22"/>
      <w:szCs w:val="22"/>
      <w:lang w:eastAsia="en-US"/>
    </w:rPr>
  </w:style>
  <w:style w:type="paragraph" w:customStyle="1" w:styleId="Default">
    <w:name w:val="Default"/>
    <w:uiPriority w:val="99"/>
    <w:rsid w:val="00205519"/>
    <w:pPr>
      <w:autoSpaceDE w:val="0"/>
      <w:autoSpaceDN w:val="0"/>
      <w:adjustRightInd w:val="0"/>
      <w:spacing w:after="0" w:line="240" w:lineRule="auto"/>
    </w:pPr>
    <w:rPr>
      <w:rFonts w:ascii="Calibri" w:hAnsi="Calibri" w:cs="Calibri"/>
      <w:color w:val="000000"/>
      <w:sz w:val="24"/>
      <w:szCs w:val="24"/>
    </w:rPr>
  </w:style>
  <w:style w:type="paragraph" w:customStyle="1" w:styleId="xmsonormal">
    <w:name w:val="x_msonormal"/>
    <w:basedOn w:val="Standard"/>
    <w:rsid w:val="00205519"/>
    <w:pPr>
      <w:spacing w:before="100" w:beforeAutospacing="1" w:after="100" w:afterAutospacing="1"/>
    </w:pPr>
    <w:rPr>
      <w:rFonts w:eastAsia="Times New Roman"/>
    </w:rPr>
  </w:style>
  <w:style w:type="character" w:customStyle="1" w:styleId="apple-converted-space">
    <w:name w:val="apple-converted-space"/>
    <w:basedOn w:val="Absatz-Standardschriftart"/>
    <w:rsid w:val="00205519"/>
  </w:style>
  <w:style w:type="paragraph" w:styleId="StandardWeb">
    <w:name w:val="Normal (Web)"/>
    <w:basedOn w:val="Standard"/>
    <w:uiPriority w:val="99"/>
    <w:unhideWhenUsed/>
    <w:rsid w:val="0008478E"/>
  </w:style>
  <w:style w:type="paragraph" w:customStyle="1" w:styleId="FarbigeListe-Akzent11">
    <w:name w:val="Farbige Liste - Akzent 11"/>
    <w:basedOn w:val="Standard"/>
    <w:uiPriority w:val="34"/>
    <w:qFormat/>
    <w:rsid w:val="00F31E48"/>
    <w:pPr>
      <w:ind w:left="720"/>
      <w:contextualSpacing/>
    </w:pPr>
    <w:rPr>
      <w:rFonts w:ascii="Cambria" w:eastAsia="MS Mincho" w:hAnsi="Cambria"/>
    </w:rPr>
  </w:style>
  <w:style w:type="character" w:styleId="Hyperlink">
    <w:name w:val="Hyperlink"/>
    <w:basedOn w:val="Absatz-Standardschriftart"/>
    <w:uiPriority w:val="99"/>
    <w:semiHidden/>
    <w:unhideWhenUsed/>
    <w:rsid w:val="003A6168"/>
    <w:rPr>
      <w:color w:val="0000FF"/>
      <w:u w:val="single"/>
    </w:rPr>
  </w:style>
  <w:style w:type="character" w:styleId="Kommentarzeichen">
    <w:name w:val="annotation reference"/>
    <w:basedOn w:val="Absatz-Standardschriftart"/>
    <w:uiPriority w:val="99"/>
    <w:semiHidden/>
    <w:unhideWhenUsed/>
    <w:rsid w:val="003A5F75"/>
    <w:rPr>
      <w:sz w:val="16"/>
      <w:szCs w:val="16"/>
    </w:rPr>
  </w:style>
  <w:style w:type="paragraph" w:styleId="Kommentartext">
    <w:name w:val="annotation text"/>
    <w:basedOn w:val="Standard"/>
    <w:link w:val="KommentartextZchn"/>
    <w:uiPriority w:val="99"/>
    <w:semiHidden/>
    <w:unhideWhenUsed/>
    <w:rsid w:val="003A5F75"/>
    <w:rPr>
      <w:sz w:val="20"/>
      <w:szCs w:val="20"/>
    </w:rPr>
  </w:style>
  <w:style w:type="character" w:customStyle="1" w:styleId="KommentartextZchn">
    <w:name w:val="Kommentartext Zchn"/>
    <w:basedOn w:val="Absatz-Standardschriftart"/>
    <w:link w:val="Kommentartext"/>
    <w:uiPriority w:val="99"/>
    <w:semiHidden/>
    <w:rsid w:val="003A5F75"/>
    <w:rPr>
      <w:rFonts w:ascii="Times New Roman" w:hAnsi="Times New Roman"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3A5F75"/>
    <w:rPr>
      <w:b/>
      <w:bCs/>
    </w:rPr>
  </w:style>
  <w:style w:type="character" w:customStyle="1" w:styleId="KommentarthemaZchn">
    <w:name w:val="Kommentarthema Zchn"/>
    <w:basedOn w:val="KommentartextZchn"/>
    <w:link w:val="Kommentarthema"/>
    <w:uiPriority w:val="99"/>
    <w:semiHidden/>
    <w:rsid w:val="003A5F75"/>
    <w:rPr>
      <w:rFonts w:ascii="Times New Roman" w:hAnsi="Times New Roman" w:cs="Times New Roman"/>
      <w:b/>
      <w:bCs/>
      <w:sz w:val="20"/>
      <w:szCs w:val="20"/>
      <w:lang w:eastAsia="de-DE"/>
    </w:rPr>
  </w:style>
  <w:style w:type="paragraph" w:styleId="Sprechblasentext">
    <w:name w:val="Balloon Text"/>
    <w:basedOn w:val="Standard"/>
    <w:link w:val="SprechblasentextZchn"/>
    <w:uiPriority w:val="99"/>
    <w:semiHidden/>
    <w:unhideWhenUsed/>
    <w:rsid w:val="003A5F75"/>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3A5F75"/>
    <w:rPr>
      <w:rFonts w:ascii="Segoe UI" w:hAnsi="Segoe UI" w:cs="Segoe UI"/>
      <w:sz w:val="18"/>
      <w:szCs w:val="18"/>
      <w:lang w:eastAsia="de-DE"/>
    </w:rPr>
  </w:style>
  <w:style w:type="character" w:styleId="Fett">
    <w:name w:val="Strong"/>
    <w:basedOn w:val="Absatz-Standardschriftart"/>
    <w:uiPriority w:val="22"/>
    <w:qFormat/>
    <w:rsid w:val="006964D2"/>
    <w:rPr>
      <w:b/>
      <w:bCs/>
    </w:rPr>
  </w:style>
  <w:style w:type="paragraph" w:customStyle="1" w:styleId="p1">
    <w:name w:val="p1"/>
    <w:basedOn w:val="Standard"/>
    <w:rsid w:val="00E307B7"/>
    <w:rPr>
      <w:rFonts w:ascii="Helvetica" w:eastAsia="Times New Roman" w:hAnsi="Helvetica"/>
      <w:color w:val="1A1718"/>
      <w:sz w:val="13"/>
      <w:szCs w:val="13"/>
    </w:rPr>
  </w:style>
  <w:style w:type="paragraph" w:styleId="berarbeitung">
    <w:name w:val="Revision"/>
    <w:hidden/>
    <w:uiPriority w:val="99"/>
    <w:semiHidden/>
    <w:rsid w:val="007A695D"/>
    <w:pPr>
      <w:spacing w:after="0" w:line="240" w:lineRule="auto"/>
    </w:pPr>
    <w:rPr>
      <w:rFonts w:ascii="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20109">
      <w:bodyDiv w:val="1"/>
      <w:marLeft w:val="0"/>
      <w:marRight w:val="0"/>
      <w:marTop w:val="0"/>
      <w:marBottom w:val="0"/>
      <w:divBdr>
        <w:top w:val="none" w:sz="0" w:space="0" w:color="auto"/>
        <w:left w:val="none" w:sz="0" w:space="0" w:color="auto"/>
        <w:bottom w:val="none" w:sz="0" w:space="0" w:color="auto"/>
        <w:right w:val="none" w:sz="0" w:space="0" w:color="auto"/>
      </w:divBdr>
    </w:div>
    <w:div w:id="305211542">
      <w:bodyDiv w:val="1"/>
      <w:marLeft w:val="0"/>
      <w:marRight w:val="0"/>
      <w:marTop w:val="0"/>
      <w:marBottom w:val="0"/>
      <w:divBdr>
        <w:top w:val="none" w:sz="0" w:space="0" w:color="auto"/>
        <w:left w:val="none" w:sz="0" w:space="0" w:color="auto"/>
        <w:bottom w:val="none" w:sz="0" w:space="0" w:color="auto"/>
        <w:right w:val="none" w:sz="0" w:space="0" w:color="auto"/>
      </w:divBdr>
    </w:div>
    <w:div w:id="424041289">
      <w:bodyDiv w:val="1"/>
      <w:marLeft w:val="0"/>
      <w:marRight w:val="0"/>
      <w:marTop w:val="0"/>
      <w:marBottom w:val="0"/>
      <w:divBdr>
        <w:top w:val="none" w:sz="0" w:space="0" w:color="auto"/>
        <w:left w:val="none" w:sz="0" w:space="0" w:color="auto"/>
        <w:bottom w:val="none" w:sz="0" w:space="0" w:color="auto"/>
        <w:right w:val="none" w:sz="0" w:space="0" w:color="auto"/>
      </w:divBdr>
    </w:div>
    <w:div w:id="489174372">
      <w:bodyDiv w:val="1"/>
      <w:marLeft w:val="0"/>
      <w:marRight w:val="0"/>
      <w:marTop w:val="0"/>
      <w:marBottom w:val="0"/>
      <w:divBdr>
        <w:top w:val="none" w:sz="0" w:space="0" w:color="auto"/>
        <w:left w:val="none" w:sz="0" w:space="0" w:color="auto"/>
        <w:bottom w:val="none" w:sz="0" w:space="0" w:color="auto"/>
        <w:right w:val="none" w:sz="0" w:space="0" w:color="auto"/>
      </w:divBdr>
    </w:div>
    <w:div w:id="493230293">
      <w:bodyDiv w:val="1"/>
      <w:marLeft w:val="0"/>
      <w:marRight w:val="0"/>
      <w:marTop w:val="0"/>
      <w:marBottom w:val="0"/>
      <w:divBdr>
        <w:top w:val="none" w:sz="0" w:space="0" w:color="auto"/>
        <w:left w:val="none" w:sz="0" w:space="0" w:color="auto"/>
        <w:bottom w:val="none" w:sz="0" w:space="0" w:color="auto"/>
        <w:right w:val="none" w:sz="0" w:space="0" w:color="auto"/>
      </w:divBdr>
    </w:div>
    <w:div w:id="543178112">
      <w:bodyDiv w:val="1"/>
      <w:marLeft w:val="0"/>
      <w:marRight w:val="0"/>
      <w:marTop w:val="0"/>
      <w:marBottom w:val="0"/>
      <w:divBdr>
        <w:top w:val="none" w:sz="0" w:space="0" w:color="auto"/>
        <w:left w:val="none" w:sz="0" w:space="0" w:color="auto"/>
        <w:bottom w:val="none" w:sz="0" w:space="0" w:color="auto"/>
        <w:right w:val="none" w:sz="0" w:space="0" w:color="auto"/>
      </w:divBdr>
    </w:div>
    <w:div w:id="649598108">
      <w:bodyDiv w:val="1"/>
      <w:marLeft w:val="0"/>
      <w:marRight w:val="0"/>
      <w:marTop w:val="0"/>
      <w:marBottom w:val="0"/>
      <w:divBdr>
        <w:top w:val="none" w:sz="0" w:space="0" w:color="auto"/>
        <w:left w:val="none" w:sz="0" w:space="0" w:color="auto"/>
        <w:bottom w:val="none" w:sz="0" w:space="0" w:color="auto"/>
        <w:right w:val="none" w:sz="0" w:space="0" w:color="auto"/>
      </w:divBdr>
    </w:div>
    <w:div w:id="725684536">
      <w:bodyDiv w:val="1"/>
      <w:marLeft w:val="0"/>
      <w:marRight w:val="0"/>
      <w:marTop w:val="0"/>
      <w:marBottom w:val="0"/>
      <w:divBdr>
        <w:top w:val="none" w:sz="0" w:space="0" w:color="auto"/>
        <w:left w:val="none" w:sz="0" w:space="0" w:color="auto"/>
        <w:bottom w:val="none" w:sz="0" w:space="0" w:color="auto"/>
        <w:right w:val="none" w:sz="0" w:space="0" w:color="auto"/>
      </w:divBdr>
    </w:div>
    <w:div w:id="751967849">
      <w:bodyDiv w:val="1"/>
      <w:marLeft w:val="0"/>
      <w:marRight w:val="0"/>
      <w:marTop w:val="0"/>
      <w:marBottom w:val="0"/>
      <w:divBdr>
        <w:top w:val="none" w:sz="0" w:space="0" w:color="auto"/>
        <w:left w:val="none" w:sz="0" w:space="0" w:color="auto"/>
        <w:bottom w:val="none" w:sz="0" w:space="0" w:color="auto"/>
        <w:right w:val="none" w:sz="0" w:space="0" w:color="auto"/>
      </w:divBdr>
    </w:div>
    <w:div w:id="813134168">
      <w:bodyDiv w:val="1"/>
      <w:marLeft w:val="0"/>
      <w:marRight w:val="0"/>
      <w:marTop w:val="0"/>
      <w:marBottom w:val="0"/>
      <w:divBdr>
        <w:top w:val="none" w:sz="0" w:space="0" w:color="auto"/>
        <w:left w:val="none" w:sz="0" w:space="0" w:color="auto"/>
        <w:bottom w:val="none" w:sz="0" w:space="0" w:color="auto"/>
        <w:right w:val="none" w:sz="0" w:space="0" w:color="auto"/>
      </w:divBdr>
    </w:div>
    <w:div w:id="980236634">
      <w:bodyDiv w:val="1"/>
      <w:marLeft w:val="0"/>
      <w:marRight w:val="0"/>
      <w:marTop w:val="0"/>
      <w:marBottom w:val="0"/>
      <w:divBdr>
        <w:top w:val="none" w:sz="0" w:space="0" w:color="auto"/>
        <w:left w:val="none" w:sz="0" w:space="0" w:color="auto"/>
        <w:bottom w:val="none" w:sz="0" w:space="0" w:color="auto"/>
        <w:right w:val="none" w:sz="0" w:space="0" w:color="auto"/>
      </w:divBdr>
    </w:div>
    <w:div w:id="1050689569">
      <w:bodyDiv w:val="1"/>
      <w:marLeft w:val="0"/>
      <w:marRight w:val="0"/>
      <w:marTop w:val="0"/>
      <w:marBottom w:val="0"/>
      <w:divBdr>
        <w:top w:val="none" w:sz="0" w:space="0" w:color="auto"/>
        <w:left w:val="none" w:sz="0" w:space="0" w:color="auto"/>
        <w:bottom w:val="none" w:sz="0" w:space="0" w:color="auto"/>
        <w:right w:val="none" w:sz="0" w:space="0" w:color="auto"/>
      </w:divBdr>
    </w:div>
    <w:div w:id="1133599118">
      <w:bodyDiv w:val="1"/>
      <w:marLeft w:val="0"/>
      <w:marRight w:val="0"/>
      <w:marTop w:val="0"/>
      <w:marBottom w:val="0"/>
      <w:divBdr>
        <w:top w:val="none" w:sz="0" w:space="0" w:color="auto"/>
        <w:left w:val="none" w:sz="0" w:space="0" w:color="auto"/>
        <w:bottom w:val="none" w:sz="0" w:space="0" w:color="auto"/>
        <w:right w:val="none" w:sz="0" w:space="0" w:color="auto"/>
      </w:divBdr>
    </w:div>
    <w:div w:id="1174105016">
      <w:bodyDiv w:val="1"/>
      <w:marLeft w:val="0"/>
      <w:marRight w:val="0"/>
      <w:marTop w:val="0"/>
      <w:marBottom w:val="0"/>
      <w:divBdr>
        <w:top w:val="none" w:sz="0" w:space="0" w:color="auto"/>
        <w:left w:val="none" w:sz="0" w:space="0" w:color="auto"/>
        <w:bottom w:val="none" w:sz="0" w:space="0" w:color="auto"/>
        <w:right w:val="none" w:sz="0" w:space="0" w:color="auto"/>
      </w:divBdr>
    </w:div>
    <w:div w:id="1226339238">
      <w:bodyDiv w:val="1"/>
      <w:marLeft w:val="0"/>
      <w:marRight w:val="0"/>
      <w:marTop w:val="0"/>
      <w:marBottom w:val="0"/>
      <w:divBdr>
        <w:top w:val="none" w:sz="0" w:space="0" w:color="auto"/>
        <w:left w:val="none" w:sz="0" w:space="0" w:color="auto"/>
        <w:bottom w:val="none" w:sz="0" w:space="0" w:color="auto"/>
        <w:right w:val="none" w:sz="0" w:space="0" w:color="auto"/>
      </w:divBdr>
    </w:div>
    <w:div w:id="1279027675">
      <w:bodyDiv w:val="1"/>
      <w:marLeft w:val="0"/>
      <w:marRight w:val="0"/>
      <w:marTop w:val="0"/>
      <w:marBottom w:val="0"/>
      <w:divBdr>
        <w:top w:val="none" w:sz="0" w:space="0" w:color="auto"/>
        <w:left w:val="none" w:sz="0" w:space="0" w:color="auto"/>
        <w:bottom w:val="none" w:sz="0" w:space="0" w:color="auto"/>
        <w:right w:val="none" w:sz="0" w:space="0" w:color="auto"/>
      </w:divBdr>
    </w:div>
    <w:div w:id="1349328541">
      <w:bodyDiv w:val="1"/>
      <w:marLeft w:val="0"/>
      <w:marRight w:val="0"/>
      <w:marTop w:val="0"/>
      <w:marBottom w:val="0"/>
      <w:divBdr>
        <w:top w:val="none" w:sz="0" w:space="0" w:color="auto"/>
        <w:left w:val="none" w:sz="0" w:space="0" w:color="auto"/>
        <w:bottom w:val="none" w:sz="0" w:space="0" w:color="auto"/>
        <w:right w:val="none" w:sz="0" w:space="0" w:color="auto"/>
      </w:divBdr>
    </w:div>
    <w:div w:id="1522478237">
      <w:bodyDiv w:val="1"/>
      <w:marLeft w:val="0"/>
      <w:marRight w:val="0"/>
      <w:marTop w:val="0"/>
      <w:marBottom w:val="0"/>
      <w:divBdr>
        <w:top w:val="none" w:sz="0" w:space="0" w:color="auto"/>
        <w:left w:val="none" w:sz="0" w:space="0" w:color="auto"/>
        <w:bottom w:val="none" w:sz="0" w:space="0" w:color="auto"/>
        <w:right w:val="none" w:sz="0" w:space="0" w:color="auto"/>
      </w:divBdr>
    </w:div>
    <w:div w:id="1592087811">
      <w:bodyDiv w:val="1"/>
      <w:marLeft w:val="0"/>
      <w:marRight w:val="0"/>
      <w:marTop w:val="0"/>
      <w:marBottom w:val="0"/>
      <w:divBdr>
        <w:top w:val="none" w:sz="0" w:space="0" w:color="auto"/>
        <w:left w:val="none" w:sz="0" w:space="0" w:color="auto"/>
        <w:bottom w:val="none" w:sz="0" w:space="0" w:color="auto"/>
        <w:right w:val="none" w:sz="0" w:space="0" w:color="auto"/>
      </w:divBdr>
    </w:div>
    <w:div w:id="1663729235">
      <w:bodyDiv w:val="1"/>
      <w:marLeft w:val="0"/>
      <w:marRight w:val="0"/>
      <w:marTop w:val="0"/>
      <w:marBottom w:val="0"/>
      <w:divBdr>
        <w:top w:val="none" w:sz="0" w:space="0" w:color="auto"/>
        <w:left w:val="none" w:sz="0" w:space="0" w:color="auto"/>
        <w:bottom w:val="none" w:sz="0" w:space="0" w:color="auto"/>
        <w:right w:val="none" w:sz="0" w:space="0" w:color="auto"/>
      </w:divBdr>
    </w:div>
    <w:div w:id="1815368354">
      <w:bodyDiv w:val="1"/>
      <w:marLeft w:val="0"/>
      <w:marRight w:val="0"/>
      <w:marTop w:val="0"/>
      <w:marBottom w:val="0"/>
      <w:divBdr>
        <w:top w:val="none" w:sz="0" w:space="0" w:color="auto"/>
        <w:left w:val="none" w:sz="0" w:space="0" w:color="auto"/>
        <w:bottom w:val="none" w:sz="0" w:space="0" w:color="auto"/>
        <w:right w:val="none" w:sz="0" w:space="0" w:color="auto"/>
      </w:divBdr>
    </w:div>
    <w:div w:id="1887451584">
      <w:bodyDiv w:val="1"/>
      <w:marLeft w:val="0"/>
      <w:marRight w:val="0"/>
      <w:marTop w:val="0"/>
      <w:marBottom w:val="0"/>
      <w:divBdr>
        <w:top w:val="none" w:sz="0" w:space="0" w:color="auto"/>
        <w:left w:val="none" w:sz="0" w:space="0" w:color="auto"/>
        <w:bottom w:val="none" w:sz="0" w:space="0" w:color="auto"/>
        <w:right w:val="none" w:sz="0" w:space="0" w:color="auto"/>
      </w:divBdr>
    </w:div>
    <w:div w:id="1961566866">
      <w:bodyDiv w:val="1"/>
      <w:marLeft w:val="0"/>
      <w:marRight w:val="0"/>
      <w:marTop w:val="0"/>
      <w:marBottom w:val="0"/>
      <w:divBdr>
        <w:top w:val="none" w:sz="0" w:space="0" w:color="auto"/>
        <w:left w:val="none" w:sz="0" w:space="0" w:color="auto"/>
        <w:bottom w:val="none" w:sz="0" w:space="0" w:color="auto"/>
        <w:right w:val="none" w:sz="0" w:space="0" w:color="auto"/>
      </w:divBdr>
    </w:div>
    <w:div w:id="2115511499">
      <w:bodyDiv w:val="1"/>
      <w:marLeft w:val="0"/>
      <w:marRight w:val="0"/>
      <w:marTop w:val="0"/>
      <w:marBottom w:val="0"/>
      <w:divBdr>
        <w:top w:val="none" w:sz="0" w:space="0" w:color="auto"/>
        <w:left w:val="none" w:sz="0" w:space="0" w:color="auto"/>
        <w:bottom w:val="none" w:sz="0" w:space="0" w:color="auto"/>
        <w:right w:val="none" w:sz="0" w:space="0" w:color="auto"/>
      </w:divBdr>
    </w:div>
    <w:div w:id="214388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4792</Words>
  <Characters>30192</Characters>
  <Application>Microsoft Office Word</Application>
  <DocSecurity>0</DocSecurity>
  <Lines>251</Lines>
  <Paragraphs>69</Paragraphs>
  <ScaleCrop>false</ScaleCrop>
  <HeadingPairs>
    <vt:vector size="2" baseType="variant">
      <vt:variant>
        <vt:lpstr>Titel</vt:lpstr>
      </vt:variant>
      <vt:variant>
        <vt:i4>1</vt:i4>
      </vt:variant>
    </vt:vector>
  </HeadingPairs>
  <TitlesOfParts>
    <vt:vector size="1" baseType="lpstr">
      <vt:lpstr/>
    </vt:vector>
  </TitlesOfParts>
  <Company>UKW</Company>
  <LinksUpToDate>false</LinksUpToDate>
  <CharactersWithSpaces>34915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Chatterjee, Manik</dc:creator>
  <cp:keywords/>
  <dc:description/>
  <cp:lastModifiedBy>Entwistle, Andrew</cp:lastModifiedBy>
  <cp:revision>2</cp:revision>
  <dcterms:created xsi:type="dcterms:W3CDTF">2026-02-04T09:47:00Z</dcterms:created>
  <dcterms:modified xsi:type="dcterms:W3CDTF">2026-02-04T09:47:00Z</dcterms:modified>
</cp:coreProperties>
</file>