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A20C4" w14:textId="2FC837B6" w:rsidR="00E8352A" w:rsidRPr="00F7767B" w:rsidRDefault="00E8352A" w:rsidP="00E8352A">
      <w:pPr>
        <w:spacing w:after="0" w:line="240" w:lineRule="auto"/>
        <w:rPr>
          <w:rFonts w:ascii="Arial" w:eastAsia="Times New Roman" w:hAnsi="Arial" w:cs="Arial"/>
          <w:sz w:val="24"/>
          <w:szCs w:val="20"/>
          <w:lang w:eastAsia="de-DE"/>
        </w:rPr>
      </w:pPr>
      <w:commentRangeStart w:id="0"/>
      <w:r w:rsidRPr="00F7767B">
        <w:rPr>
          <w:rFonts w:ascii="Arial" w:eastAsia="Times New Roman" w:hAnsi="Arial" w:cs="Arial"/>
          <w:sz w:val="24"/>
          <w:szCs w:val="20"/>
          <w:lang w:eastAsia="de-DE"/>
        </w:rPr>
        <w:t xml:space="preserve">Klausur Klinische Chemie und </w:t>
      </w:r>
      <w:proofErr w:type="spellStart"/>
      <w:r w:rsidRPr="00F7767B">
        <w:rPr>
          <w:rFonts w:ascii="Arial" w:eastAsia="Times New Roman" w:hAnsi="Arial" w:cs="Arial"/>
          <w:sz w:val="24"/>
          <w:szCs w:val="20"/>
          <w:lang w:eastAsia="de-DE"/>
        </w:rPr>
        <w:t>Laboratoriumsdiagnostik</w:t>
      </w:r>
      <w:proofErr w:type="spellEnd"/>
      <w:r w:rsidRPr="00F7767B">
        <w:rPr>
          <w:rFonts w:ascii="Arial" w:eastAsia="Times New Roman" w:hAnsi="Arial" w:cs="Arial"/>
          <w:sz w:val="24"/>
          <w:szCs w:val="20"/>
          <w:lang w:eastAsia="de-DE"/>
        </w:rPr>
        <w:t xml:space="preserve">, </w:t>
      </w:r>
      <w:r>
        <w:rPr>
          <w:rFonts w:ascii="Arial" w:eastAsia="Times New Roman" w:hAnsi="Arial" w:cs="Arial"/>
          <w:sz w:val="24"/>
          <w:szCs w:val="20"/>
          <w:lang w:eastAsia="de-DE"/>
        </w:rPr>
        <w:t>Wintersemester 2025</w:t>
      </w:r>
      <w:r w:rsidR="005B78CF">
        <w:rPr>
          <w:rFonts w:ascii="Arial" w:eastAsia="Times New Roman" w:hAnsi="Arial" w:cs="Arial"/>
          <w:sz w:val="24"/>
          <w:szCs w:val="20"/>
          <w:lang w:eastAsia="de-DE"/>
        </w:rPr>
        <w:t>/2026</w:t>
      </w:r>
    </w:p>
    <w:p w14:paraId="3A88094C" w14:textId="77777777" w:rsidR="00E8352A" w:rsidRPr="00F7767B" w:rsidRDefault="00E8352A" w:rsidP="00E8352A">
      <w:pPr>
        <w:spacing w:after="0" w:line="240" w:lineRule="auto"/>
        <w:rPr>
          <w:rFonts w:ascii="Arial" w:eastAsia="Times New Roman" w:hAnsi="Arial" w:cs="Arial"/>
          <w:sz w:val="24"/>
          <w:szCs w:val="20"/>
          <w:lang w:eastAsia="de-DE"/>
        </w:rPr>
      </w:pPr>
      <w:r w:rsidRPr="00F7767B">
        <w:rPr>
          <w:rFonts w:ascii="Arial" w:eastAsia="Times New Roman" w:hAnsi="Arial" w:cs="Arial"/>
          <w:sz w:val="24"/>
          <w:szCs w:val="20"/>
          <w:lang w:eastAsia="de-DE"/>
        </w:rPr>
        <w:t xml:space="preserve">Autor: </w:t>
      </w:r>
      <w:r>
        <w:rPr>
          <w:rFonts w:ascii="Arial" w:eastAsia="Times New Roman" w:hAnsi="Arial" w:cs="Arial"/>
          <w:sz w:val="24"/>
          <w:szCs w:val="20"/>
          <w:lang w:eastAsia="de-DE"/>
        </w:rPr>
        <w:t>Schülein</w:t>
      </w:r>
    </w:p>
    <w:p w14:paraId="0FD97976" w14:textId="77777777" w:rsidR="00E8352A" w:rsidRPr="00F7767B" w:rsidRDefault="00E8352A" w:rsidP="00E8352A">
      <w:pPr>
        <w:spacing w:after="0" w:line="240" w:lineRule="auto"/>
        <w:rPr>
          <w:rFonts w:ascii="Arial" w:eastAsia="Times New Roman" w:hAnsi="Arial" w:cs="Arial"/>
          <w:sz w:val="24"/>
          <w:szCs w:val="20"/>
          <w:lang w:eastAsia="de-DE"/>
        </w:rPr>
      </w:pPr>
      <w:r w:rsidRPr="00F7767B">
        <w:rPr>
          <w:rFonts w:ascii="Arial" w:eastAsia="Times New Roman" w:hAnsi="Arial" w:cs="Arial"/>
          <w:sz w:val="24"/>
          <w:szCs w:val="20"/>
          <w:lang w:eastAsia="de-DE"/>
        </w:rPr>
        <w:t>Schema: PS50P</w:t>
      </w:r>
    </w:p>
    <w:p w14:paraId="251556F8" w14:textId="77777777" w:rsidR="00E8352A" w:rsidRPr="00F7767B" w:rsidRDefault="00E8352A" w:rsidP="00E8352A">
      <w:pPr>
        <w:autoSpaceDE w:val="0"/>
        <w:autoSpaceDN w:val="0"/>
        <w:adjustRightInd w:val="0"/>
        <w:spacing w:after="0" w:line="240" w:lineRule="auto"/>
        <w:rPr>
          <w:rFonts w:ascii="Arial" w:eastAsia="Calibri" w:hAnsi="Arial" w:cs="Arial"/>
          <w:color w:val="000000"/>
        </w:rPr>
      </w:pPr>
      <w:r w:rsidRPr="00F7767B">
        <w:rPr>
          <w:rFonts w:ascii="Arial" w:eastAsia="Calibri" w:hAnsi="Arial" w:cs="Arial"/>
          <w:color w:val="000000"/>
        </w:rPr>
        <w:t>KEINE_ABSCHNITTSPUNKTE: ja</w:t>
      </w:r>
    </w:p>
    <w:p w14:paraId="3EB63D4A" w14:textId="77777777" w:rsidR="00E8352A" w:rsidRPr="00F7767B" w:rsidRDefault="00E8352A" w:rsidP="00E8352A">
      <w:pPr>
        <w:autoSpaceDE w:val="0"/>
        <w:autoSpaceDN w:val="0"/>
        <w:adjustRightInd w:val="0"/>
        <w:spacing w:after="0" w:line="240" w:lineRule="auto"/>
        <w:rPr>
          <w:rFonts w:ascii="Arial" w:eastAsia="Calibri" w:hAnsi="Arial" w:cs="Arial"/>
          <w:color w:val="000000"/>
        </w:rPr>
      </w:pPr>
      <w:r w:rsidRPr="00F7767B">
        <w:rPr>
          <w:rFonts w:ascii="Arial" w:eastAsia="Calibri" w:hAnsi="Arial" w:cs="Arial"/>
          <w:color w:val="000000"/>
        </w:rPr>
        <w:t>FRAGE_NUMMERN: fortlaufend</w:t>
      </w:r>
    </w:p>
    <w:p w14:paraId="705A0783" w14:textId="77777777" w:rsidR="00E8352A" w:rsidRPr="00F7767B" w:rsidRDefault="00E8352A" w:rsidP="00E8352A">
      <w:pPr>
        <w:autoSpaceDE w:val="0"/>
        <w:autoSpaceDN w:val="0"/>
        <w:adjustRightInd w:val="0"/>
        <w:spacing w:after="0" w:line="240" w:lineRule="auto"/>
        <w:rPr>
          <w:rFonts w:ascii="Arial" w:eastAsia="Calibri" w:hAnsi="Arial" w:cs="Arial"/>
          <w:color w:val="000000"/>
        </w:rPr>
      </w:pPr>
      <w:r w:rsidRPr="00F7767B">
        <w:rPr>
          <w:rFonts w:ascii="Arial" w:eastAsia="Calibri" w:hAnsi="Arial" w:cs="Arial"/>
          <w:color w:val="000000"/>
        </w:rPr>
        <w:t>KEINE_MARKIERUNGEN: nein</w:t>
      </w:r>
    </w:p>
    <w:p w14:paraId="48DF1F4E" w14:textId="77777777" w:rsidR="00E8352A" w:rsidRPr="00F7767B" w:rsidRDefault="00E8352A" w:rsidP="00E8352A">
      <w:pPr>
        <w:autoSpaceDE w:val="0"/>
        <w:autoSpaceDN w:val="0"/>
        <w:adjustRightInd w:val="0"/>
        <w:spacing w:after="0" w:line="240" w:lineRule="auto"/>
        <w:rPr>
          <w:rFonts w:ascii="Arial" w:eastAsia="Calibri" w:hAnsi="Arial" w:cs="Arial"/>
          <w:color w:val="000000"/>
        </w:rPr>
      </w:pPr>
      <w:r w:rsidRPr="00F7767B">
        <w:rPr>
          <w:rFonts w:ascii="Arial" w:eastAsia="Calibri" w:hAnsi="Arial" w:cs="Arial"/>
          <w:color w:val="000000"/>
        </w:rPr>
        <w:t>GUI_AUFTEILUNG: B 53</w:t>
      </w:r>
    </w:p>
    <w:p w14:paraId="32C0D0C6" w14:textId="77777777" w:rsidR="00E8352A" w:rsidRPr="00F7767B" w:rsidRDefault="00E8352A" w:rsidP="00E8352A">
      <w:pPr>
        <w:autoSpaceDE w:val="0"/>
        <w:autoSpaceDN w:val="0"/>
        <w:adjustRightInd w:val="0"/>
        <w:spacing w:after="0" w:line="240" w:lineRule="auto"/>
        <w:rPr>
          <w:rFonts w:ascii="Arial" w:eastAsia="Calibri" w:hAnsi="Arial" w:cs="Arial"/>
          <w:color w:val="000000"/>
        </w:rPr>
      </w:pPr>
      <w:r w:rsidRPr="00F7767B">
        <w:rPr>
          <w:rFonts w:ascii="Arial" w:eastAsia="Calibri" w:hAnsi="Arial" w:cs="Arial"/>
          <w:color w:val="000000"/>
        </w:rPr>
        <w:t>ABSCHNITTE_RANDOMISIEREN: ja</w:t>
      </w:r>
    </w:p>
    <w:p w14:paraId="2A1602D0" w14:textId="77777777" w:rsidR="00E8352A" w:rsidRPr="00F7767B" w:rsidRDefault="00E8352A" w:rsidP="00E8352A">
      <w:pPr>
        <w:autoSpaceDE w:val="0"/>
        <w:autoSpaceDN w:val="0"/>
        <w:adjustRightInd w:val="0"/>
        <w:spacing w:after="0" w:line="240" w:lineRule="auto"/>
        <w:rPr>
          <w:rFonts w:ascii="Arial" w:eastAsia="Calibri" w:hAnsi="Arial" w:cs="Arial"/>
          <w:color w:val="000000"/>
        </w:rPr>
      </w:pPr>
      <w:r w:rsidRPr="00F7767B">
        <w:rPr>
          <w:rFonts w:ascii="Arial" w:eastAsia="Calibri" w:hAnsi="Arial" w:cs="Arial"/>
          <w:color w:val="000000"/>
        </w:rPr>
        <w:t>ABSCHNITT_R_MUSTER:</w:t>
      </w:r>
    </w:p>
    <w:p w14:paraId="2976B8F6" w14:textId="77777777" w:rsidR="00E8352A" w:rsidRPr="00F7767B" w:rsidRDefault="00E8352A" w:rsidP="00E8352A">
      <w:pPr>
        <w:autoSpaceDE w:val="0"/>
        <w:autoSpaceDN w:val="0"/>
        <w:adjustRightInd w:val="0"/>
        <w:spacing w:after="0" w:line="240" w:lineRule="auto"/>
        <w:rPr>
          <w:rFonts w:ascii="Arial" w:eastAsia="Calibri" w:hAnsi="Arial" w:cs="Arial"/>
          <w:color w:val="000000"/>
        </w:rPr>
      </w:pPr>
      <w:r w:rsidRPr="00F7767B">
        <w:rPr>
          <w:rFonts w:ascii="Arial" w:eastAsia="Calibri" w:hAnsi="Arial" w:cs="Arial"/>
          <w:color w:val="000000"/>
        </w:rPr>
        <w:t>FRAGEN_RANDOMISIEREN: ja</w:t>
      </w:r>
    </w:p>
    <w:p w14:paraId="4AA26F36" w14:textId="77777777" w:rsidR="00E8352A" w:rsidRPr="00F7767B" w:rsidRDefault="00E8352A" w:rsidP="00E8352A">
      <w:pPr>
        <w:autoSpaceDE w:val="0"/>
        <w:autoSpaceDN w:val="0"/>
        <w:adjustRightInd w:val="0"/>
        <w:spacing w:after="0" w:line="240" w:lineRule="auto"/>
        <w:rPr>
          <w:rFonts w:ascii="Arial" w:eastAsia="Calibri" w:hAnsi="Arial" w:cs="Arial"/>
          <w:color w:val="000000"/>
        </w:rPr>
      </w:pPr>
      <w:r w:rsidRPr="00F7767B">
        <w:rPr>
          <w:rFonts w:ascii="Arial" w:eastAsia="Calibri" w:hAnsi="Arial" w:cs="Arial"/>
          <w:color w:val="000000"/>
        </w:rPr>
        <w:t>ABSCHNITTE_OHNE_FRAGERANDOMISIERUNG:</w:t>
      </w:r>
    </w:p>
    <w:p w14:paraId="54914D26" w14:textId="77777777" w:rsidR="00E8352A" w:rsidRPr="00F7767B" w:rsidRDefault="00E8352A" w:rsidP="00E8352A">
      <w:pPr>
        <w:autoSpaceDE w:val="0"/>
        <w:autoSpaceDN w:val="0"/>
        <w:adjustRightInd w:val="0"/>
        <w:spacing w:after="0" w:line="240" w:lineRule="auto"/>
        <w:rPr>
          <w:rFonts w:ascii="Arial" w:eastAsia="Calibri" w:hAnsi="Arial" w:cs="Arial"/>
          <w:color w:val="000000"/>
        </w:rPr>
      </w:pPr>
      <w:r w:rsidRPr="00F7767B">
        <w:rPr>
          <w:rFonts w:ascii="Arial" w:eastAsia="Calibri" w:hAnsi="Arial" w:cs="Arial"/>
          <w:color w:val="000000"/>
        </w:rPr>
        <w:t>ANTWORTEN_RANDOMISIEREN: ja</w:t>
      </w:r>
    </w:p>
    <w:p w14:paraId="65497F2C" w14:textId="77777777" w:rsidR="00E8352A" w:rsidRPr="00F7767B" w:rsidRDefault="00E8352A" w:rsidP="00E8352A">
      <w:pPr>
        <w:autoSpaceDE w:val="0"/>
        <w:autoSpaceDN w:val="0"/>
        <w:adjustRightInd w:val="0"/>
        <w:spacing w:after="0" w:line="240" w:lineRule="auto"/>
        <w:rPr>
          <w:rFonts w:ascii="Arial" w:eastAsia="Calibri" w:hAnsi="Arial" w:cs="Arial"/>
          <w:color w:val="000000"/>
        </w:rPr>
      </w:pPr>
      <w:r w:rsidRPr="00F7767B">
        <w:rPr>
          <w:rFonts w:ascii="Arial" w:eastAsia="Calibri" w:hAnsi="Arial" w:cs="Arial"/>
          <w:color w:val="000000"/>
        </w:rPr>
        <w:t>FRAGEN_OHNE_ANTWORTRANDOMISIERUNG:</w:t>
      </w:r>
    </w:p>
    <w:p w14:paraId="4FA0A90E" w14:textId="77777777" w:rsidR="00E8352A" w:rsidRPr="00F7767B" w:rsidRDefault="00E8352A" w:rsidP="00E8352A">
      <w:pPr>
        <w:spacing w:after="0" w:line="240" w:lineRule="auto"/>
        <w:rPr>
          <w:rFonts w:ascii="Arial" w:eastAsia="Times New Roman" w:hAnsi="Arial" w:cs="Arial"/>
          <w:sz w:val="24"/>
          <w:szCs w:val="20"/>
          <w:lang w:eastAsia="de-DE"/>
        </w:rPr>
      </w:pPr>
      <w:r w:rsidRPr="00F7767B">
        <w:rPr>
          <w:rFonts w:ascii="Arial" w:eastAsia="Times New Roman" w:hAnsi="Arial" w:cs="Arial"/>
          <w:sz w:val="24"/>
          <w:szCs w:val="20"/>
          <w:lang w:eastAsia="de-DE"/>
        </w:rPr>
        <w:t>MOBIL_GEEIGNET: ja</w:t>
      </w:r>
    </w:p>
    <w:p w14:paraId="61825168" w14:textId="77777777" w:rsidR="00E8352A" w:rsidRPr="00F7767B" w:rsidRDefault="00E8352A" w:rsidP="00E8352A">
      <w:pPr>
        <w:spacing w:after="0" w:line="240" w:lineRule="auto"/>
        <w:rPr>
          <w:rFonts w:ascii="Arial" w:eastAsia="Times New Roman" w:hAnsi="Arial" w:cs="Arial"/>
          <w:bCs/>
          <w:color w:val="000000"/>
          <w:sz w:val="24"/>
          <w:szCs w:val="20"/>
          <w:lang w:val="sv-SE" w:eastAsia="de-DE"/>
        </w:rPr>
      </w:pPr>
    </w:p>
    <w:p w14:paraId="5F79DC05" w14:textId="77777777" w:rsidR="00E8352A" w:rsidRPr="00F7767B" w:rsidRDefault="00E8352A" w:rsidP="00E8352A">
      <w:pPr>
        <w:spacing w:after="0" w:line="240" w:lineRule="auto"/>
        <w:rPr>
          <w:rFonts w:ascii="Arial" w:eastAsia="Times New Roman" w:hAnsi="Arial" w:cs="Arial"/>
          <w:sz w:val="24"/>
          <w:szCs w:val="20"/>
          <w:lang w:eastAsia="de-DE"/>
        </w:rPr>
      </w:pPr>
      <w:r w:rsidRPr="00F7767B">
        <w:rPr>
          <w:rFonts w:ascii="Arial" w:eastAsia="Times New Roman" w:hAnsi="Arial" w:cs="Arial"/>
          <w:sz w:val="24"/>
          <w:szCs w:val="20"/>
          <w:lang w:eastAsia="de-DE"/>
        </w:rPr>
        <w:t xml:space="preserve">Sie haben 45 Minuten Bearbeitungszeit. </w:t>
      </w:r>
    </w:p>
    <w:p w14:paraId="60FA9277" w14:textId="77777777" w:rsidR="00E8352A" w:rsidRPr="00F7767B" w:rsidRDefault="00E8352A" w:rsidP="00E8352A">
      <w:pPr>
        <w:rPr>
          <w:rFonts w:ascii="Arial" w:eastAsia="Calibri" w:hAnsi="Arial" w:cs="Arial"/>
          <w:sz w:val="24"/>
          <w:szCs w:val="20"/>
          <w:lang w:eastAsia="de-DE"/>
        </w:rPr>
      </w:pPr>
      <w:r w:rsidRPr="00F7767B">
        <w:rPr>
          <w:rFonts w:ascii="Arial" w:eastAsia="Calibri" w:hAnsi="Arial" w:cs="Arial"/>
          <w:sz w:val="24"/>
          <w:szCs w:val="20"/>
          <w:lang w:eastAsia="de-DE"/>
        </w:rPr>
        <w:t>Das Kopieren von Schrift-</w:t>
      </w:r>
      <w:r>
        <w:rPr>
          <w:rFonts w:ascii="Arial" w:eastAsia="Calibri" w:hAnsi="Arial" w:cs="Arial"/>
          <w:sz w:val="24"/>
          <w:szCs w:val="20"/>
          <w:lang w:eastAsia="de-DE"/>
        </w:rPr>
        <w:t xml:space="preserve"> </w:t>
      </w:r>
      <w:r w:rsidRPr="00F7767B">
        <w:rPr>
          <w:rFonts w:ascii="Arial" w:eastAsia="Calibri" w:hAnsi="Arial" w:cs="Arial"/>
          <w:sz w:val="24"/>
          <w:szCs w:val="20"/>
          <w:lang w:eastAsia="de-DE"/>
        </w:rPr>
        <w:t>und Bildmaterial während der Klausur mit</w:t>
      </w:r>
      <w:r>
        <w:rPr>
          <w:rFonts w:ascii="Arial" w:eastAsia="Calibri" w:hAnsi="Arial" w:cs="Arial"/>
          <w:sz w:val="24"/>
          <w:szCs w:val="20"/>
          <w:lang w:eastAsia="de-DE"/>
        </w:rPr>
        <w:t xml:space="preserve"> </w:t>
      </w:r>
      <w:r w:rsidRPr="00F7767B">
        <w:rPr>
          <w:rFonts w:ascii="Arial" w:eastAsia="Calibri" w:hAnsi="Arial" w:cs="Arial"/>
          <w:sz w:val="24"/>
          <w:szCs w:val="20"/>
          <w:lang w:eastAsia="de-DE"/>
        </w:rPr>
        <w:t xml:space="preserve">Handy, Kameras oder anderen technischen Geräten ist aus urheberrechtlichen Gründen untersagt. Verstöße werden mit </w:t>
      </w:r>
      <w:r w:rsidRPr="00F7767B">
        <w:rPr>
          <w:rFonts w:ascii="Arial" w:eastAsia="Calibri" w:hAnsi="Arial" w:cs="Arial"/>
          <w:b/>
          <w:sz w:val="24"/>
          <w:szCs w:val="20"/>
          <w:lang w:eastAsia="de-DE"/>
        </w:rPr>
        <w:t xml:space="preserve">Nichtbestehen </w:t>
      </w:r>
      <w:r w:rsidRPr="00F7767B">
        <w:rPr>
          <w:rFonts w:ascii="Arial" w:eastAsia="Calibri" w:hAnsi="Arial" w:cs="Arial"/>
          <w:sz w:val="24"/>
          <w:szCs w:val="20"/>
          <w:lang w:eastAsia="de-DE"/>
        </w:rPr>
        <w:t>der Klausur geahndet.</w:t>
      </w:r>
    </w:p>
    <w:p w14:paraId="07D1D998" w14:textId="77777777" w:rsidR="00E8352A" w:rsidRPr="00F7767B" w:rsidRDefault="00E8352A" w:rsidP="00E8352A">
      <w:pPr>
        <w:rPr>
          <w:rFonts w:ascii="Arial" w:eastAsia="Calibri" w:hAnsi="Arial" w:cs="Arial"/>
          <w:sz w:val="24"/>
          <w:szCs w:val="20"/>
          <w:lang w:eastAsia="de-DE"/>
        </w:rPr>
      </w:pPr>
      <w:r w:rsidRPr="00F7767B">
        <w:rPr>
          <w:rFonts w:ascii="Arial" w:eastAsia="Calibri" w:hAnsi="Arial" w:cs="Arial"/>
          <w:b/>
          <w:sz w:val="24"/>
          <w:szCs w:val="20"/>
          <w:lang w:eastAsia="de-DE"/>
        </w:rPr>
        <w:t xml:space="preserve">Allgemein gilt, dass die Verwendung nicht erlaubter Hilfsmittel während der Klausur im Sinne eines Täuschungsversuches zum Nichtbestehen der Klausur führt. </w:t>
      </w:r>
      <w:r w:rsidRPr="00F7767B">
        <w:rPr>
          <w:rFonts w:ascii="Arial" w:eastAsia="Calibri" w:hAnsi="Arial" w:cs="Arial"/>
          <w:sz w:val="24"/>
          <w:szCs w:val="20"/>
          <w:lang w:eastAsia="de-DE"/>
        </w:rPr>
        <w:t xml:space="preserve">Dies gilt insbesondere im Hinblick auf Mobilfunkgeräte. Stellen Sie bitte sicher, dass sich diese </w:t>
      </w:r>
      <w:r w:rsidRPr="00F7767B">
        <w:rPr>
          <w:rFonts w:ascii="Arial" w:eastAsia="Calibri" w:hAnsi="Arial" w:cs="Arial"/>
          <w:b/>
          <w:sz w:val="24"/>
          <w:szCs w:val="20"/>
          <w:lang w:eastAsia="de-DE"/>
        </w:rPr>
        <w:t xml:space="preserve">weder auf Ihrem Arbeitsplatz noch in unmittelbarer Nähe dazu befinden </w:t>
      </w:r>
      <w:r w:rsidRPr="00F7767B">
        <w:rPr>
          <w:rFonts w:ascii="Arial" w:eastAsia="Calibri" w:hAnsi="Arial" w:cs="Arial"/>
          <w:sz w:val="24"/>
          <w:szCs w:val="20"/>
          <w:lang w:eastAsia="de-DE"/>
        </w:rPr>
        <w:t>und dass die Geräte ausgeschaltet sind.</w:t>
      </w:r>
    </w:p>
    <w:p w14:paraId="18954116" w14:textId="77777777" w:rsidR="00E8352A" w:rsidRPr="00F7767B" w:rsidRDefault="00E8352A" w:rsidP="00E8352A">
      <w:pPr>
        <w:spacing w:after="0" w:line="240" w:lineRule="auto"/>
        <w:rPr>
          <w:rFonts w:ascii="Arial" w:eastAsia="Times New Roman" w:hAnsi="Arial" w:cs="Arial"/>
          <w:sz w:val="24"/>
          <w:szCs w:val="20"/>
          <w:lang w:eastAsia="de-DE"/>
        </w:rPr>
      </w:pPr>
    </w:p>
    <w:p w14:paraId="30EEAA8E" w14:textId="77777777" w:rsidR="00E8352A" w:rsidRPr="00F7767B" w:rsidRDefault="00E8352A" w:rsidP="00E8352A">
      <w:pPr>
        <w:spacing w:after="0" w:line="240" w:lineRule="auto"/>
        <w:rPr>
          <w:rFonts w:ascii="Arial" w:eastAsia="Times New Roman" w:hAnsi="Arial" w:cs="Arial"/>
          <w:sz w:val="24"/>
          <w:szCs w:val="20"/>
          <w:lang w:eastAsia="de-DE"/>
        </w:rPr>
      </w:pPr>
      <w:r w:rsidRPr="00F7767B">
        <w:rPr>
          <w:rFonts w:ascii="Arial" w:eastAsia="Times New Roman" w:hAnsi="Arial" w:cs="Arial"/>
          <w:sz w:val="24"/>
          <w:szCs w:val="20"/>
          <w:lang w:eastAsia="de-DE"/>
        </w:rPr>
        <w:t>Information zum Bewertungsschema:</w:t>
      </w:r>
    </w:p>
    <w:p w14:paraId="4F11E0F4" w14:textId="77777777" w:rsidR="00E8352A" w:rsidRPr="00F7767B" w:rsidRDefault="00E8352A" w:rsidP="00E8352A">
      <w:pPr>
        <w:spacing w:after="0" w:line="240" w:lineRule="auto"/>
        <w:rPr>
          <w:rFonts w:ascii="Arial" w:eastAsia="Times New Roman" w:hAnsi="Arial" w:cs="Arial"/>
          <w:sz w:val="24"/>
          <w:szCs w:val="20"/>
          <w:lang w:eastAsia="de-DE"/>
        </w:rPr>
      </w:pPr>
      <w:proofErr w:type="spellStart"/>
      <w:r w:rsidRPr="00F7767B">
        <w:rPr>
          <w:rFonts w:ascii="Arial" w:eastAsia="Times New Roman" w:hAnsi="Arial" w:cs="Arial"/>
          <w:sz w:val="24"/>
          <w:szCs w:val="20"/>
          <w:u w:val="single"/>
          <w:lang w:eastAsia="de-DE"/>
        </w:rPr>
        <w:t>TypA</w:t>
      </w:r>
      <w:proofErr w:type="spellEnd"/>
      <w:r w:rsidRPr="00F7767B">
        <w:rPr>
          <w:rFonts w:ascii="Arial" w:eastAsia="Times New Roman" w:hAnsi="Arial" w:cs="Arial"/>
          <w:sz w:val="24"/>
          <w:szCs w:val="20"/>
          <w:lang w:eastAsia="de-DE"/>
        </w:rPr>
        <w:t xml:space="preserve"> (Einfachauswahl): Jede Abweichung von der vorgegebenen Lösung ergibt 0%.</w:t>
      </w:r>
    </w:p>
    <w:p w14:paraId="7BEFC289" w14:textId="77777777" w:rsidR="00E8352A" w:rsidRPr="00F7767B" w:rsidRDefault="00E8352A" w:rsidP="00E8352A">
      <w:pPr>
        <w:spacing w:after="0" w:line="240" w:lineRule="auto"/>
        <w:rPr>
          <w:rFonts w:ascii="Arial" w:eastAsia="Times New Roman" w:hAnsi="Arial" w:cs="Arial"/>
          <w:sz w:val="24"/>
          <w:szCs w:val="20"/>
          <w:lang w:eastAsia="de-DE"/>
        </w:rPr>
      </w:pPr>
    </w:p>
    <w:p w14:paraId="3806F011" w14:textId="77777777" w:rsidR="00E8352A" w:rsidRPr="00F7767B" w:rsidRDefault="00E8352A" w:rsidP="00E8352A">
      <w:pPr>
        <w:spacing w:after="0" w:line="240" w:lineRule="auto"/>
        <w:rPr>
          <w:rFonts w:ascii="Arial" w:eastAsia="Times New Roman" w:hAnsi="Arial" w:cs="Arial"/>
          <w:sz w:val="24"/>
          <w:szCs w:val="20"/>
          <w:lang w:eastAsia="de-DE"/>
        </w:rPr>
      </w:pPr>
      <w:proofErr w:type="spellStart"/>
      <w:r w:rsidRPr="00F7767B">
        <w:rPr>
          <w:rFonts w:ascii="Arial" w:eastAsia="Times New Roman" w:hAnsi="Arial" w:cs="Arial"/>
          <w:sz w:val="24"/>
          <w:szCs w:val="20"/>
          <w:u w:val="single"/>
          <w:lang w:eastAsia="de-DE"/>
        </w:rPr>
        <w:t>PickS</w:t>
      </w:r>
      <w:proofErr w:type="spellEnd"/>
      <w:r w:rsidRPr="00F7767B">
        <w:rPr>
          <w:rFonts w:ascii="Arial" w:eastAsia="Times New Roman" w:hAnsi="Arial" w:cs="Arial"/>
          <w:sz w:val="24"/>
          <w:szCs w:val="20"/>
          <w:lang w:eastAsia="de-DE"/>
        </w:rPr>
        <w:t xml:space="preserve"> (scharfe Mehrfachauswahl): Sind mehr als die Hälfte der Antworten richtig klassifiziert (Kreuz bei einer zutreffenden Aussage bzw. kein Kreuz bei einer nichtzutreffenden Aussage), erhält man 50%, bei mehr Abweichungen 0%. Die Zahl der auszuwählenden Antworten ist angegeben. Wählen Sie weniger bzw. mehr Antwortalternativen aus als angeben sind, erhalten Sie automatisch 0 Punkte.</w:t>
      </w:r>
    </w:p>
    <w:p w14:paraId="7D347E09" w14:textId="77777777" w:rsidR="00E8352A" w:rsidRPr="00F7767B" w:rsidRDefault="00E8352A" w:rsidP="00E8352A">
      <w:pPr>
        <w:spacing w:after="0" w:line="240" w:lineRule="auto"/>
        <w:rPr>
          <w:rFonts w:ascii="Arial" w:eastAsia="Times New Roman" w:hAnsi="Arial" w:cs="Arial"/>
          <w:sz w:val="24"/>
          <w:szCs w:val="20"/>
          <w:lang w:eastAsia="de-DE"/>
        </w:rPr>
      </w:pPr>
    </w:p>
    <w:p w14:paraId="61D41282" w14:textId="78A900A8" w:rsidR="00E8352A" w:rsidRPr="00F7767B" w:rsidRDefault="00E8352A" w:rsidP="00E8352A">
      <w:pPr>
        <w:spacing w:after="0" w:line="240" w:lineRule="auto"/>
        <w:rPr>
          <w:rFonts w:ascii="Arial" w:eastAsia="Times New Roman" w:hAnsi="Arial" w:cs="Arial"/>
          <w:sz w:val="24"/>
          <w:szCs w:val="20"/>
          <w:lang w:eastAsia="de-DE"/>
        </w:rPr>
      </w:pPr>
      <w:proofErr w:type="spellStart"/>
      <w:r w:rsidRPr="00F7767B">
        <w:rPr>
          <w:rFonts w:ascii="Arial" w:eastAsia="Times New Roman" w:hAnsi="Arial" w:cs="Arial"/>
          <w:sz w:val="24"/>
          <w:szCs w:val="20"/>
          <w:u w:val="single"/>
          <w:lang w:eastAsia="de-DE"/>
        </w:rPr>
        <w:t>Kprim</w:t>
      </w:r>
      <w:proofErr w:type="spellEnd"/>
      <w:r w:rsidRPr="00F7767B">
        <w:rPr>
          <w:rFonts w:ascii="Arial" w:eastAsia="Times New Roman" w:hAnsi="Arial" w:cs="Arial"/>
          <w:sz w:val="24"/>
          <w:szCs w:val="20"/>
          <w:lang w:eastAsia="de-DE"/>
        </w:rPr>
        <w:t>: Bei 4 Antwortalternativen ergibt eine Abweichung von der vorgegebenen Lösung noch 50%, ansonsten 0%.</w:t>
      </w:r>
    </w:p>
    <w:p w14:paraId="5190F7B3" w14:textId="77777777" w:rsidR="00E8352A" w:rsidRDefault="00E8352A" w:rsidP="00E8352A">
      <w:pPr>
        <w:spacing w:after="0" w:line="240" w:lineRule="auto"/>
        <w:rPr>
          <w:rFonts w:ascii="Arial" w:eastAsia="Times New Roman" w:hAnsi="Arial" w:cs="Arial"/>
          <w:sz w:val="24"/>
          <w:szCs w:val="20"/>
          <w:lang w:eastAsia="de-DE"/>
        </w:rPr>
      </w:pPr>
    </w:p>
    <w:commentRangeEnd w:id="0"/>
    <w:p w14:paraId="417B8144" w14:textId="77777777" w:rsidR="00E8352A" w:rsidRDefault="00DF1733" w:rsidP="00E8352A">
      <w:pPr>
        <w:spacing w:after="0" w:line="240" w:lineRule="auto"/>
        <w:rPr>
          <w:rFonts w:ascii="Arial" w:eastAsia="Times New Roman" w:hAnsi="Arial" w:cs="Arial"/>
          <w:sz w:val="24"/>
          <w:szCs w:val="20"/>
          <w:lang w:eastAsia="de-DE"/>
        </w:rPr>
      </w:pPr>
      <w:r>
        <w:rPr>
          <w:rStyle w:val="Kommentarzeichen"/>
        </w:rPr>
        <w:commentReference w:id="0"/>
      </w:r>
    </w:p>
    <w:p w14:paraId="30DF318D" w14:textId="77777777" w:rsidR="00E8352A" w:rsidRPr="00ED232A" w:rsidRDefault="00E8352A" w:rsidP="00E8352A">
      <w:pPr>
        <w:spacing w:after="0" w:line="240" w:lineRule="auto"/>
        <w:rPr>
          <w:rFonts w:ascii="Arial" w:hAnsi="Arial" w:cs="Arial"/>
        </w:rPr>
      </w:pPr>
      <w:r w:rsidRPr="00ED232A">
        <w:rPr>
          <w:rFonts w:ascii="Arial" w:hAnsi="Arial" w:cs="Arial"/>
        </w:rPr>
        <w:lastRenderedPageBreak/>
        <w:t>--</w:t>
      </w:r>
    </w:p>
    <w:p w14:paraId="7D7CB481" w14:textId="1A6DE9BE" w:rsidR="00E8352A" w:rsidRPr="00ED232A" w:rsidRDefault="00E8352A" w:rsidP="00E8352A">
      <w:pPr>
        <w:spacing w:after="0" w:line="240" w:lineRule="auto"/>
        <w:rPr>
          <w:rFonts w:ascii="Arial" w:hAnsi="Arial" w:cs="Arial"/>
        </w:rPr>
      </w:pPr>
      <w:r>
        <w:rPr>
          <w:rFonts w:ascii="Arial" w:hAnsi="Arial" w:cs="Arial"/>
        </w:rPr>
        <w:t xml:space="preserve">Titel: Klinische Chemie und </w:t>
      </w:r>
      <w:proofErr w:type="spellStart"/>
      <w:r>
        <w:rPr>
          <w:rFonts w:ascii="Arial" w:hAnsi="Arial" w:cs="Arial"/>
        </w:rPr>
        <w:t>Laboratoriumsdiagnostik</w:t>
      </w:r>
      <w:proofErr w:type="spellEnd"/>
      <w:r>
        <w:rPr>
          <w:rFonts w:ascii="Arial" w:hAnsi="Arial" w:cs="Arial"/>
        </w:rPr>
        <w:t xml:space="preserve"> </w:t>
      </w:r>
      <w:proofErr w:type="spellStart"/>
      <w:r w:rsidR="005B78CF">
        <w:rPr>
          <w:rFonts w:ascii="Arial" w:hAnsi="Arial" w:cs="Arial"/>
        </w:rPr>
        <w:t>WiSe</w:t>
      </w:r>
      <w:proofErr w:type="spellEnd"/>
      <w:r w:rsidR="005B78CF">
        <w:rPr>
          <w:rFonts w:ascii="Arial" w:hAnsi="Arial" w:cs="Arial"/>
        </w:rPr>
        <w:t xml:space="preserve"> 2526</w:t>
      </w:r>
    </w:p>
    <w:p w14:paraId="3425A13D" w14:textId="77777777" w:rsidR="00E8352A" w:rsidRPr="00ED232A" w:rsidRDefault="00E8352A" w:rsidP="00E8352A">
      <w:pPr>
        <w:spacing w:after="0" w:line="240" w:lineRule="auto"/>
        <w:rPr>
          <w:rFonts w:ascii="Arial" w:hAnsi="Arial" w:cs="Arial"/>
        </w:rPr>
      </w:pPr>
      <w:r w:rsidRPr="00ED232A">
        <w:rPr>
          <w:rFonts w:ascii="Arial" w:hAnsi="Arial" w:cs="Arial"/>
        </w:rPr>
        <w:t>--</w:t>
      </w:r>
    </w:p>
    <w:p w14:paraId="22A77C0D" w14:textId="77777777" w:rsidR="00E8352A" w:rsidRPr="00DF1733" w:rsidRDefault="00E8352A" w:rsidP="00E8352A">
      <w:pPr>
        <w:pStyle w:val="DefaultStyle"/>
        <w:spacing w:after="0" w:line="240" w:lineRule="auto"/>
        <w:rPr>
          <w:rFonts w:ascii="Arial" w:hAnsi="Arial" w:cs="Arial"/>
          <w:bCs/>
          <w:color w:val="000000"/>
          <w:lang w:val="de-DE"/>
        </w:rPr>
      </w:pPr>
    </w:p>
    <w:p w14:paraId="6AB70570" w14:textId="77777777" w:rsidR="00E8352A" w:rsidRPr="005A7883" w:rsidRDefault="00E8352A" w:rsidP="00E8352A">
      <w:pPr>
        <w:spacing w:after="0" w:line="240" w:lineRule="auto"/>
      </w:pPr>
      <w:commentRangeStart w:id="1"/>
      <w:r>
        <w:t>1. Welche Aussagen treffen zu?</w:t>
      </w:r>
    </w:p>
    <w:p w14:paraId="0A588104" w14:textId="77777777" w:rsidR="00E8352A" w:rsidRPr="005A7883" w:rsidRDefault="00E8352A" w:rsidP="00E8352A">
      <w:pPr>
        <w:spacing w:after="0" w:line="240" w:lineRule="auto"/>
      </w:pPr>
      <w:r>
        <w:t xml:space="preserve">Typ: </w:t>
      </w:r>
      <w:proofErr w:type="spellStart"/>
      <w:r w:rsidRPr="005A7883">
        <w:t>PickS</w:t>
      </w:r>
      <w:proofErr w:type="spellEnd"/>
    </w:p>
    <w:p w14:paraId="005A3C71" w14:textId="77777777" w:rsidR="00E8352A" w:rsidRPr="005A7883" w:rsidRDefault="00E8352A" w:rsidP="00E8352A">
      <w:pPr>
        <w:spacing w:after="0" w:line="240" w:lineRule="auto"/>
      </w:pPr>
    </w:p>
    <w:p w14:paraId="20CD6131" w14:textId="0B159364" w:rsidR="00E8352A" w:rsidRPr="002547DA" w:rsidRDefault="00E8352A" w:rsidP="002467E8">
      <w:pPr>
        <w:pStyle w:val="Listenabsatz"/>
        <w:numPr>
          <w:ilvl w:val="0"/>
          <w:numId w:val="9"/>
        </w:numPr>
        <w:spacing w:after="0" w:line="240" w:lineRule="auto"/>
        <w:rPr>
          <w:b/>
          <w:bCs/>
        </w:rPr>
      </w:pPr>
      <w:r w:rsidRPr="002547DA">
        <w:rPr>
          <w:b/>
          <w:bCs/>
        </w:rPr>
        <w:t xml:space="preserve">Steroidhormone gehen auf das </w:t>
      </w:r>
      <w:proofErr w:type="spellStart"/>
      <w:r w:rsidRPr="002547DA">
        <w:rPr>
          <w:b/>
          <w:bCs/>
        </w:rPr>
        <w:t>Cholestan</w:t>
      </w:r>
      <w:proofErr w:type="spellEnd"/>
      <w:r w:rsidRPr="002547DA">
        <w:rPr>
          <w:b/>
          <w:bCs/>
        </w:rPr>
        <w:t xml:space="preserve"> Grundgerüst zurück.</w:t>
      </w:r>
    </w:p>
    <w:p w14:paraId="021659BE" w14:textId="5F3E47E9" w:rsidR="00E8352A" w:rsidRPr="002547DA" w:rsidRDefault="00E8352A" w:rsidP="002467E8">
      <w:pPr>
        <w:pStyle w:val="Listenabsatz"/>
        <w:numPr>
          <w:ilvl w:val="0"/>
          <w:numId w:val="9"/>
        </w:numPr>
        <w:spacing w:after="0" w:line="240" w:lineRule="auto"/>
        <w:rPr>
          <w:b/>
          <w:bCs/>
        </w:rPr>
      </w:pPr>
      <w:r w:rsidRPr="002547DA">
        <w:rPr>
          <w:b/>
          <w:bCs/>
        </w:rPr>
        <w:t>TSH wird im Hypophysenvorderlappen gebildet.</w:t>
      </w:r>
    </w:p>
    <w:p w14:paraId="2E7D6DB8" w14:textId="50D097F7" w:rsidR="00E8352A" w:rsidRPr="005A7883" w:rsidRDefault="00E8352A" w:rsidP="002467E8">
      <w:pPr>
        <w:pStyle w:val="Listenabsatz"/>
        <w:numPr>
          <w:ilvl w:val="0"/>
          <w:numId w:val="9"/>
        </w:numPr>
        <w:spacing w:after="0" w:line="240" w:lineRule="auto"/>
      </w:pPr>
      <w:r w:rsidRPr="005A7883">
        <w:t>Adrenalin und Noradrenalin werden in der Nebennierenrinde gebildet</w:t>
      </w:r>
      <w:r>
        <w:t>.</w:t>
      </w:r>
    </w:p>
    <w:p w14:paraId="1CE6FF52" w14:textId="7F0A8DD0" w:rsidR="00E8352A" w:rsidRPr="005A7883" w:rsidRDefault="00E8352A" w:rsidP="002467E8">
      <w:pPr>
        <w:pStyle w:val="Listenabsatz"/>
        <w:numPr>
          <w:ilvl w:val="0"/>
          <w:numId w:val="9"/>
        </w:numPr>
        <w:spacing w:after="0" w:line="240" w:lineRule="auto"/>
      </w:pPr>
      <w:r w:rsidRPr="005A7883">
        <w:t>Steroid</w:t>
      </w:r>
      <w:r>
        <w:t>h</w:t>
      </w:r>
      <w:r w:rsidRPr="005A7883">
        <w:t>ormone liegen im Plasma vornehmlich nicht proteingebunden vor</w:t>
      </w:r>
      <w:r>
        <w:t>.</w:t>
      </w:r>
    </w:p>
    <w:p w14:paraId="64DD9E3D" w14:textId="42812167" w:rsidR="00E8352A" w:rsidRPr="002547DA" w:rsidRDefault="00E8352A" w:rsidP="002467E8">
      <w:pPr>
        <w:pStyle w:val="Listenabsatz"/>
        <w:numPr>
          <w:ilvl w:val="0"/>
          <w:numId w:val="9"/>
        </w:numPr>
        <w:spacing w:after="0" w:line="240" w:lineRule="auto"/>
        <w:rPr>
          <w:b/>
          <w:bCs/>
        </w:rPr>
      </w:pPr>
      <w:proofErr w:type="spellStart"/>
      <w:r w:rsidRPr="002547DA">
        <w:rPr>
          <w:b/>
          <w:bCs/>
        </w:rPr>
        <w:t>GnRH</w:t>
      </w:r>
      <w:proofErr w:type="spellEnd"/>
      <w:r w:rsidRPr="002547DA">
        <w:rPr>
          <w:b/>
          <w:bCs/>
        </w:rPr>
        <w:t xml:space="preserve"> führt in der Hypophyse zur Freisetzung von FSH und LH.</w:t>
      </w:r>
      <w:commentRangeEnd w:id="1"/>
      <w:r w:rsidR="00DF1733">
        <w:rPr>
          <w:rStyle w:val="Kommentarzeichen"/>
        </w:rPr>
        <w:commentReference w:id="1"/>
      </w:r>
    </w:p>
    <w:p w14:paraId="250C85DE" w14:textId="77777777" w:rsidR="00E8352A" w:rsidRDefault="00E8352A" w:rsidP="00E8352A">
      <w:pPr>
        <w:spacing w:after="0" w:line="240" w:lineRule="auto"/>
      </w:pPr>
    </w:p>
    <w:p w14:paraId="6C786B37" w14:textId="77777777" w:rsidR="00E8352A" w:rsidRDefault="00E8352A" w:rsidP="00E8352A">
      <w:pPr>
        <w:spacing w:after="0" w:line="240" w:lineRule="auto"/>
      </w:pPr>
    </w:p>
    <w:p w14:paraId="62B60774" w14:textId="77777777" w:rsidR="00E8352A" w:rsidRPr="00ED232A" w:rsidRDefault="00E8352A" w:rsidP="00E8352A">
      <w:pPr>
        <w:spacing w:after="0" w:line="240" w:lineRule="auto"/>
        <w:rPr>
          <w:rFonts w:ascii="Arial" w:hAnsi="Arial" w:cs="Arial"/>
        </w:rPr>
      </w:pPr>
      <w:r w:rsidRPr="00ED232A">
        <w:rPr>
          <w:rFonts w:ascii="Arial" w:hAnsi="Arial" w:cs="Arial"/>
        </w:rPr>
        <w:t>--</w:t>
      </w:r>
    </w:p>
    <w:p w14:paraId="7C48CB52" w14:textId="60DBABE6" w:rsidR="00E8352A" w:rsidRPr="00ED232A" w:rsidRDefault="005B78CF" w:rsidP="00E8352A">
      <w:pPr>
        <w:spacing w:after="0" w:line="240" w:lineRule="auto"/>
        <w:rPr>
          <w:rFonts w:ascii="Arial" w:hAnsi="Arial" w:cs="Arial"/>
        </w:rPr>
      </w:pPr>
      <w:r>
        <w:rPr>
          <w:rFonts w:ascii="Arial" w:hAnsi="Arial" w:cs="Arial"/>
        </w:rPr>
        <w:t xml:space="preserve">Titel: Klinische Chemie und </w:t>
      </w:r>
      <w:proofErr w:type="spellStart"/>
      <w:r>
        <w:rPr>
          <w:rFonts w:ascii="Arial" w:hAnsi="Arial" w:cs="Arial"/>
        </w:rPr>
        <w:t>Laboratoriumsdiagnostik</w:t>
      </w:r>
      <w:proofErr w:type="spellEnd"/>
      <w:r>
        <w:rPr>
          <w:rFonts w:ascii="Arial" w:hAnsi="Arial" w:cs="Arial"/>
        </w:rPr>
        <w:t xml:space="preserve"> </w:t>
      </w:r>
      <w:proofErr w:type="spellStart"/>
      <w:r>
        <w:rPr>
          <w:rFonts w:ascii="Arial" w:hAnsi="Arial" w:cs="Arial"/>
        </w:rPr>
        <w:t>WiSe</w:t>
      </w:r>
      <w:proofErr w:type="spellEnd"/>
      <w:r>
        <w:rPr>
          <w:rFonts w:ascii="Arial" w:hAnsi="Arial" w:cs="Arial"/>
        </w:rPr>
        <w:t xml:space="preserve"> 2526</w:t>
      </w:r>
      <w:r w:rsidR="00E8352A">
        <w:rPr>
          <w:rFonts w:ascii="Arial" w:hAnsi="Arial" w:cs="Arial"/>
        </w:rPr>
        <w:t xml:space="preserve"> </w:t>
      </w:r>
    </w:p>
    <w:p w14:paraId="0FAD155C" w14:textId="77777777" w:rsidR="00E8352A" w:rsidRPr="00ED232A" w:rsidRDefault="00E8352A" w:rsidP="00E8352A">
      <w:pPr>
        <w:spacing w:after="0" w:line="240" w:lineRule="auto"/>
        <w:rPr>
          <w:rFonts w:ascii="Arial" w:hAnsi="Arial" w:cs="Arial"/>
        </w:rPr>
      </w:pPr>
      <w:r w:rsidRPr="00ED232A">
        <w:rPr>
          <w:rFonts w:ascii="Arial" w:hAnsi="Arial" w:cs="Arial"/>
        </w:rPr>
        <w:t>--</w:t>
      </w:r>
    </w:p>
    <w:p w14:paraId="7E19149A" w14:textId="77777777" w:rsidR="00E8352A" w:rsidRPr="005A7883" w:rsidRDefault="00E8352A" w:rsidP="00E8352A">
      <w:pPr>
        <w:spacing w:after="0" w:line="240" w:lineRule="auto"/>
      </w:pPr>
    </w:p>
    <w:p w14:paraId="23386244" w14:textId="77777777" w:rsidR="00E8352A" w:rsidRPr="005B78CF" w:rsidRDefault="00E8352A" w:rsidP="00E8352A">
      <w:pPr>
        <w:spacing w:after="0" w:line="240" w:lineRule="auto"/>
        <w:rPr>
          <w:color w:val="000000" w:themeColor="text1"/>
        </w:rPr>
      </w:pPr>
      <w:commentRangeStart w:id="2"/>
      <w:r w:rsidRPr="005B78CF">
        <w:rPr>
          <w:color w:val="000000" w:themeColor="text1"/>
        </w:rPr>
        <w:t xml:space="preserve">2. Welche Aussagen zur </w:t>
      </w:r>
      <w:proofErr w:type="spellStart"/>
      <w:r w:rsidRPr="005B78CF">
        <w:rPr>
          <w:color w:val="000000" w:themeColor="text1"/>
        </w:rPr>
        <w:t>Akromegaliediagnostik</w:t>
      </w:r>
      <w:proofErr w:type="spellEnd"/>
      <w:r w:rsidRPr="005B78CF">
        <w:rPr>
          <w:color w:val="000000" w:themeColor="text1"/>
        </w:rPr>
        <w:t xml:space="preserve"> treffen zu:</w:t>
      </w:r>
    </w:p>
    <w:p w14:paraId="451E8A2B" w14:textId="77777777" w:rsidR="00E8352A" w:rsidRPr="005A7883" w:rsidRDefault="00E8352A" w:rsidP="00E8352A">
      <w:pPr>
        <w:spacing w:after="0" w:line="240" w:lineRule="auto"/>
      </w:pPr>
      <w:r>
        <w:t xml:space="preserve">Typ: </w:t>
      </w:r>
      <w:proofErr w:type="spellStart"/>
      <w:r w:rsidRPr="005A7883">
        <w:t>PickS</w:t>
      </w:r>
      <w:proofErr w:type="spellEnd"/>
    </w:p>
    <w:p w14:paraId="3FA767B1" w14:textId="77777777" w:rsidR="00E8352A" w:rsidRDefault="00E8352A" w:rsidP="00E8352A">
      <w:pPr>
        <w:spacing w:after="0" w:line="240" w:lineRule="auto"/>
        <w:rPr>
          <w:color w:val="000000" w:themeColor="text1"/>
        </w:rPr>
      </w:pPr>
    </w:p>
    <w:p w14:paraId="1441C380" w14:textId="0D96D6C3" w:rsidR="00E8352A" w:rsidRPr="002547DA" w:rsidRDefault="00E8352A" w:rsidP="002467E8">
      <w:pPr>
        <w:pStyle w:val="Listenabsatz"/>
        <w:numPr>
          <w:ilvl w:val="0"/>
          <w:numId w:val="10"/>
        </w:numPr>
        <w:spacing w:after="0" w:line="240" w:lineRule="auto"/>
        <w:rPr>
          <w:b/>
          <w:bCs/>
          <w:color w:val="000000" w:themeColor="text1"/>
        </w:rPr>
      </w:pPr>
      <w:r w:rsidRPr="002547DA">
        <w:rPr>
          <w:b/>
          <w:bCs/>
          <w:color w:val="000000" w:themeColor="text1"/>
        </w:rPr>
        <w:t>IGF-1 (altersadjustiert) ist der beste Screeningtest.</w:t>
      </w:r>
    </w:p>
    <w:p w14:paraId="39F5C2F1" w14:textId="6EB99EB3" w:rsidR="00E8352A" w:rsidRPr="002547DA" w:rsidRDefault="00E8352A" w:rsidP="002467E8">
      <w:pPr>
        <w:pStyle w:val="Listenabsatz"/>
        <w:numPr>
          <w:ilvl w:val="0"/>
          <w:numId w:val="10"/>
        </w:numPr>
        <w:spacing w:after="0" w:line="240" w:lineRule="auto"/>
        <w:rPr>
          <w:color w:val="000000" w:themeColor="text1"/>
        </w:rPr>
      </w:pPr>
      <w:r w:rsidRPr="002547DA">
        <w:rPr>
          <w:color w:val="000000" w:themeColor="text1"/>
        </w:rPr>
        <w:t>Eine normale GH-Konzentration schließt eine Akromegalie sicher aus.</w:t>
      </w:r>
    </w:p>
    <w:p w14:paraId="24446F4B" w14:textId="3B25F67F" w:rsidR="00E8352A" w:rsidRPr="002547DA" w:rsidRDefault="00E8352A" w:rsidP="002467E8">
      <w:pPr>
        <w:pStyle w:val="Listenabsatz"/>
        <w:numPr>
          <w:ilvl w:val="0"/>
          <w:numId w:val="10"/>
        </w:numPr>
        <w:spacing w:after="0" w:line="240" w:lineRule="auto"/>
        <w:rPr>
          <w:b/>
          <w:bCs/>
        </w:rPr>
      </w:pPr>
      <w:r w:rsidRPr="002547DA">
        <w:rPr>
          <w:b/>
          <w:bCs/>
        </w:rPr>
        <w:t>Beim starken klinischen Verdacht sollte IGF-1 ggf. wiederholt werden.</w:t>
      </w:r>
    </w:p>
    <w:p w14:paraId="706E5E9E" w14:textId="3A6E27A0" w:rsidR="00E8352A" w:rsidRDefault="00E8352A" w:rsidP="002467E8">
      <w:pPr>
        <w:pStyle w:val="Listenabsatz"/>
        <w:numPr>
          <w:ilvl w:val="0"/>
          <w:numId w:val="10"/>
        </w:numPr>
        <w:spacing w:after="0" w:line="240" w:lineRule="auto"/>
      </w:pPr>
      <w:r>
        <w:t>GH hat im Vergleich zu IGF-1 eine lange Halbwertszeit.</w:t>
      </w:r>
    </w:p>
    <w:p w14:paraId="5530D373" w14:textId="39C1EBB3" w:rsidR="00E8352A" w:rsidRPr="002547DA" w:rsidRDefault="00E8352A" w:rsidP="002467E8">
      <w:pPr>
        <w:pStyle w:val="Listenabsatz"/>
        <w:numPr>
          <w:ilvl w:val="0"/>
          <w:numId w:val="10"/>
        </w:numPr>
        <w:spacing w:after="0" w:line="240" w:lineRule="auto"/>
        <w:rPr>
          <w:b/>
          <w:bCs/>
        </w:rPr>
      </w:pPr>
      <w:r w:rsidRPr="002547DA">
        <w:rPr>
          <w:b/>
          <w:bCs/>
        </w:rPr>
        <w:t xml:space="preserve">GH kann durch Stress oder Fasten erhöht sein. </w:t>
      </w:r>
      <w:commentRangeEnd w:id="2"/>
      <w:r w:rsidR="00DF1733">
        <w:rPr>
          <w:rStyle w:val="Kommentarzeichen"/>
        </w:rPr>
        <w:commentReference w:id="2"/>
      </w:r>
    </w:p>
    <w:p w14:paraId="4D2CCCF3" w14:textId="77777777" w:rsidR="00E8352A" w:rsidRDefault="00E8352A" w:rsidP="00E8352A"/>
    <w:p w14:paraId="4ABF6EE0" w14:textId="77777777" w:rsidR="00E8352A" w:rsidRPr="00ED232A" w:rsidRDefault="00E8352A" w:rsidP="00E8352A">
      <w:pPr>
        <w:spacing w:after="0" w:line="240" w:lineRule="auto"/>
        <w:rPr>
          <w:rFonts w:ascii="Arial" w:hAnsi="Arial" w:cs="Arial"/>
        </w:rPr>
      </w:pPr>
      <w:r w:rsidRPr="00ED232A">
        <w:rPr>
          <w:rFonts w:ascii="Arial" w:hAnsi="Arial" w:cs="Arial"/>
        </w:rPr>
        <w:t>--</w:t>
      </w:r>
    </w:p>
    <w:p w14:paraId="2D0D7718" w14:textId="516C3475" w:rsidR="00E8352A" w:rsidRPr="00ED232A" w:rsidRDefault="005B78CF" w:rsidP="00E8352A">
      <w:pPr>
        <w:spacing w:after="0" w:line="240" w:lineRule="auto"/>
        <w:rPr>
          <w:rFonts w:ascii="Arial" w:hAnsi="Arial" w:cs="Arial"/>
        </w:rPr>
      </w:pPr>
      <w:r>
        <w:rPr>
          <w:rFonts w:ascii="Arial" w:hAnsi="Arial" w:cs="Arial"/>
        </w:rPr>
        <w:t xml:space="preserve">Titel: Klinische Chemie und </w:t>
      </w:r>
      <w:proofErr w:type="spellStart"/>
      <w:r>
        <w:rPr>
          <w:rFonts w:ascii="Arial" w:hAnsi="Arial" w:cs="Arial"/>
        </w:rPr>
        <w:t>Laboratoriumsdiagnostik</w:t>
      </w:r>
      <w:proofErr w:type="spellEnd"/>
      <w:r>
        <w:rPr>
          <w:rFonts w:ascii="Arial" w:hAnsi="Arial" w:cs="Arial"/>
        </w:rPr>
        <w:t xml:space="preserve"> </w:t>
      </w:r>
      <w:proofErr w:type="spellStart"/>
      <w:r>
        <w:rPr>
          <w:rFonts w:ascii="Arial" w:hAnsi="Arial" w:cs="Arial"/>
        </w:rPr>
        <w:t>WiSe</w:t>
      </w:r>
      <w:proofErr w:type="spellEnd"/>
      <w:r>
        <w:rPr>
          <w:rFonts w:ascii="Arial" w:hAnsi="Arial" w:cs="Arial"/>
        </w:rPr>
        <w:t xml:space="preserve"> 2526</w:t>
      </w:r>
      <w:r w:rsidR="00E8352A">
        <w:rPr>
          <w:rFonts w:ascii="Arial" w:hAnsi="Arial" w:cs="Arial"/>
        </w:rPr>
        <w:t xml:space="preserve"> </w:t>
      </w:r>
    </w:p>
    <w:p w14:paraId="789EA6E3" w14:textId="77777777" w:rsidR="00E8352A" w:rsidRPr="00ED232A" w:rsidRDefault="00E8352A" w:rsidP="00E8352A">
      <w:pPr>
        <w:spacing w:after="0" w:line="240" w:lineRule="auto"/>
        <w:rPr>
          <w:rFonts w:ascii="Arial" w:hAnsi="Arial" w:cs="Arial"/>
        </w:rPr>
      </w:pPr>
      <w:r w:rsidRPr="00ED232A">
        <w:rPr>
          <w:rFonts w:ascii="Arial" w:hAnsi="Arial" w:cs="Arial"/>
        </w:rPr>
        <w:t>--</w:t>
      </w:r>
    </w:p>
    <w:p w14:paraId="79754421" w14:textId="77777777" w:rsidR="00E8352A" w:rsidRDefault="00E8352A" w:rsidP="00E8352A">
      <w:pPr>
        <w:spacing w:after="0" w:line="240" w:lineRule="auto"/>
      </w:pPr>
    </w:p>
    <w:p w14:paraId="22C394F6" w14:textId="77777777" w:rsidR="00E8352A" w:rsidRPr="005B78CF" w:rsidRDefault="00E8352A" w:rsidP="00E8352A">
      <w:pPr>
        <w:spacing w:after="0" w:line="240" w:lineRule="auto"/>
        <w:rPr>
          <w:color w:val="000000" w:themeColor="text1"/>
        </w:rPr>
      </w:pPr>
      <w:commentRangeStart w:id="3"/>
      <w:r w:rsidRPr="005B78CF">
        <w:rPr>
          <w:color w:val="000000" w:themeColor="text1"/>
        </w:rPr>
        <w:t>3. Welche Aussagen treffen zu?</w:t>
      </w:r>
    </w:p>
    <w:p w14:paraId="4436554B" w14:textId="77777777" w:rsidR="00E8352A" w:rsidRDefault="00E8352A" w:rsidP="00E8352A">
      <w:pPr>
        <w:spacing w:after="0" w:line="240" w:lineRule="auto"/>
        <w:rPr>
          <w:color w:val="000000" w:themeColor="text1"/>
        </w:rPr>
      </w:pPr>
      <w:r>
        <w:rPr>
          <w:color w:val="000000" w:themeColor="text1"/>
        </w:rPr>
        <w:t xml:space="preserve">Typ: </w:t>
      </w:r>
      <w:proofErr w:type="spellStart"/>
      <w:r>
        <w:rPr>
          <w:color w:val="000000" w:themeColor="text1"/>
        </w:rPr>
        <w:t>PickS</w:t>
      </w:r>
      <w:proofErr w:type="spellEnd"/>
    </w:p>
    <w:p w14:paraId="7372F35D" w14:textId="77777777" w:rsidR="00E8352A" w:rsidRDefault="00E8352A" w:rsidP="00E8352A">
      <w:pPr>
        <w:spacing w:after="0" w:line="240" w:lineRule="auto"/>
        <w:rPr>
          <w:color w:val="000000" w:themeColor="text1"/>
        </w:rPr>
      </w:pPr>
    </w:p>
    <w:p w14:paraId="1BEF1DD0" w14:textId="598BC70E" w:rsidR="00E8352A" w:rsidRPr="002547DA" w:rsidRDefault="00E8352A" w:rsidP="002467E8">
      <w:pPr>
        <w:pStyle w:val="Listenabsatz"/>
        <w:numPr>
          <w:ilvl w:val="0"/>
          <w:numId w:val="11"/>
        </w:numPr>
        <w:spacing w:after="0" w:line="240" w:lineRule="auto"/>
        <w:rPr>
          <w:b/>
          <w:bCs/>
          <w:color w:val="000000" w:themeColor="text1"/>
        </w:rPr>
      </w:pPr>
      <w:r w:rsidRPr="002547DA">
        <w:rPr>
          <w:b/>
          <w:bCs/>
          <w:color w:val="000000" w:themeColor="text1"/>
        </w:rPr>
        <w:t>Cortisol unterliegt einem ausgeprägten circadianen Rhythmus.</w:t>
      </w:r>
    </w:p>
    <w:p w14:paraId="3F57851C" w14:textId="62604C29" w:rsidR="00E8352A" w:rsidRPr="002547DA" w:rsidRDefault="00E8352A" w:rsidP="002467E8">
      <w:pPr>
        <w:pStyle w:val="Listenabsatz"/>
        <w:numPr>
          <w:ilvl w:val="0"/>
          <w:numId w:val="11"/>
        </w:numPr>
        <w:spacing w:after="0" w:line="240" w:lineRule="auto"/>
        <w:rPr>
          <w:b/>
          <w:bCs/>
          <w:color w:val="000000" w:themeColor="text1"/>
        </w:rPr>
      </w:pPr>
      <w:r w:rsidRPr="002547DA">
        <w:rPr>
          <w:b/>
          <w:bCs/>
          <w:color w:val="000000" w:themeColor="text1"/>
        </w:rPr>
        <w:t>Cortisol im Urin wird vorzugsweise aus Sammelurin bestimmt.</w:t>
      </w:r>
    </w:p>
    <w:p w14:paraId="1B9A6721" w14:textId="2356A633" w:rsidR="00E8352A" w:rsidRPr="002547DA" w:rsidRDefault="00E8352A" w:rsidP="002467E8">
      <w:pPr>
        <w:pStyle w:val="Listenabsatz"/>
        <w:numPr>
          <w:ilvl w:val="0"/>
          <w:numId w:val="11"/>
        </w:numPr>
        <w:spacing w:after="0" w:line="240" w:lineRule="auto"/>
        <w:rPr>
          <w:color w:val="000000" w:themeColor="text1"/>
        </w:rPr>
      </w:pPr>
      <w:r w:rsidRPr="002547DA">
        <w:rPr>
          <w:color w:val="000000" w:themeColor="text1"/>
        </w:rPr>
        <w:t>Beim Dexamethason Hemmtest führt die Gabe des Arzneistoffs zu einer Stimulation der Cortisol Freisetzung.</w:t>
      </w:r>
    </w:p>
    <w:p w14:paraId="0D731C4E" w14:textId="4E32BC2E" w:rsidR="00E8352A" w:rsidRPr="002547DA" w:rsidRDefault="00E8352A" w:rsidP="002467E8">
      <w:pPr>
        <w:pStyle w:val="Listenabsatz"/>
        <w:numPr>
          <w:ilvl w:val="0"/>
          <w:numId w:val="11"/>
        </w:numPr>
        <w:spacing w:after="0" w:line="240" w:lineRule="auto"/>
        <w:rPr>
          <w:color w:val="000000" w:themeColor="text1"/>
        </w:rPr>
      </w:pPr>
      <w:r w:rsidRPr="002547DA">
        <w:rPr>
          <w:color w:val="000000" w:themeColor="text1"/>
        </w:rPr>
        <w:t xml:space="preserve">Beim Morbus Cushing liegt eine autonome </w:t>
      </w:r>
      <w:proofErr w:type="spellStart"/>
      <w:r w:rsidRPr="002547DA">
        <w:rPr>
          <w:color w:val="000000" w:themeColor="text1"/>
        </w:rPr>
        <w:t>Cortisolsekretion</w:t>
      </w:r>
      <w:proofErr w:type="spellEnd"/>
      <w:r w:rsidRPr="002547DA">
        <w:rPr>
          <w:color w:val="000000" w:themeColor="text1"/>
        </w:rPr>
        <w:t xml:space="preserve"> der Nebenniere vor.</w:t>
      </w:r>
    </w:p>
    <w:p w14:paraId="1411A279" w14:textId="0B6A1FC2" w:rsidR="00E8352A" w:rsidRPr="002547DA" w:rsidRDefault="00E8352A" w:rsidP="002467E8">
      <w:pPr>
        <w:pStyle w:val="Listenabsatz"/>
        <w:numPr>
          <w:ilvl w:val="0"/>
          <w:numId w:val="11"/>
        </w:numPr>
        <w:spacing w:after="0" w:line="240" w:lineRule="auto"/>
        <w:rPr>
          <w:b/>
          <w:bCs/>
          <w:color w:val="000000" w:themeColor="text1"/>
        </w:rPr>
      </w:pPr>
      <w:r w:rsidRPr="002547DA">
        <w:rPr>
          <w:b/>
          <w:bCs/>
          <w:color w:val="000000" w:themeColor="text1"/>
        </w:rPr>
        <w:t>Beim ektopen Cushing führt eine vermehrte ACTH-Bildung zur Freisetzung des Cortisols.</w:t>
      </w:r>
      <w:commentRangeEnd w:id="3"/>
      <w:r w:rsidR="00DF1733">
        <w:rPr>
          <w:rStyle w:val="Kommentarzeichen"/>
        </w:rPr>
        <w:commentReference w:id="3"/>
      </w:r>
    </w:p>
    <w:p w14:paraId="0392B009" w14:textId="77777777" w:rsidR="00E8352A" w:rsidRDefault="00E8352A" w:rsidP="00E8352A"/>
    <w:p w14:paraId="2D7805F7" w14:textId="77777777" w:rsidR="00E8352A" w:rsidRDefault="00E8352A" w:rsidP="00E8352A"/>
    <w:p w14:paraId="70898D26" w14:textId="77777777" w:rsidR="00E8352A" w:rsidRDefault="00E8352A" w:rsidP="00E8352A"/>
    <w:p w14:paraId="67F8E263" w14:textId="77777777" w:rsidR="00E8352A" w:rsidRPr="00ED232A" w:rsidRDefault="00E8352A" w:rsidP="00E8352A">
      <w:pPr>
        <w:spacing w:after="0" w:line="240" w:lineRule="auto"/>
        <w:rPr>
          <w:rFonts w:ascii="Arial" w:hAnsi="Arial" w:cs="Arial"/>
        </w:rPr>
      </w:pPr>
      <w:r w:rsidRPr="00ED232A">
        <w:rPr>
          <w:rFonts w:ascii="Arial" w:hAnsi="Arial" w:cs="Arial"/>
        </w:rPr>
        <w:t>--</w:t>
      </w:r>
    </w:p>
    <w:p w14:paraId="5211EC45" w14:textId="12BDDE84" w:rsidR="00E8352A" w:rsidRPr="00ED232A" w:rsidRDefault="005B78CF" w:rsidP="00E8352A">
      <w:pPr>
        <w:spacing w:after="0" w:line="240" w:lineRule="auto"/>
        <w:rPr>
          <w:rFonts w:ascii="Arial" w:hAnsi="Arial" w:cs="Arial"/>
        </w:rPr>
      </w:pPr>
      <w:r>
        <w:rPr>
          <w:rFonts w:ascii="Arial" w:hAnsi="Arial" w:cs="Arial"/>
        </w:rPr>
        <w:t xml:space="preserve">Titel: Klinische Chemie und </w:t>
      </w:r>
      <w:proofErr w:type="spellStart"/>
      <w:r>
        <w:rPr>
          <w:rFonts w:ascii="Arial" w:hAnsi="Arial" w:cs="Arial"/>
        </w:rPr>
        <w:t>Laboratoriumsdiagnostik</w:t>
      </w:r>
      <w:proofErr w:type="spellEnd"/>
      <w:r>
        <w:rPr>
          <w:rFonts w:ascii="Arial" w:hAnsi="Arial" w:cs="Arial"/>
        </w:rPr>
        <w:t xml:space="preserve"> </w:t>
      </w:r>
      <w:proofErr w:type="spellStart"/>
      <w:r>
        <w:rPr>
          <w:rFonts w:ascii="Arial" w:hAnsi="Arial" w:cs="Arial"/>
        </w:rPr>
        <w:t>WiSe</w:t>
      </w:r>
      <w:proofErr w:type="spellEnd"/>
      <w:r>
        <w:rPr>
          <w:rFonts w:ascii="Arial" w:hAnsi="Arial" w:cs="Arial"/>
        </w:rPr>
        <w:t xml:space="preserve"> 2526</w:t>
      </w:r>
      <w:r w:rsidR="00E8352A">
        <w:rPr>
          <w:rFonts w:ascii="Arial" w:hAnsi="Arial" w:cs="Arial"/>
        </w:rPr>
        <w:t xml:space="preserve"> </w:t>
      </w:r>
    </w:p>
    <w:p w14:paraId="14A1FA05" w14:textId="77777777" w:rsidR="00E8352A" w:rsidRPr="00ED232A" w:rsidRDefault="00E8352A" w:rsidP="00E8352A">
      <w:pPr>
        <w:spacing w:after="0" w:line="240" w:lineRule="auto"/>
        <w:rPr>
          <w:rFonts w:ascii="Arial" w:hAnsi="Arial" w:cs="Arial"/>
        </w:rPr>
      </w:pPr>
      <w:r w:rsidRPr="00ED232A">
        <w:rPr>
          <w:rFonts w:ascii="Arial" w:hAnsi="Arial" w:cs="Arial"/>
        </w:rPr>
        <w:t>--</w:t>
      </w:r>
    </w:p>
    <w:p w14:paraId="25015B53" w14:textId="77777777" w:rsidR="00E8352A" w:rsidRDefault="00E8352A" w:rsidP="00E8352A">
      <w:pPr>
        <w:spacing w:after="0" w:line="240" w:lineRule="auto"/>
      </w:pPr>
    </w:p>
    <w:p w14:paraId="401939E5" w14:textId="77777777" w:rsidR="00E8352A" w:rsidRPr="005B78CF" w:rsidRDefault="00E8352A" w:rsidP="00E8352A">
      <w:pPr>
        <w:spacing w:after="0" w:line="240" w:lineRule="auto"/>
        <w:rPr>
          <w:color w:val="000000" w:themeColor="text1"/>
        </w:rPr>
      </w:pPr>
      <w:commentRangeStart w:id="4"/>
      <w:r w:rsidRPr="005B78CF">
        <w:rPr>
          <w:color w:val="000000" w:themeColor="text1"/>
        </w:rPr>
        <w:t>4. Welche Aussagen treffen zu?</w:t>
      </w:r>
    </w:p>
    <w:p w14:paraId="22CEEF9E" w14:textId="77777777" w:rsidR="00E8352A" w:rsidRDefault="00E8352A" w:rsidP="00E8352A">
      <w:pPr>
        <w:spacing w:after="0" w:line="240" w:lineRule="auto"/>
        <w:rPr>
          <w:color w:val="000000" w:themeColor="text1"/>
        </w:rPr>
      </w:pPr>
      <w:r>
        <w:rPr>
          <w:color w:val="000000" w:themeColor="text1"/>
        </w:rPr>
        <w:t xml:space="preserve">Typ: </w:t>
      </w:r>
      <w:proofErr w:type="spellStart"/>
      <w:r>
        <w:rPr>
          <w:color w:val="000000" w:themeColor="text1"/>
        </w:rPr>
        <w:t>PickS</w:t>
      </w:r>
      <w:proofErr w:type="spellEnd"/>
    </w:p>
    <w:p w14:paraId="77CB49AD" w14:textId="77777777" w:rsidR="00E8352A" w:rsidRDefault="00E8352A" w:rsidP="00E8352A">
      <w:pPr>
        <w:spacing w:after="0" w:line="240" w:lineRule="auto"/>
        <w:rPr>
          <w:b/>
          <w:bCs/>
          <w:color w:val="000000" w:themeColor="text1"/>
        </w:rPr>
      </w:pPr>
    </w:p>
    <w:p w14:paraId="4CD6646A" w14:textId="1FB1BC8A" w:rsidR="00E8352A" w:rsidRPr="002547DA" w:rsidRDefault="00E8352A" w:rsidP="002467E8">
      <w:pPr>
        <w:pStyle w:val="Listenabsatz"/>
        <w:numPr>
          <w:ilvl w:val="0"/>
          <w:numId w:val="12"/>
        </w:numPr>
        <w:spacing w:after="0" w:line="240" w:lineRule="auto"/>
        <w:rPr>
          <w:b/>
          <w:bCs/>
          <w:color w:val="000000" w:themeColor="text1"/>
        </w:rPr>
      </w:pPr>
      <w:r w:rsidRPr="002547DA">
        <w:rPr>
          <w:b/>
          <w:bCs/>
          <w:color w:val="000000" w:themeColor="text1"/>
        </w:rPr>
        <w:lastRenderedPageBreak/>
        <w:t>Der Hook-Effekt tritt bei sehr hohem Analyt Überschuss auf</w:t>
      </w:r>
    </w:p>
    <w:p w14:paraId="57D70601" w14:textId="009AC13E" w:rsidR="00E8352A" w:rsidRPr="002547DA" w:rsidRDefault="00E8352A" w:rsidP="002467E8">
      <w:pPr>
        <w:pStyle w:val="Listenabsatz"/>
        <w:numPr>
          <w:ilvl w:val="0"/>
          <w:numId w:val="12"/>
        </w:numPr>
        <w:spacing w:after="0" w:line="240" w:lineRule="auto"/>
        <w:rPr>
          <w:color w:val="000000" w:themeColor="text1"/>
        </w:rPr>
      </w:pPr>
      <w:r w:rsidRPr="002547DA">
        <w:rPr>
          <w:color w:val="000000" w:themeColor="text1"/>
        </w:rPr>
        <w:t>Der Hook-Effekt führt zu falsch hohen Ergebnissen</w:t>
      </w:r>
    </w:p>
    <w:p w14:paraId="6F0E49D9" w14:textId="7882A03C" w:rsidR="00E8352A" w:rsidRPr="002547DA" w:rsidRDefault="00E8352A" w:rsidP="002467E8">
      <w:pPr>
        <w:pStyle w:val="Listenabsatz"/>
        <w:numPr>
          <w:ilvl w:val="0"/>
          <w:numId w:val="12"/>
        </w:numPr>
        <w:spacing w:after="0" w:line="240" w:lineRule="auto"/>
        <w:rPr>
          <w:b/>
          <w:bCs/>
          <w:color w:val="000000" w:themeColor="text1"/>
        </w:rPr>
      </w:pPr>
      <w:r w:rsidRPr="002547DA">
        <w:rPr>
          <w:b/>
          <w:bCs/>
          <w:color w:val="000000" w:themeColor="text1"/>
        </w:rPr>
        <w:t>Durch eine Verdünnung der Probe vor dem Messen kann der Hook-Effekt oft vermieden werden.</w:t>
      </w:r>
    </w:p>
    <w:p w14:paraId="123402D8" w14:textId="482A9DBB" w:rsidR="00E8352A" w:rsidRPr="002547DA" w:rsidRDefault="00E8352A" w:rsidP="002467E8">
      <w:pPr>
        <w:pStyle w:val="Listenabsatz"/>
        <w:numPr>
          <w:ilvl w:val="0"/>
          <w:numId w:val="12"/>
        </w:numPr>
        <w:spacing w:after="0" w:line="240" w:lineRule="auto"/>
        <w:rPr>
          <w:b/>
          <w:bCs/>
          <w:color w:val="000000" w:themeColor="text1"/>
        </w:rPr>
      </w:pPr>
      <w:r w:rsidRPr="002547DA">
        <w:rPr>
          <w:b/>
          <w:bCs/>
          <w:color w:val="000000" w:themeColor="text1"/>
        </w:rPr>
        <w:t xml:space="preserve">Durch </w:t>
      </w:r>
      <w:proofErr w:type="spellStart"/>
      <w:r w:rsidRPr="002547DA">
        <w:rPr>
          <w:b/>
          <w:bCs/>
          <w:color w:val="000000" w:themeColor="text1"/>
        </w:rPr>
        <w:t>Makroprolaktin</w:t>
      </w:r>
      <w:proofErr w:type="spellEnd"/>
      <w:r w:rsidRPr="002547DA">
        <w:rPr>
          <w:b/>
          <w:bCs/>
          <w:color w:val="000000" w:themeColor="text1"/>
        </w:rPr>
        <w:t xml:space="preserve"> kann ein falsch hoher Messwert bei der Bestimmung von Prolaktin erzeugt werden.</w:t>
      </w:r>
    </w:p>
    <w:p w14:paraId="705DD96E" w14:textId="4F27E6D2" w:rsidR="00E8352A" w:rsidRPr="002547DA" w:rsidRDefault="00E8352A" w:rsidP="002467E8">
      <w:pPr>
        <w:pStyle w:val="Listenabsatz"/>
        <w:numPr>
          <w:ilvl w:val="0"/>
          <w:numId w:val="12"/>
        </w:numPr>
        <w:spacing w:after="0" w:line="240" w:lineRule="auto"/>
        <w:rPr>
          <w:b/>
          <w:bCs/>
          <w:color w:val="000000" w:themeColor="text1"/>
        </w:rPr>
      </w:pPr>
      <w:r w:rsidRPr="002547DA">
        <w:rPr>
          <w:b/>
          <w:bCs/>
          <w:color w:val="000000" w:themeColor="text1"/>
        </w:rPr>
        <w:t xml:space="preserve">Durch PEG kann </w:t>
      </w:r>
      <w:proofErr w:type="spellStart"/>
      <w:r w:rsidRPr="002547DA">
        <w:rPr>
          <w:b/>
          <w:bCs/>
          <w:color w:val="000000" w:themeColor="text1"/>
        </w:rPr>
        <w:t>Makroprolaktin</w:t>
      </w:r>
      <w:proofErr w:type="spellEnd"/>
      <w:r w:rsidRPr="002547DA">
        <w:rPr>
          <w:b/>
          <w:bCs/>
          <w:color w:val="000000" w:themeColor="text1"/>
        </w:rPr>
        <w:t xml:space="preserve"> aus einer Probe gefällt werden und somit durch die Messung des Verhältnisses der </w:t>
      </w:r>
      <w:proofErr w:type="spellStart"/>
      <w:r w:rsidRPr="002547DA">
        <w:rPr>
          <w:b/>
          <w:bCs/>
          <w:color w:val="000000" w:themeColor="text1"/>
        </w:rPr>
        <w:t>Prolaktinmenge</w:t>
      </w:r>
      <w:proofErr w:type="spellEnd"/>
      <w:r w:rsidRPr="002547DA">
        <w:rPr>
          <w:b/>
          <w:bCs/>
          <w:color w:val="000000" w:themeColor="text1"/>
        </w:rPr>
        <w:t xml:space="preserve"> vor und nach Fällung ein Ergebnis bestätigt werden.</w:t>
      </w:r>
      <w:commentRangeEnd w:id="4"/>
      <w:r w:rsidR="00DF1733">
        <w:rPr>
          <w:rStyle w:val="Kommentarzeichen"/>
        </w:rPr>
        <w:commentReference w:id="4"/>
      </w:r>
    </w:p>
    <w:p w14:paraId="5B6B3D4E" w14:textId="77777777" w:rsidR="00E8352A" w:rsidRPr="002547DA" w:rsidRDefault="00E8352A" w:rsidP="00E8352A"/>
    <w:p w14:paraId="3C1BCC5A" w14:textId="77777777" w:rsidR="00E8352A" w:rsidRPr="00ED232A" w:rsidRDefault="00E8352A" w:rsidP="00E8352A">
      <w:pPr>
        <w:spacing w:after="0" w:line="240" w:lineRule="auto"/>
        <w:rPr>
          <w:rFonts w:ascii="Arial" w:hAnsi="Arial" w:cs="Arial"/>
        </w:rPr>
      </w:pPr>
      <w:bookmarkStart w:id="5" w:name="_Hlk219452226"/>
      <w:r w:rsidRPr="00ED232A">
        <w:rPr>
          <w:rFonts w:ascii="Arial" w:hAnsi="Arial" w:cs="Arial"/>
        </w:rPr>
        <w:t>--</w:t>
      </w:r>
    </w:p>
    <w:p w14:paraId="117B6B92" w14:textId="501C5400" w:rsidR="00E8352A" w:rsidRPr="00ED232A" w:rsidRDefault="005B78CF" w:rsidP="00E8352A">
      <w:pPr>
        <w:spacing w:after="0" w:line="240" w:lineRule="auto"/>
        <w:rPr>
          <w:rFonts w:ascii="Arial" w:hAnsi="Arial" w:cs="Arial"/>
        </w:rPr>
      </w:pPr>
      <w:r>
        <w:rPr>
          <w:rFonts w:ascii="Arial" w:hAnsi="Arial" w:cs="Arial"/>
        </w:rPr>
        <w:t xml:space="preserve">Titel: Klinische Chemie und </w:t>
      </w:r>
      <w:proofErr w:type="spellStart"/>
      <w:r>
        <w:rPr>
          <w:rFonts w:ascii="Arial" w:hAnsi="Arial" w:cs="Arial"/>
        </w:rPr>
        <w:t>Laboratoriumsdiagnostik</w:t>
      </w:r>
      <w:proofErr w:type="spellEnd"/>
      <w:r>
        <w:rPr>
          <w:rFonts w:ascii="Arial" w:hAnsi="Arial" w:cs="Arial"/>
        </w:rPr>
        <w:t xml:space="preserve"> </w:t>
      </w:r>
      <w:proofErr w:type="spellStart"/>
      <w:r>
        <w:rPr>
          <w:rFonts w:ascii="Arial" w:hAnsi="Arial" w:cs="Arial"/>
        </w:rPr>
        <w:t>WiSe</w:t>
      </w:r>
      <w:proofErr w:type="spellEnd"/>
      <w:r>
        <w:rPr>
          <w:rFonts w:ascii="Arial" w:hAnsi="Arial" w:cs="Arial"/>
        </w:rPr>
        <w:t xml:space="preserve"> 2526</w:t>
      </w:r>
      <w:r w:rsidR="00E8352A">
        <w:rPr>
          <w:rFonts w:ascii="Arial" w:hAnsi="Arial" w:cs="Arial"/>
        </w:rPr>
        <w:t xml:space="preserve"> </w:t>
      </w:r>
    </w:p>
    <w:p w14:paraId="46DA6F78" w14:textId="77777777" w:rsidR="00E8352A" w:rsidRPr="00ED232A" w:rsidRDefault="00E8352A" w:rsidP="00E8352A">
      <w:pPr>
        <w:spacing w:after="0" w:line="240" w:lineRule="auto"/>
        <w:rPr>
          <w:rFonts w:ascii="Arial" w:hAnsi="Arial" w:cs="Arial"/>
        </w:rPr>
      </w:pPr>
      <w:r w:rsidRPr="00ED232A">
        <w:rPr>
          <w:rFonts w:ascii="Arial" w:hAnsi="Arial" w:cs="Arial"/>
        </w:rPr>
        <w:t>--</w:t>
      </w:r>
    </w:p>
    <w:bookmarkEnd w:id="5"/>
    <w:p w14:paraId="0987EB74" w14:textId="77777777" w:rsidR="00FD1D7B" w:rsidRDefault="00FD1D7B" w:rsidP="00E8352A">
      <w:pPr>
        <w:pStyle w:val="DefaultStyle"/>
        <w:spacing w:after="0" w:line="240" w:lineRule="auto"/>
        <w:rPr>
          <w:rFonts w:asciiTheme="minorHAnsi" w:hAnsiTheme="minorHAnsi" w:cstheme="minorHAnsi"/>
          <w:b/>
          <w:color w:val="70AD47" w:themeColor="accent6"/>
          <w:lang w:val="de-DE"/>
        </w:rPr>
      </w:pPr>
    </w:p>
    <w:p w14:paraId="1663B23B" w14:textId="3E606A94" w:rsidR="00E8352A" w:rsidRPr="005B78CF" w:rsidRDefault="00E8352A" w:rsidP="00E8352A">
      <w:pPr>
        <w:pStyle w:val="DefaultStyle"/>
        <w:spacing w:after="0" w:line="240" w:lineRule="auto"/>
        <w:rPr>
          <w:rFonts w:asciiTheme="minorHAnsi" w:hAnsiTheme="minorHAnsi" w:cstheme="minorHAnsi"/>
          <w:bCs/>
          <w:color w:val="000000"/>
          <w:lang w:val="de-DE"/>
        </w:rPr>
      </w:pPr>
      <w:r w:rsidRPr="005B78CF">
        <w:rPr>
          <w:rFonts w:asciiTheme="minorHAnsi" w:hAnsiTheme="minorHAnsi" w:cstheme="minorHAnsi"/>
          <w:bCs/>
          <w:color w:val="000000"/>
          <w:lang w:val="de-DE"/>
        </w:rPr>
        <w:t xml:space="preserve">5. Welche der folgenden Parameter definieren ein Metabolisches Syndrom nach den Kriterien der </w:t>
      </w:r>
      <w:commentRangeStart w:id="6"/>
      <w:r w:rsidRPr="005B78CF">
        <w:rPr>
          <w:rFonts w:asciiTheme="minorHAnsi" w:hAnsiTheme="minorHAnsi" w:cstheme="minorHAnsi"/>
          <w:bCs/>
          <w:color w:val="000000"/>
          <w:lang w:val="de-DE"/>
        </w:rPr>
        <w:t>IDF</w:t>
      </w:r>
      <w:commentRangeEnd w:id="6"/>
      <w:r w:rsidR="002547DA">
        <w:rPr>
          <w:rStyle w:val="Kommentarzeichen"/>
          <w:rFonts w:asciiTheme="minorHAnsi" w:eastAsiaTheme="minorHAnsi" w:hAnsiTheme="minorHAnsi" w:cstheme="minorBidi"/>
          <w:color w:val="auto"/>
          <w:lang w:val="de-DE"/>
        </w:rPr>
        <w:commentReference w:id="6"/>
      </w:r>
      <w:r w:rsidRPr="005B78CF">
        <w:rPr>
          <w:rFonts w:asciiTheme="minorHAnsi" w:hAnsiTheme="minorHAnsi" w:cstheme="minorHAnsi"/>
          <w:bCs/>
          <w:color w:val="000000"/>
          <w:lang w:val="de-DE"/>
        </w:rPr>
        <w:t xml:space="preserve">? </w:t>
      </w:r>
    </w:p>
    <w:p w14:paraId="09B94B8B" w14:textId="77777777" w:rsidR="00E8352A" w:rsidRPr="00694C62" w:rsidRDefault="00E8352A" w:rsidP="00E8352A">
      <w:pPr>
        <w:pStyle w:val="DefaultStyle"/>
        <w:spacing w:after="0" w:line="240" w:lineRule="auto"/>
        <w:rPr>
          <w:rFonts w:asciiTheme="minorHAnsi" w:hAnsiTheme="minorHAnsi" w:cstheme="minorHAnsi"/>
          <w:color w:val="000000" w:themeColor="text1"/>
          <w:lang w:val="de-DE"/>
        </w:rPr>
      </w:pPr>
      <w:r w:rsidRPr="00694C62">
        <w:rPr>
          <w:rFonts w:asciiTheme="minorHAnsi" w:hAnsiTheme="minorHAnsi" w:cstheme="minorHAnsi"/>
          <w:color w:val="000000" w:themeColor="text1"/>
          <w:lang w:val="de-DE"/>
        </w:rPr>
        <w:t xml:space="preserve">Typ: </w:t>
      </w:r>
      <w:proofErr w:type="spellStart"/>
      <w:r w:rsidRPr="00694C62">
        <w:rPr>
          <w:rFonts w:asciiTheme="minorHAnsi" w:hAnsiTheme="minorHAnsi" w:cstheme="minorHAnsi"/>
          <w:color w:val="000000" w:themeColor="text1"/>
          <w:lang w:val="de-DE"/>
        </w:rPr>
        <w:t>PickS</w:t>
      </w:r>
      <w:proofErr w:type="spellEnd"/>
    </w:p>
    <w:p w14:paraId="2493B943" w14:textId="77777777" w:rsidR="00E8352A" w:rsidRPr="00694C62" w:rsidRDefault="00E8352A" w:rsidP="00E8352A">
      <w:pPr>
        <w:pStyle w:val="DefaultStyle"/>
        <w:spacing w:after="0" w:line="240" w:lineRule="auto"/>
        <w:rPr>
          <w:rFonts w:asciiTheme="minorHAnsi" w:hAnsiTheme="minorHAnsi" w:cstheme="minorHAnsi"/>
          <w:color w:val="000000"/>
          <w:lang w:val="de-DE"/>
        </w:rPr>
      </w:pPr>
    </w:p>
    <w:p w14:paraId="523707CB" w14:textId="1C11A96D" w:rsidR="00E8352A" w:rsidRPr="00694C62" w:rsidRDefault="00E8352A" w:rsidP="002467E8">
      <w:pPr>
        <w:pStyle w:val="DefaultStyle"/>
        <w:numPr>
          <w:ilvl w:val="0"/>
          <w:numId w:val="13"/>
        </w:numPr>
        <w:spacing w:after="0" w:line="240" w:lineRule="auto"/>
        <w:rPr>
          <w:rFonts w:asciiTheme="minorHAnsi" w:hAnsiTheme="minorHAnsi" w:cstheme="minorHAnsi"/>
          <w:b/>
          <w:color w:val="000000" w:themeColor="text1"/>
          <w:lang w:val="de-DE"/>
        </w:rPr>
      </w:pPr>
      <w:r w:rsidRPr="00694C62">
        <w:rPr>
          <w:rFonts w:asciiTheme="minorHAnsi" w:hAnsiTheme="minorHAnsi" w:cstheme="minorHAnsi"/>
          <w:b/>
          <w:color w:val="000000" w:themeColor="text1"/>
          <w:lang w:val="de-DE"/>
        </w:rPr>
        <w:t>Erhöhte Triglyzeride nüchtern &gt;150 mg/</w:t>
      </w:r>
      <w:proofErr w:type="spellStart"/>
      <w:r w:rsidRPr="00694C62">
        <w:rPr>
          <w:rFonts w:asciiTheme="minorHAnsi" w:hAnsiTheme="minorHAnsi" w:cstheme="minorHAnsi"/>
          <w:b/>
          <w:color w:val="000000" w:themeColor="text1"/>
          <w:lang w:val="de-DE"/>
        </w:rPr>
        <w:t>d</w:t>
      </w:r>
      <w:r>
        <w:rPr>
          <w:rFonts w:asciiTheme="minorHAnsi" w:hAnsiTheme="minorHAnsi" w:cstheme="minorHAnsi"/>
          <w:b/>
          <w:color w:val="000000" w:themeColor="text1"/>
          <w:lang w:val="de-DE"/>
        </w:rPr>
        <w:t>L</w:t>
      </w:r>
      <w:proofErr w:type="spellEnd"/>
      <w:r w:rsidRPr="00694C62">
        <w:rPr>
          <w:rFonts w:asciiTheme="minorHAnsi" w:hAnsiTheme="minorHAnsi" w:cstheme="minorHAnsi"/>
          <w:b/>
          <w:color w:val="000000" w:themeColor="text1"/>
          <w:lang w:val="de-DE"/>
        </w:rPr>
        <w:t xml:space="preserve"> </w:t>
      </w:r>
    </w:p>
    <w:p w14:paraId="2432E963" w14:textId="6C9D6A2D" w:rsidR="00E8352A" w:rsidRPr="00694C62" w:rsidRDefault="00E8352A" w:rsidP="002467E8">
      <w:pPr>
        <w:pStyle w:val="DefaultStyle"/>
        <w:numPr>
          <w:ilvl w:val="0"/>
          <w:numId w:val="13"/>
        </w:numPr>
        <w:spacing w:after="0" w:line="240" w:lineRule="auto"/>
        <w:rPr>
          <w:rFonts w:asciiTheme="minorHAnsi" w:hAnsiTheme="minorHAnsi" w:cstheme="minorHAnsi"/>
          <w:color w:val="000000" w:themeColor="text1"/>
          <w:lang w:val="de-DE"/>
        </w:rPr>
      </w:pPr>
      <w:r w:rsidRPr="00694C62">
        <w:rPr>
          <w:rFonts w:asciiTheme="minorHAnsi" w:hAnsiTheme="minorHAnsi" w:cstheme="minorHAnsi"/>
          <w:color w:val="000000" w:themeColor="text1"/>
          <w:lang w:val="de-DE"/>
        </w:rPr>
        <w:t xml:space="preserve">Erhöhter systolischer Blutdruck &gt;125 </w:t>
      </w:r>
      <w:proofErr w:type="spellStart"/>
      <w:r w:rsidRPr="00694C62">
        <w:rPr>
          <w:rFonts w:asciiTheme="minorHAnsi" w:hAnsiTheme="minorHAnsi" w:cstheme="minorHAnsi"/>
          <w:color w:val="000000" w:themeColor="text1"/>
          <w:lang w:val="de-DE"/>
        </w:rPr>
        <w:t>mmH</w:t>
      </w:r>
      <w:r>
        <w:rPr>
          <w:rFonts w:asciiTheme="minorHAnsi" w:hAnsiTheme="minorHAnsi" w:cstheme="minorHAnsi"/>
          <w:color w:val="000000" w:themeColor="text1"/>
          <w:lang w:val="de-DE"/>
        </w:rPr>
        <w:t>g</w:t>
      </w:r>
      <w:proofErr w:type="spellEnd"/>
    </w:p>
    <w:p w14:paraId="5030515B" w14:textId="6DFF274C" w:rsidR="00E8352A" w:rsidRPr="00694C62" w:rsidRDefault="00E8352A" w:rsidP="002467E8">
      <w:pPr>
        <w:pStyle w:val="DefaultStyle"/>
        <w:numPr>
          <w:ilvl w:val="0"/>
          <w:numId w:val="13"/>
        </w:numPr>
        <w:spacing w:after="0" w:line="240" w:lineRule="auto"/>
        <w:rPr>
          <w:rFonts w:asciiTheme="minorHAnsi" w:hAnsiTheme="minorHAnsi" w:cstheme="minorHAnsi"/>
          <w:color w:val="000000" w:themeColor="text1"/>
          <w:lang w:val="de-DE"/>
        </w:rPr>
      </w:pPr>
      <w:r w:rsidRPr="00694C62">
        <w:rPr>
          <w:rFonts w:asciiTheme="minorHAnsi" w:hAnsiTheme="minorHAnsi" w:cstheme="minorHAnsi"/>
          <w:color w:val="000000" w:themeColor="text1"/>
          <w:lang w:val="de-DE"/>
        </w:rPr>
        <w:t>Erhöhte Triglyzeride, nicht nüchtern &gt; 450 mg/</w:t>
      </w:r>
      <w:proofErr w:type="spellStart"/>
      <w:r w:rsidRPr="00694C62">
        <w:rPr>
          <w:rFonts w:asciiTheme="minorHAnsi" w:hAnsiTheme="minorHAnsi" w:cstheme="minorHAnsi"/>
          <w:color w:val="000000" w:themeColor="text1"/>
          <w:lang w:val="de-DE"/>
        </w:rPr>
        <w:t>d</w:t>
      </w:r>
      <w:r>
        <w:rPr>
          <w:rFonts w:asciiTheme="minorHAnsi" w:hAnsiTheme="minorHAnsi" w:cstheme="minorHAnsi"/>
          <w:color w:val="000000" w:themeColor="text1"/>
          <w:lang w:val="de-DE"/>
        </w:rPr>
        <w:t>L</w:t>
      </w:r>
      <w:proofErr w:type="spellEnd"/>
    </w:p>
    <w:p w14:paraId="68ADFA74" w14:textId="70937EA0" w:rsidR="00E8352A" w:rsidRPr="00694C62" w:rsidRDefault="00E8352A" w:rsidP="002467E8">
      <w:pPr>
        <w:pStyle w:val="DefaultStyle"/>
        <w:numPr>
          <w:ilvl w:val="0"/>
          <w:numId w:val="13"/>
        </w:numPr>
        <w:spacing w:after="0" w:line="240" w:lineRule="auto"/>
        <w:rPr>
          <w:rFonts w:asciiTheme="minorHAnsi" w:hAnsiTheme="minorHAnsi" w:cstheme="minorHAnsi"/>
          <w:color w:val="000000" w:themeColor="text1"/>
          <w:lang w:val="de-DE"/>
        </w:rPr>
      </w:pPr>
      <w:r w:rsidRPr="00694C62">
        <w:rPr>
          <w:rFonts w:asciiTheme="minorHAnsi" w:hAnsiTheme="minorHAnsi" w:cstheme="minorHAnsi"/>
          <w:color w:val="000000" w:themeColor="text1"/>
          <w:lang w:val="de-DE"/>
        </w:rPr>
        <w:t>VLDL</w:t>
      </w:r>
      <w:r>
        <w:rPr>
          <w:rFonts w:asciiTheme="minorHAnsi" w:hAnsiTheme="minorHAnsi" w:cstheme="minorHAnsi"/>
          <w:color w:val="000000" w:themeColor="text1"/>
          <w:lang w:val="de-DE"/>
        </w:rPr>
        <w:t>-</w:t>
      </w:r>
      <w:r w:rsidRPr="00694C62">
        <w:rPr>
          <w:rFonts w:asciiTheme="minorHAnsi" w:hAnsiTheme="minorHAnsi" w:cstheme="minorHAnsi"/>
          <w:color w:val="000000" w:themeColor="text1"/>
          <w:lang w:val="de-DE"/>
        </w:rPr>
        <w:t>Cholesterin &gt; 15 mg/</w:t>
      </w:r>
      <w:proofErr w:type="spellStart"/>
      <w:r w:rsidRPr="00694C62">
        <w:rPr>
          <w:rFonts w:asciiTheme="minorHAnsi" w:hAnsiTheme="minorHAnsi" w:cstheme="minorHAnsi"/>
          <w:color w:val="000000" w:themeColor="text1"/>
          <w:lang w:val="de-DE"/>
        </w:rPr>
        <w:t>dL</w:t>
      </w:r>
      <w:proofErr w:type="spellEnd"/>
      <w:r w:rsidRPr="00694C62">
        <w:rPr>
          <w:rFonts w:asciiTheme="minorHAnsi" w:hAnsiTheme="minorHAnsi" w:cstheme="minorHAnsi"/>
          <w:color w:val="000000" w:themeColor="text1"/>
          <w:lang w:val="de-DE"/>
        </w:rPr>
        <w:t xml:space="preserve"> </w:t>
      </w:r>
    </w:p>
    <w:p w14:paraId="756E31A4" w14:textId="3BE8C5C0" w:rsidR="00E8352A" w:rsidRPr="00694C62" w:rsidRDefault="00E8352A" w:rsidP="002467E8">
      <w:pPr>
        <w:pStyle w:val="DefaultStyle"/>
        <w:numPr>
          <w:ilvl w:val="0"/>
          <w:numId w:val="13"/>
        </w:numPr>
        <w:spacing w:after="0" w:line="240" w:lineRule="auto"/>
        <w:rPr>
          <w:rFonts w:asciiTheme="minorHAnsi" w:hAnsiTheme="minorHAnsi" w:cstheme="minorHAnsi"/>
          <w:b/>
          <w:color w:val="000000" w:themeColor="text1"/>
          <w:lang w:val="de-DE"/>
        </w:rPr>
      </w:pPr>
      <w:r w:rsidRPr="00694C62">
        <w:rPr>
          <w:rFonts w:asciiTheme="minorHAnsi" w:hAnsiTheme="minorHAnsi" w:cstheme="minorHAnsi"/>
          <w:b/>
          <w:color w:val="000000" w:themeColor="text1"/>
          <w:lang w:val="de-DE"/>
        </w:rPr>
        <w:t>Erhöhte Nüchternglukose &gt; 100 mg/</w:t>
      </w:r>
      <w:proofErr w:type="spellStart"/>
      <w:r w:rsidRPr="00694C62">
        <w:rPr>
          <w:rFonts w:asciiTheme="minorHAnsi" w:hAnsiTheme="minorHAnsi" w:cstheme="minorHAnsi"/>
          <w:b/>
          <w:color w:val="000000" w:themeColor="text1"/>
          <w:lang w:val="de-DE"/>
        </w:rPr>
        <w:t>dL</w:t>
      </w:r>
      <w:proofErr w:type="spellEnd"/>
    </w:p>
    <w:p w14:paraId="1F736A4C" w14:textId="77777777" w:rsidR="00E8352A" w:rsidRPr="00694C62" w:rsidRDefault="00E8352A" w:rsidP="00E8352A">
      <w:pPr>
        <w:spacing w:after="0" w:line="240" w:lineRule="auto"/>
        <w:rPr>
          <w:rFonts w:eastAsia="Times New Roman" w:cstheme="minorHAnsi"/>
          <w:color w:val="000000" w:themeColor="text1"/>
          <w:lang w:eastAsia="de-DE"/>
        </w:rPr>
      </w:pPr>
    </w:p>
    <w:p w14:paraId="29C1BA0E" w14:textId="77777777" w:rsidR="00E8352A" w:rsidRPr="00694C62" w:rsidRDefault="00E8352A" w:rsidP="00E8352A">
      <w:pPr>
        <w:spacing w:after="0" w:line="240" w:lineRule="auto"/>
        <w:rPr>
          <w:rFonts w:eastAsia="Times New Roman" w:cstheme="minorHAnsi"/>
          <w:lang w:eastAsia="de-DE"/>
        </w:rPr>
      </w:pPr>
    </w:p>
    <w:p w14:paraId="080B79C4" w14:textId="77777777" w:rsidR="00E8352A" w:rsidRPr="00694C62" w:rsidRDefault="00E8352A" w:rsidP="00E8352A">
      <w:pPr>
        <w:spacing w:after="0" w:line="240" w:lineRule="auto"/>
        <w:rPr>
          <w:rFonts w:cstheme="minorHAnsi"/>
        </w:rPr>
      </w:pPr>
      <w:r w:rsidRPr="00694C62">
        <w:rPr>
          <w:rFonts w:cstheme="minorHAnsi"/>
        </w:rPr>
        <w:t>--</w:t>
      </w:r>
    </w:p>
    <w:p w14:paraId="3B4AFD0A" w14:textId="5466A63B" w:rsidR="00E8352A" w:rsidRPr="00694C62" w:rsidRDefault="005B78CF" w:rsidP="00E8352A">
      <w:pPr>
        <w:spacing w:after="0" w:line="240" w:lineRule="auto"/>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r w:rsidR="00E8352A" w:rsidRPr="00694C62">
        <w:rPr>
          <w:rFonts w:cstheme="minorHAnsi"/>
        </w:rPr>
        <w:t xml:space="preserve"> </w:t>
      </w:r>
    </w:p>
    <w:p w14:paraId="46DA423F" w14:textId="77777777" w:rsidR="00E8352A" w:rsidRPr="00694C62" w:rsidRDefault="00E8352A" w:rsidP="00E8352A">
      <w:pPr>
        <w:spacing w:after="0" w:line="240" w:lineRule="auto"/>
        <w:rPr>
          <w:rFonts w:cstheme="minorHAnsi"/>
        </w:rPr>
      </w:pPr>
      <w:r w:rsidRPr="00694C62">
        <w:rPr>
          <w:rFonts w:cstheme="minorHAnsi"/>
        </w:rPr>
        <w:t>--</w:t>
      </w:r>
    </w:p>
    <w:p w14:paraId="3E2C4E04" w14:textId="77777777" w:rsidR="00E8352A" w:rsidRPr="00694C62" w:rsidRDefault="00E8352A" w:rsidP="00E8352A">
      <w:pPr>
        <w:spacing w:after="0" w:line="300" w:lineRule="exact"/>
        <w:rPr>
          <w:rFonts w:cstheme="minorHAnsi"/>
          <w:b/>
          <w:bCs/>
        </w:rPr>
      </w:pPr>
    </w:p>
    <w:p w14:paraId="44B9D535" w14:textId="77777777" w:rsidR="00E8352A" w:rsidRPr="005B78CF" w:rsidRDefault="00E8352A" w:rsidP="00E8352A">
      <w:pPr>
        <w:spacing w:after="0" w:line="300" w:lineRule="exact"/>
        <w:rPr>
          <w:rFonts w:cstheme="minorHAnsi"/>
        </w:rPr>
      </w:pPr>
      <w:r w:rsidRPr="005B78CF">
        <w:rPr>
          <w:rFonts w:cstheme="minorHAnsi"/>
        </w:rPr>
        <w:t>6. Welche Diagnose ist bei einem niedrigen Urin/Serum-</w:t>
      </w:r>
      <w:proofErr w:type="spellStart"/>
      <w:r w:rsidRPr="005B78CF">
        <w:rPr>
          <w:rFonts w:cstheme="minorHAnsi"/>
        </w:rPr>
        <w:t>Osmolalitätsquotienten</w:t>
      </w:r>
      <w:proofErr w:type="spellEnd"/>
      <w:r w:rsidRPr="005B78CF">
        <w:rPr>
          <w:rFonts w:cstheme="minorHAnsi"/>
        </w:rPr>
        <w:t xml:space="preserve"> (&lt;1) nach 12 Stunden Dursten am wahrscheinlichsten? </w:t>
      </w:r>
    </w:p>
    <w:p w14:paraId="28351F5B" w14:textId="77777777" w:rsidR="00E8352A" w:rsidRPr="00694C62" w:rsidRDefault="00E8352A" w:rsidP="00E8352A">
      <w:pPr>
        <w:spacing w:after="0" w:line="300" w:lineRule="exact"/>
        <w:rPr>
          <w:rFonts w:cstheme="minorHAnsi"/>
          <w:bCs/>
        </w:rPr>
      </w:pPr>
      <w:r>
        <w:rPr>
          <w:rFonts w:cstheme="minorHAnsi"/>
          <w:bCs/>
        </w:rPr>
        <w:t xml:space="preserve">Typ: </w:t>
      </w:r>
      <w:proofErr w:type="spellStart"/>
      <w:r w:rsidRPr="00694C62">
        <w:rPr>
          <w:rFonts w:cstheme="minorHAnsi"/>
          <w:bCs/>
        </w:rPr>
        <w:t>TypA</w:t>
      </w:r>
      <w:proofErr w:type="spellEnd"/>
    </w:p>
    <w:p w14:paraId="1900BC61" w14:textId="77777777" w:rsidR="00E8352A" w:rsidRPr="00694C62" w:rsidRDefault="00E8352A" w:rsidP="00E8352A">
      <w:pPr>
        <w:spacing w:after="0" w:line="300" w:lineRule="exact"/>
        <w:rPr>
          <w:rFonts w:cstheme="minorHAnsi"/>
          <w:bCs/>
        </w:rPr>
      </w:pPr>
    </w:p>
    <w:p w14:paraId="4C47924E" w14:textId="756B387C" w:rsidR="00E8352A" w:rsidRPr="002547DA" w:rsidRDefault="00E8352A" w:rsidP="002467E8">
      <w:pPr>
        <w:pStyle w:val="Listenabsatz"/>
        <w:numPr>
          <w:ilvl w:val="0"/>
          <w:numId w:val="14"/>
        </w:numPr>
        <w:spacing w:after="0" w:line="300" w:lineRule="exact"/>
        <w:rPr>
          <w:rFonts w:cstheme="minorHAnsi"/>
          <w:bCs/>
        </w:rPr>
      </w:pPr>
      <w:r w:rsidRPr="002547DA">
        <w:rPr>
          <w:rFonts w:cstheme="minorHAnsi"/>
          <w:bCs/>
        </w:rPr>
        <w:t>Normale Nierenfunktion</w:t>
      </w:r>
    </w:p>
    <w:p w14:paraId="70C49599" w14:textId="2D62E2D6" w:rsidR="00E8352A" w:rsidRPr="002547DA" w:rsidRDefault="00E8352A" w:rsidP="002467E8">
      <w:pPr>
        <w:pStyle w:val="Listenabsatz"/>
        <w:numPr>
          <w:ilvl w:val="0"/>
          <w:numId w:val="14"/>
        </w:numPr>
        <w:spacing w:after="0" w:line="300" w:lineRule="exact"/>
        <w:rPr>
          <w:rFonts w:cstheme="minorHAnsi"/>
          <w:b/>
          <w:bCs/>
        </w:rPr>
      </w:pPr>
      <w:r w:rsidRPr="002547DA">
        <w:rPr>
          <w:rFonts w:cstheme="minorHAnsi"/>
          <w:b/>
          <w:bCs/>
        </w:rPr>
        <w:t xml:space="preserve">Diabetes </w:t>
      </w:r>
      <w:proofErr w:type="spellStart"/>
      <w:r w:rsidRPr="002547DA">
        <w:rPr>
          <w:rFonts w:cstheme="minorHAnsi"/>
          <w:b/>
          <w:bCs/>
        </w:rPr>
        <w:t>insipidus</w:t>
      </w:r>
      <w:proofErr w:type="spellEnd"/>
    </w:p>
    <w:p w14:paraId="40ABF190" w14:textId="45A4F3E6" w:rsidR="00E8352A" w:rsidRPr="002547DA" w:rsidRDefault="00E8352A" w:rsidP="002467E8">
      <w:pPr>
        <w:pStyle w:val="Listenabsatz"/>
        <w:numPr>
          <w:ilvl w:val="0"/>
          <w:numId w:val="14"/>
        </w:numPr>
        <w:spacing w:after="0" w:line="300" w:lineRule="exact"/>
        <w:rPr>
          <w:rFonts w:cstheme="minorHAnsi"/>
          <w:bCs/>
        </w:rPr>
      </w:pPr>
      <w:r w:rsidRPr="002547DA">
        <w:rPr>
          <w:rFonts w:cstheme="minorHAnsi"/>
          <w:bCs/>
        </w:rPr>
        <w:t>Lebererkrankung</w:t>
      </w:r>
    </w:p>
    <w:p w14:paraId="1F5EF935" w14:textId="642D9552" w:rsidR="00E8352A" w:rsidRPr="002547DA" w:rsidRDefault="00E8352A" w:rsidP="002467E8">
      <w:pPr>
        <w:pStyle w:val="Listenabsatz"/>
        <w:numPr>
          <w:ilvl w:val="0"/>
          <w:numId w:val="14"/>
        </w:numPr>
        <w:spacing w:after="0" w:line="300" w:lineRule="exact"/>
        <w:rPr>
          <w:rFonts w:cstheme="minorHAnsi"/>
          <w:bCs/>
        </w:rPr>
      </w:pPr>
      <w:r w:rsidRPr="002547DA">
        <w:rPr>
          <w:rFonts w:cstheme="minorHAnsi"/>
          <w:bCs/>
        </w:rPr>
        <w:t>Zystitis</w:t>
      </w:r>
    </w:p>
    <w:p w14:paraId="198B1C34" w14:textId="43C651AA" w:rsidR="00E8352A" w:rsidRPr="002547DA" w:rsidRDefault="00E8352A" w:rsidP="002467E8">
      <w:pPr>
        <w:pStyle w:val="Listenabsatz"/>
        <w:numPr>
          <w:ilvl w:val="0"/>
          <w:numId w:val="14"/>
        </w:numPr>
        <w:spacing w:after="0" w:line="300" w:lineRule="exact"/>
        <w:rPr>
          <w:rFonts w:cstheme="minorHAnsi"/>
        </w:rPr>
      </w:pPr>
      <w:r w:rsidRPr="002547DA">
        <w:rPr>
          <w:rFonts w:cstheme="minorHAnsi"/>
        </w:rPr>
        <w:t>Diabetes mellitus</w:t>
      </w:r>
    </w:p>
    <w:p w14:paraId="08C5C857" w14:textId="77777777" w:rsidR="00E8352A" w:rsidRPr="00694C62" w:rsidRDefault="00E8352A" w:rsidP="00E8352A">
      <w:pPr>
        <w:spacing w:after="0" w:line="300" w:lineRule="exact"/>
        <w:rPr>
          <w:rFonts w:cstheme="minorHAnsi"/>
        </w:rPr>
      </w:pPr>
    </w:p>
    <w:p w14:paraId="26A37618" w14:textId="77777777" w:rsidR="00E8352A" w:rsidRPr="00694C62" w:rsidRDefault="00E8352A" w:rsidP="00E8352A">
      <w:pPr>
        <w:spacing w:after="0" w:line="240" w:lineRule="auto"/>
        <w:rPr>
          <w:rFonts w:eastAsia="Times New Roman" w:cstheme="minorHAnsi"/>
          <w:lang w:eastAsia="de-DE"/>
        </w:rPr>
      </w:pPr>
    </w:p>
    <w:p w14:paraId="6F24409A" w14:textId="77777777" w:rsidR="00E8352A" w:rsidRPr="00694C62" w:rsidRDefault="00E8352A" w:rsidP="00E8352A">
      <w:pPr>
        <w:spacing w:after="0" w:line="240" w:lineRule="auto"/>
        <w:rPr>
          <w:rFonts w:cstheme="minorHAnsi"/>
        </w:rPr>
      </w:pPr>
      <w:r w:rsidRPr="00694C62">
        <w:rPr>
          <w:rFonts w:cstheme="minorHAnsi"/>
        </w:rPr>
        <w:t>--</w:t>
      </w:r>
    </w:p>
    <w:p w14:paraId="5CCF495B" w14:textId="14A96C78" w:rsidR="00E8352A" w:rsidRPr="00694C62" w:rsidRDefault="005B78CF" w:rsidP="00E8352A">
      <w:pPr>
        <w:spacing w:after="0" w:line="240" w:lineRule="auto"/>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r w:rsidR="00E8352A" w:rsidRPr="00694C62">
        <w:rPr>
          <w:rFonts w:cstheme="minorHAnsi"/>
        </w:rPr>
        <w:t xml:space="preserve"> </w:t>
      </w:r>
    </w:p>
    <w:p w14:paraId="490F7B3C" w14:textId="77777777" w:rsidR="00DF1733" w:rsidRDefault="00DF1733" w:rsidP="00E8352A">
      <w:pPr>
        <w:spacing w:after="0" w:line="240" w:lineRule="auto"/>
        <w:rPr>
          <w:ins w:id="7" w:author="Entwistle, Andrew" w:date="2026-01-22T19:56:00Z"/>
          <w:rFonts w:cstheme="minorHAnsi"/>
        </w:rPr>
      </w:pPr>
    </w:p>
    <w:p w14:paraId="0808066B" w14:textId="77777777" w:rsidR="00DF1733" w:rsidRPr="00694C62" w:rsidRDefault="00DF1733" w:rsidP="00DF1733">
      <w:pPr>
        <w:rPr>
          <w:moveTo w:id="8" w:author="Entwistle, Andrew" w:date="2026-01-22T19:56:00Z"/>
          <w:rFonts w:cstheme="minorHAnsi"/>
        </w:rPr>
      </w:pPr>
      <w:moveToRangeStart w:id="9" w:author="Entwistle, Andrew" w:date="2026-01-22T19:56:00Z" w:name="move220004214"/>
      <w:moveTo w:id="10" w:author="Entwistle, Andrew" w:date="2026-01-22T19:56:00Z">
        <w:r w:rsidRPr="00694C62">
          <w:rPr>
            <w:rFonts w:cstheme="minorHAnsi"/>
          </w:rPr>
          <w:t>Bei einem 65</w:t>
        </w:r>
        <w:r>
          <w:rPr>
            <w:rFonts w:cstheme="minorHAnsi"/>
          </w:rPr>
          <w:t>-</w:t>
        </w:r>
        <w:r w:rsidRPr="00694C62">
          <w:rPr>
            <w:rFonts w:cstheme="minorHAnsi"/>
          </w:rPr>
          <w:t>jährige</w:t>
        </w:r>
        <w:r>
          <w:rPr>
            <w:rFonts w:cstheme="minorHAnsi"/>
          </w:rPr>
          <w:t>n</w:t>
        </w:r>
        <w:r w:rsidRPr="00694C62">
          <w:rPr>
            <w:rFonts w:cstheme="minorHAnsi"/>
          </w:rPr>
          <w:t xml:space="preserve"> Mann mit auffälligem Tastbefund der Prostata werden folgende PSA-Werte gemessen: Gesamt-PSA 10,0 </w:t>
        </w:r>
        <w:proofErr w:type="spellStart"/>
        <w:r w:rsidRPr="00694C62">
          <w:rPr>
            <w:rFonts w:cstheme="minorHAnsi"/>
          </w:rPr>
          <w:t>ng</w:t>
        </w:r>
        <w:proofErr w:type="spellEnd"/>
        <w:r w:rsidRPr="00694C62">
          <w:rPr>
            <w:rFonts w:cstheme="minorHAnsi"/>
          </w:rPr>
          <w:t xml:space="preserve">/ml, komplexiertes PSA 7,15 </w:t>
        </w:r>
        <w:proofErr w:type="spellStart"/>
        <w:r w:rsidRPr="00694C62">
          <w:rPr>
            <w:rFonts w:cstheme="minorHAnsi"/>
          </w:rPr>
          <w:t>ng</w:t>
        </w:r>
        <w:proofErr w:type="spellEnd"/>
        <w:r w:rsidRPr="00694C62">
          <w:rPr>
            <w:rFonts w:cstheme="minorHAnsi"/>
          </w:rPr>
          <w:t>/ml</w:t>
        </w:r>
      </w:moveTo>
    </w:p>
    <w:moveToRangeEnd w:id="9"/>
    <w:p w14:paraId="6E299D5D" w14:textId="77777777" w:rsidR="00DF1733" w:rsidRDefault="00DF1733" w:rsidP="00E8352A">
      <w:pPr>
        <w:spacing w:after="0" w:line="240" w:lineRule="auto"/>
        <w:rPr>
          <w:ins w:id="11" w:author="Entwistle, Andrew" w:date="2026-01-22T19:56:00Z"/>
          <w:rFonts w:cstheme="minorHAnsi"/>
        </w:rPr>
      </w:pPr>
    </w:p>
    <w:p w14:paraId="173E1A2D" w14:textId="45D742C7" w:rsidR="00E8352A" w:rsidRPr="00694C62" w:rsidRDefault="00E8352A" w:rsidP="00E8352A">
      <w:pPr>
        <w:spacing w:after="0" w:line="240" w:lineRule="auto"/>
        <w:rPr>
          <w:rFonts w:cstheme="minorHAnsi"/>
        </w:rPr>
      </w:pPr>
      <w:r w:rsidRPr="00694C62">
        <w:rPr>
          <w:rFonts w:cstheme="minorHAnsi"/>
        </w:rPr>
        <w:t>--</w:t>
      </w:r>
    </w:p>
    <w:p w14:paraId="3007F907" w14:textId="77777777" w:rsidR="00E8352A" w:rsidRPr="00694C62" w:rsidRDefault="00E8352A" w:rsidP="00E8352A">
      <w:pPr>
        <w:spacing w:after="0" w:line="240" w:lineRule="auto"/>
        <w:rPr>
          <w:rFonts w:eastAsia="Times New Roman" w:cstheme="minorHAnsi"/>
          <w:lang w:eastAsia="de-DE"/>
        </w:rPr>
      </w:pPr>
    </w:p>
    <w:p w14:paraId="3CE94C9F" w14:textId="06030694" w:rsidR="00E8352A" w:rsidRPr="00694C62" w:rsidDel="00DF1733" w:rsidRDefault="00E8352A" w:rsidP="00E8352A">
      <w:pPr>
        <w:rPr>
          <w:moveFrom w:id="12" w:author="Entwistle, Andrew" w:date="2026-01-22T19:56:00Z"/>
          <w:rFonts w:cstheme="minorHAnsi"/>
        </w:rPr>
      </w:pPr>
      <w:moveFromRangeStart w:id="13" w:author="Entwistle, Andrew" w:date="2026-01-22T19:56:00Z" w:name="move220004214"/>
      <w:moveFrom w:id="14" w:author="Entwistle, Andrew" w:date="2026-01-22T19:56:00Z">
        <w:r w:rsidRPr="00694C62" w:rsidDel="00DF1733">
          <w:rPr>
            <w:rFonts w:cstheme="minorHAnsi"/>
          </w:rPr>
          <w:t>Bei einem 65</w:t>
        </w:r>
        <w:r w:rsidDel="00DF1733">
          <w:rPr>
            <w:rFonts w:cstheme="minorHAnsi"/>
          </w:rPr>
          <w:t>-</w:t>
        </w:r>
        <w:r w:rsidRPr="00694C62" w:rsidDel="00DF1733">
          <w:rPr>
            <w:rFonts w:cstheme="minorHAnsi"/>
          </w:rPr>
          <w:t>jährige</w:t>
        </w:r>
        <w:r w:rsidDel="00DF1733">
          <w:rPr>
            <w:rFonts w:cstheme="minorHAnsi"/>
          </w:rPr>
          <w:t>n</w:t>
        </w:r>
        <w:r w:rsidRPr="00694C62" w:rsidDel="00DF1733">
          <w:rPr>
            <w:rFonts w:cstheme="minorHAnsi"/>
          </w:rPr>
          <w:t xml:space="preserve"> Mann mit auffälligem Tastbefund der Prostata werden folgende PSA-Werte gemessen: Gesamt-PSA 10,0 ng/ml, komplexiertes PSA 7,15 ng/ml</w:t>
        </w:r>
      </w:moveFrom>
    </w:p>
    <w:moveFromRangeEnd w:id="13"/>
    <w:p w14:paraId="5D2D49C0" w14:textId="77777777" w:rsidR="00E8352A" w:rsidRPr="005B78CF" w:rsidRDefault="00E8352A" w:rsidP="00E8352A">
      <w:pPr>
        <w:rPr>
          <w:rFonts w:cstheme="minorHAnsi"/>
        </w:rPr>
      </w:pPr>
      <w:r w:rsidRPr="005B78CF">
        <w:rPr>
          <w:rFonts w:cstheme="minorHAnsi"/>
        </w:rPr>
        <w:t>7. Wie lautet Ihre wahrscheinlichste Diagnose?</w:t>
      </w:r>
    </w:p>
    <w:p w14:paraId="2D732A5C" w14:textId="77777777" w:rsidR="00E8352A" w:rsidRPr="00694C62" w:rsidRDefault="00E8352A" w:rsidP="00E8352A">
      <w:pPr>
        <w:spacing w:after="0" w:line="300" w:lineRule="exact"/>
        <w:rPr>
          <w:rFonts w:cstheme="minorHAnsi"/>
          <w:bCs/>
        </w:rPr>
      </w:pPr>
      <w:r>
        <w:rPr>
          <w:rFonts w:cstheme="minorHAnsi"/>
          <w:bCs/>
        </w:rPr>
        <w:t xml:space="preserve">Typ: </w:t>
      </w:r>
      <w:proofErr w:type="spellStart"/>
      <w:r w:rsidRPr="00694C62">
        <w:rPr>
          <w:rFonts w:cstheme="minorHAnsi"/>
          <w:bCs/>
        </w:rPr>
        <w:t>TypA</w:t>
      </w:r>
      <w:proofErr w:type="spellEnd"/>
    </w:p>
    <w:p w14:paraId="362CDC92" w14:textId="77777777" w:rsidR="00E8352A" w:rsidRPr="00694C62" w:rsidRDefault="00E8352A" w:rsidP="00E8352A">
      <w:pPr>
        <w:spacing w:after="0" w:line="240" w:lineRule="auto"/>
        <w:rPr>
          <w:rFonts w:cstheme="minorHAnsi"/>
        </w:rPr>
      </w:pPr>
    </w:p>
    <w:p w14:paraId="72169C03" w14:textId="1BA01ADD" w:rsidR="00E8352A" w:rsidRPr="002547DA" w:rsidRDefault="00E8352A" w:rsidP="002467E8">
      <w:pPr>
        <w:pStyle w:val="Listenabsatz"/>
        <w:numPr>
          <w:ilvl w:val="0"/>
          <w:numId w:val="15"/>
        </w:numPr>
        <w:spacing w:after="0" w:line="240" w:lineRule="auto"/>
        <w:rPr>
          <w:rFonts w:cstheme="minorHAnsi"/>
        </w:rPr>
      </w:pPr>
      <w:bookmarkStart w:id="15" w:name="_Hlk215832310"/>
      <w:r w:rsidRPr="002547DA">
        <w:rPr>
          <w:rFonts w:cstheme="minorHAnsi"/>
        </w:rPr>
        <w:t>Der Gesamt-PSA-Wert ist nur leicht erhöht; kein Abklärungsbedarf.</w:t>
      </w:r>
    </w:p>
    <w:p w14:paraId="686C0A29" w14:textId="1D4DEFCD" w:rsidR="00E8352A" w:rsidRPr="002547DA" w:rsidRDefault="00E8352A" w:rsidP="002467E8">
      <w:pPr>
        <w:pStyle w:val="Listenabsatz"/>
        <w:numPr>
          <w:ilvl w:val="0"/>
          <w:numId w:val="15"/>
        </w:numPr>
        <w:spacing w:after="0" w:line="240" w:lineRule="auto"/>
        <w:rPr>
          <w:rFonts w:cstheme="minorHAnsi"/>
        </w:rPr>
      </w:pPr>
      <w:r w:rsidRPr="002547DA">
        <w:rPr>
          <w:rFonts w:cstheme="minorHAnsi"/>
          <w:b/>
        </w:rPr>
        <w:t>Es besteht der Verdacht auf eine Prostatahyperplasie.</w:t>
      </w:r>
    </w:p>
    <w:p w14:paraId="13CEB677" w14:textId="673D92AF" w:rsidR="00E8352A" w:rsidRPr="002547DA" w:rsidRDefault="00E8352A" w:rsidP="002467E8">
      <w:pPr>
        <w:pStyle w:val="Listenabsatz"/>
        <w:numPr>
          <w:ilvl w:val="0"/>
          <w:numId w:val="15"/>
        </w:numPr>
        <w:spacing w:after="0" w:line="240" w:lineRule="auto"/>
        <w:rPr>
          <w:rFonts w:cstheme="minorHAnsi"/>
          <w:b/>
        </w:rPr>
      </w:pPr>
      <w:r w:rsidRPr="002547DA">
        <w:rPr>
          <w:rFonts w:cstheme="minorHAnsi"/>
        </w:rPr>
        <w:t>Es besteht der Verdacht auf ein Prostatakarzinom.</w:t>
      </w:r>
    </w:p>
    <w:p w14:paraId="7C3AB876" w14:textId="399DE206" w:rsidR="00E8352A" w:rsidRPr="002547DA" w:rsidRDefault="00E8352A" w:rsidP="002467E8">
      <w:pPr>
        <w:pStyle w:val="Listenabsatz"/>
        <w:numPr>
          <w:ilvl w:val="0"/>
          <w:numId w:val="15"/>
        </w:numPr>
        <w:spacing w:after="0" w:line="240" w:lineRule="auto"/>
        <w:rPr>
          <w:rFonts w:cstheme="minorHAnsi"/>
        </w:rPr>
      </w:pPr>
      <w:r w:rsidRPr="002547DA">
        <w:rPr>
          <w:rFonts w:cstheme="minorHAnsi"/>
        </w:rPr>
        <w:t>Aufgrund des erhöhten PSA-Wertes ist eine Prostatektomie indiziert.</w:t>
      </w:r>
    </w:p>
    <w:p w14:paraId="73C380C6" w14:textId="77777777" w:rsidR="00E8352A" w:rsidRPr="002547DA" w:rsidRDefault="00E8352A" w:rsidP="00E8352A">
      <w:pPr>
        <w:spacing w:after="0" w:line="240" w:lineRule="auto"/>
        <w:rPr>
          <w:rFonts w:cstheme="minorHAnsi"/>
        </w:rPr>
      </w:pPr>
    </w:p>
    <w:bookmarkEnd w:id="15"/>
    <w:p w14:paraId="5F99E7AE" w14:textId="77777777" w:rsidR="00E8352A" w:rsidRPr="00694C62" w:rsidRDefault="00E8352A" w:rsidP="00E8352A">
      <w:pPr>
        <w:spacing w:after="0" w:line="240" w:lineRule="auto"/>
        <w:rPr>
          <w:rFonts w:cstheme="minorHAnsi"/>
        </w:rPr>
      </w:pPr>
      <w:r w:rsidRPr="00694C62">
        <w:rPr>
          <w:rFonts w:cstheme="minorHAnsi"/>
        </w:rPr>
        <w:t>--</w:t>
      </w:r>
    </w:p>
    <w:p w14:paraId="2E59E17E" w14:textId="69211E79" w:rsidR="00E8352A" w:rsidRDefault="005B78CF" w:rsidP="00E8352A">
      <w:pPr>
        <w:spacing w:after="0" w:line="240" w:lineRule="auto"/>
        <w:rPr>
          <w:ins w:id="16" w:author="Entwistle, Andrew" w:date="2026-01-22T19:57:00Z"/>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r w:rsidR="00E8352A" w:rsidRPr="00694C62">
        <w:rPr>
          <w:rFonts w:cstheme="minorHAnsi"/>
        </w:rPr>
        <w:t xml:space="preserve"> </w:t>
      </w:r>
    </w:p>
    <w:p w14:paraId="4F7BA9FB" w14:textId="77777777" w:rsidR="00DF1733" w:rsidRDefault="00DF1733" w:rsidP="00E8352A">
      <w:pPr>
        <w:spacing w:after="0" w:line="240" w:lineRule="auto"/>
        <w:rPr>
          <w:ins w:id="17" w:author="Entwistle, Andrew" w:date="2026-01-22T19:57:00Z"/>
          <w:rFonts w:cstheme="minorHAnsi"/>
        </w:rPr>
      </w:pPr>
    </w:p>
    <w:p w14:paraId="24E2B90A" w14:textId="77777777" w:rsidR="00DF1733" w:rsidRDefault="00DF1733" w:rsidP="00DF1733">
      <w:pPr>
        <w:rPr>
          <w:moveTo w:id="18" w:author="Entwistle, Andrew" w:date="2026-01-22T19:57:00Z"/>
          <w:b/>
          <w:bCs/>
        </w:rPr>
      </w:pPr>
      <w:moveToRangeStart w:id="19" w:author="Entwistle, Andrew" w:date="2026-01-22T19:57:00Z" w:name="move220004260"/>
      <w:moveTo w:id="20" w:author="Entwistle, Andrew" w:date="2026-01-22T19:57:00Z">
        <w:r w:rsidRPr="00694C62">
          <w:t>Ein 60-jähriger Patient wurde aufgrund einer Erstdiagnose eines Kolonkarzinoms kurativ, u.a. mit Avastin</w:t>
        </w:r>
        <w:r>
          <w:t xml:space="preserve"> (</w:t>
        </w:r>
        <w:proofErr w:type="spellStart"/>
        <w:r>
          <w:t>Bevacizumab</w:t>
        </w:r>
        <w:proofErr w:type="spellEnd"/>
        <w:r>
          <w:t>)</w:t>
        </w:r>
        <w:r w:rsidRPr="00694C62">
          <w:t xml:space="preserve">, behandelt und befindet sich seit 12 Monaten in der Nachsorge. In der laborchemischen Diagnostik wird jetzt ein deutlicher Anstieg des CEA im Serum gemessen. </w:t>
        </w:r>
      </w:moveTo>
    </w:p>
    <w:moveToRangeEnd w:id="19"/>
    <w:p w14:paraId="11D9D442" w14:textId="77777777" w:rsidR="00DF1733" w:rsidRPr="00694C62" w:rsidRDefault="00DF1733" w:rsidP="00E8352A">
      <w:pPr>
        <w:spacing w:after="0" w:line="240" w:lineRule="auto"/>
        <w:rPr>
          <w:rFonts w:cstheme="minorHAnsi"/>
        </w:rPr>
      </w:pPr>
    </w:p>
    <w:p w14:paraId="492C6C19" w14:textId="77777777" w:rsidR="00E8352A" w:rsidRPr="00694C62" w:rsidRDefault="00E8352A" w:rsidP="00E8352A">
      <w:pPr>
        <w:spacing w:after="0" w:line="240" w:lineRule="auto"/>
        <w:rPr>
          <w:rFonts w:cstheme="minorHAnsi"/>
        </w:rPr>
      </w:pPr>
      <w:r w:rsidRPr="00694C62">
        <w:rPr>
          <w:rFonts w:cstheme="minorHAnsi"/>
        </w:rPr>
        <w:t>--</w:t>
      </w:r>
    </w:p>
    <w:p w14:paraId="3CFF1567" w14:textId="77777777" w:rsidR="00E8352A" w:rsidRPr="00694C62" w:rsidRDefault="00E8352A" w:rsidP="00E8352A">
      <w:pPr>
        <w:rPr>
          <w:rFonts w:cstheme="minorHAnsi"/>
        </w:rPr>
      </w:pPr>
    </w:p>
    <w:p w14:paraId="20E4ECCF" w14:textId="4C9404CA" w:rsidR="00E8352A" w:rsidDel="00DF1733" w:rsidRDefault="00E8352A" w:rsidP="00DF1733">
      <w:pPr>
        <w:rPr>
          <w:moveFrom w:id="21" w:author="Entwistle, Andrew" w:date="2026-01-22T19:57:00Z"/>
          <w:b/>
          <w:bCs/>
        </w:rPr>
      </w:pPr>
      <w:moveFromRangeStart w:id="22" w:author="Entwistle, Andrew" w:date="2026-01-22T19:57:00Z" w:name="move220004260"/>
      <w:moveFrom w:id="23" w:author="Entwistle, Andrew" w:date="2026-01-22T19:57:00Z">
        <w:r w:rsidRPr="00694C62" w:rsidDel="00DF1733">
          <w:t>Ein 60-jähriger Patient wurde aufgrund einer Erstdiagnose eines Kolonkarzinoms kurativ, u.a. mit Avastin</w:t>
        </w:r>
        <w:r w:rsidDel="00DF1733">
          <w:t xml:space="preserve"> (Bevacizumab)</w:t>
        </w:r>
        <w:r w:rsidRPr="00694C62" w:rsidDel="00DF1733">
          <w:t xml:space="preserve">, behandelt und befindet sich seit 12 Monaten in der Nachsorge. In der laborchemischen Diagnostik wird jetzt ein deutlicher Anstieg des CEA im Serum gemessen. </w:t>
        </w:r>
      </w:moveFrom>
    </w:p>
    <w:moveFromRangeEnd w:id="22"/>
    <w:p w14:paraId="095D7341" w14:textId="77777777" w:rsidR="00E8352A" w:rsidRPr="005B78CF" w:rsidRDefault="00E8352A" w:rsidP="00E8352A">
      <w:pPr>
        <w:widowControl w:val="0"/>
        <w:autoSpaceDE w:val="0"/>
        <w:autoSpaceDN w:val="0"/>
        <w:adjustRightInd w:val="0"/>
        <w:outlineLvl w:val="0"/>
        <w:rPr>
          <w:rFonts w:cstheme="minorHAnsi"/>
        </w:rPr>
      </w:pPr>
      <w:r w:rsidRPr="005B78CF">
        <w:rPr>
          <w:rFonts w:cstheme="minorHAnsi"/>
        </w:rPr>
        <w:t>8. Welche Aussage trifft zu?</w:t>
      </w:r>
    </w:p>
    <w:p w14:paraId="611B44FA" w14:textId="77777777" w:rsidR="00E8352A" w:rsidRPr="007C6997" w:rsidRDefault="00E8352A" w:rsidP="00E8352A">
      <w:r w:rsidRPr="007C6997">
        <w:t xml:space="preserve">Typ: </w:t>
      </w:r>
      <w:proofErr w:type="spellStart"/>
      <w:r w:rsidRPr="007C6997">
        <w:t>TypA</w:t>
      </w:r>
      <w:proofErr w:type="spellEnd"/>
    </w:p>
    <w:p w14:paraId="6E3205C8" w14:textId="0333E6C6" w:rsidR="00E8352A" w:rsidRPr="007C6997" w:rsidRDefault="00E8352A" w:rsidP="002467E8">
      <w:pPr>
        <w:pStyle w:val="Listenabsatz"/>
        <w:numPr>
          <w:ilvl w:val="0"/>
          <w:numId w:val="1"/>
        </w:numPr>
      </w:pPr>
      <w:commentRangeStart w:id="24"/>
      <w:r w:rsidRPr="007C6997">
        <w:t>Der Befund ist eindeutig und weist auf ein Rezidiv hin</w:t>
      </w:r>
    </w:p>
    <w:p w14:paraId="1014B721" w14:textId="7928E7C8" w:rsidR="00E8352A" w:rsidRPr="004368D4" w:rsidRDefault="00E8352A" w:rsidP="002467E8">
      <w:pPr>
        <w:pStyle w:val="Listenabsatz"/>
        <w:numPr>
          <w:ilvl w:val="0"/>
          <w:numId w:val="1"/>
        </w:numPr>
        <w:rPr>
          <w:b/>
          <w:bCs/>
        </w:rPr>
      </w:pPr>
      <w:r w:rsidRPr="004368D4">
        <w:rPr>
          <w:b/>
          <w:bCs/>
        </w:rPr>
        <w:t>CEA ist nicht spezifisch; zur weiteren Abklärung sollte eine Koloskopie durchgeführt werden</w:t>
      </w:r>
    </w:p>
    <w:p w14:paraId="05C22F01" w14:textId="3150EA28" w:rsidR="00E8352A" w:rsidRPr="007C6997" w:rsidRDefault="00E8352A" w:rsidP="002467E8">
      <w:pPr>
        <w:pStyle w:val="Listenabsatz"/>
        <w:numPr>
          <w:ilvl w:val="0"/>
          <w:numId w:val="1"/>
        </w:numPr>
      </w:pPr>
      <w:r w:rsidRPr="007C6997">
        <w:t>CEA allein ist nicht aussagekräftig; die Messung sollte zusätzlich immer mit dem Tumormarker CA 72-4 abgesichert werden.</w:t>
      </w:r>
    </w:p>
    <w:p w14:paraId="0591EDD1" w14:textId="0833CCBD" w:rsidR="00E8352A" w:rsidRPr="007C6997" w:rsidRDefault="00E8352A" w:rsidP="002467E8">
      <w:pPr>
        <w:pStyle w:val="Listenabsatz"/>
        <w:numPr>
          <w:ilvl w:val="0"/>
          <w:numId w:val="1"/>
        </w:numPr>
      </w:pPr>
      <w:r w:rsidRPr="007C6997">
        <w:t>Die Antikörpertherapie mit Avastin erhöht den CEA-Wert aufgrund einer HAMA-Problematik</w:t>
      </w:r>
      <w:commentRangeEnd w:id="24"/>
      <w:r w:rsidR="004368D4">
        <w:rPr>
          <w:rStyle w:val="Kommentarzeichen"/>
        </w:rPr>
        <w:commentReference w:id="24"/>
      </w:r>
    </w:p>
    <w:p w14:paraId="55890524" w14:textId="77777777" w:rsidR="00E8352A" w:rsidRPr="00694C62" w:rsidRDefault="00E8352A" w:rsidP="00E8352A">
      <w:pPr>
        <w:spacing w:after="0" w:line="240" w:lineRule="auto"/>
        <w:rPr>
          <w:rFonts w:eastAsia="Times New Roman" w:cstheme="minorHAnsi"/>
          <w:lang w:eastAsia="de-DE"/>
        </w:rPr>
      </w:pPr>
    </w:p>
    <w:p w14:paraId="04970C53" w14:textId="77777777" w:rsidR="00E8352A" w:rsidRPr="00694C62" w:rsidRDefault="00E8352A" w:rsidP="00E8352A">
      <w:pPr>
        <w:spacing w:after="0" w:line="240" w:lineRule="auto"/>
        <w:rPr>
          <w:rFonts w:cstheme="minorHAnsi"/>
        </w:rPr>
      </w:pPr>
      <w:r w:rsidRPr="00694C62">
        <w:rPr>
          <w:rFonts w:cstheme="minorHAnsi"/>
        </w:rPr>
        <w:t>--</w:t>
      </w:r>
    </w:p>
    <w:p w14:paraId="31C08240" w14:textId="7092ACBC" w:rsidR="00E8352A" w:rsidRPr="00694C62" w:rsidRDefault="005B78CF" w:rsidP="00E8352A">
      <w:pPr>
        <w:spacing w:after="0" w:line="240" w:lineRule="auto"/>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r w:rsidR="00E8352A" w:rsidRPr="00694C62">
        <w:rPr>
          <w:rFonts w:cstheme="minorHAnsi"/>
        </w:rPr>
        <w:t xml:space="preserve"> </w:t>
      </w:r>
    </w:p>
    <w:p w14:paraId="4151B0A2" w14:textId="77777777" w:rsidR="00E8352A" w:rsidRPr="00694C62" w:rsidRDefault="00E8352A" w:rsidP="00E8352A">
      <w:pPr>
        <w:spacing w:after="0" w:line="240" w:lineRule="auto"/>
        <w:rPr>
          <w:rFonts w:cstheme="minorHAnsi"/>
        </w:rPr>
      </w:pPr>
      <w:r w:rsidRPr="00694C62">
        <w:rPr>
          <w:rFonts w:cstheme="minorHAnsi"/>
        </w:rPr>
        <w:t>--</w:t>
      </w:r>
    </w:p>
    <w:p w14:paraId="75F21974" w14:textId="77777777" w:rsidR="00E8352A" w:rsidRPr="00694C62" w:rsidRDefault="00E8352A" w:rsidP="00E8352A">
      <w:pPr>
        <w:spacing w:after="0" w:line="240" w:lineRule="auto"/>
        <w:rPr>
          <w:rFonts w:eastAsia="Times New Roman" w:cstheme="minorHAnsi"/>
          <w:lang w:eastAsia="de-DE"/>
        </w:rPr>
      </w:pPr>
    </w:p>
    <w:p w14:paraId="50B85EA7" w14:textId="77777777" w:rsidR="00E8352A" w:rsidRPr="005B78CF" w:rsidRDefault="00E8352A" w:rsidP="00E8352A">
      <w:pPr>
        <w:rPr>
          <w:rFonts w:cstheme="minorHAnsi"/>
        </w:rPr>
      </w:pPr>
      <w:r w:rsidRPr="005B78CF">
        <w:rPr>
          <w:rFonts w:cstheme="minorHAnsi"/>
        </w:rPr>
        <w:t>9. Welche Aussage zur Verwendung von Serum-Blutentnahmeröhrchen und Lithium-Heparin-Blutentnahmeröhrchen trifft zu?</w:t>
      </w:r>
    </w:p>
    <w:p w14:paraId="4C13FE6A" w14:textId="77777777" w:rsidR="00E8352A" w:rsidRPr="00694C62" w:rsidRDefault="00E8352A" w:rsidP="00E8352A">
      <w:pPr>
        <w:rPr>
          <w:rFonts w:cstheme="minorHAnsi"/>
        </w:rPr>
      </w:pPr>
      <w:r w:rsidRPr="00694C62">
        <w:rPr>
          <w:rFonts w:cstheme="minorHAnsi"/>
        </w:rPr>
        <w:t xml:space="preserve">Typ: </w:t>
      </w:r>
      <w:proofErr w:type="spellStart"/>
      <w:r w:rsidRPr="00694C62">
        <w:rPr>
          <w:rFonts w:cstheme="minorHAnsi"/>
        </w:rPr>
        <w:t>TypA</w:t>
      </w:r>
      <w:proofErr w:type="spellEnd"/>
    </w:p>
    <w:p w14:paraId="361408DE" w14:textId="4BC6011C" w:rsidR="00E8352A" w:rsidRPr="004368D4" w:rsidRDefault="00E8352A" w:rsidP="002467E8">
      <w:pPr>
        <w:pStyle w:val="Listenabsatz"/>
        <w:numPr>
          <w:ilvl w:val="0"/>
          <w:numId w:val="2"/>
        </w:numPr>
        <w:spacing w:after="0" w:line="240" w:lineRule="auto"/>
        <w:rPr>
          <w:rFonts w:cstheme="minorHAnsi"/>
        </w:rPr>
      </w:pPr>
      <w:r w:rsidRPr="004368D4">
        <w:rPr>
          <w:rFonts w:cstheme="minorHAnsi"/>
        </w:rPr>
        <w:t>Es lassen sich alle Parameter aus Lithium-Heparin-Blutentnahmeröhrchen bestimmen, die aus Serum-Blutentnahmeröhrchen bestimmt werden können.</w:t>
      </w:r>
    </w:p>
    <w:p w14:paraId="39A4F6C1" w14:textId="062565A5" w:rsidR="00E8352A" w:rsidRPr="004368D4" w:rsidRDefault="00E8352A" w:rsidP="002467E8">
      <w:pPr>
        <w:pStyle w:val="Listenabsatz"/>
        <w:numPr>
          <w:ilvl w:val="0"/>
          <w:numId w:val="2"/>
        </w:numPr>
        <w:spacing w:after="0" w:line="240" w:lineRule="auto"/>
        <w:rPr>
          <w:rFonts w:cstheme="minorHAnsi"/>
        </w:rPr>
      </w:pPr>
      <w:r w:rsidRPr="004368D4">
        <w:rPr>
          <w:rFonts w:cstheme="minorHAnsi"/>
        </w:rPr>
        <w:t>Lithium-Heparin-Blutentnahmeröhrchen ermöglichen eine beschleunigte Laboranalytik gegenüber Serum-Blutentnahmeröhrchen, da die Gerinnung in ihnen schneller abläuft.</w:t>
      </w:r>
    </w:p>
    <w:p w14:paraId="089B163E" w14:textId="63B90F94" w:rsidR="00E8352A" w:rsidRPr="004368D4" w:rsidRDefault="00E8352A" w:rsidP="002467E8">
      <w:pPr>
        <w:pStyle w:val="Listenabsatz"/>
        <w:numPr>
          <w:ilvl w:val="0"/>
          <w:numId w:val="2"/>
        </w:numPr>
        <w:spacing w:after="0" w:line="240" w:lineRule="auto"/>
        <w:rPr>
          <w:rFonts w:cstheme="minorHAnsi"/>
          <w:b/>
          <w:bCs/>
        </w:rPr>
      </w:pPr>
      <w:r w:rsidRPr="004368D4">
        <w:rPr>
          <w:rFonts w:cstheme="minorHAnsi"/>
          <w:b/>
          <w:bCs/>
        </w:rPr>
        <w:t>Der Proteingehalt von Lithium-Heparin-Plasma ist geringer als der von Serum.</w:t>
      </w:r>
    </w:p>
    <w:p w14:paraId="40B110FB" w14:textId="4D979A26" w:rsidR="00E8352A" w:rsidRPr="004368D4" w:rsidRDefault="00E8352A" w:rsidP="002467E8">
      <w:pPr>
        <w:pStyle w:val="Listenabsatz"/>
        <w:numPr>
          <w:ilvl w:val="0"/>
          <w:numId w:val="2"/>
        </w:numPr>
        <w:spacing w:after="0" w:line="240" w:lineRule="auto"/>
        <w:rPr>
          <w:rFonts w:cstheme="minorHAnsi"/>
        </w:rPr>
      </w:pPr>
      <w:r w:rsidRPr="004368D4">
        <w:rPr>
          <w:rFonts w:cstheme="minorHAnsi"/>
        </w:rPr>
        <w:t>Hohe Thrombozytenzahlen stören bei Lithium-Heparin-Blutentnahmeröhrchen die Bestimmung von Kaliumspiegeln stärker als bei Serum-Blutentnahmeröhrchen.</w:t>
      </w:r>
    </w:p>
    <w:p w14:paraId="63E53975" w14:textId="4C018789" w:rsidR="00E8352A" w:rsidRPr="004368D4" w:rsidRDefault="00E8352A" w:rsidP="002467E8">
      <w:pPr>
        <w:pStyle w:val="Listenabsatz"/>
        <w:numPr>
          <w:ilvl w:val="0"/>
          <w:numId w:val="2"/>
        </w:numPr>
        <w:spacing w:after="0" w:line="240" w:lineRule="auto"/>
        <w:rPr>
          <w:rFonts w:cstheme="minorHAnsi"/>
        </w:rPr>
      </w:pPr>
      <w:r w:rsidRPr="004368D4">
        <w:rPr>
          <w:rFonts w:cstheme="minorHAnsi"/>
        </w:rPr>
        <w:t xml:space="preserve">Lithium-Heparin-Plasma ist das Material für die </w:t>
      </w:r>
      <w:proofErr w:type="spellStart"/>
      <w:r w:rsidRPr="004368D4">
        <w:rPr>
          <w:rFonts w:cstheme="minorHAnsi"/>
        </w:rPr>
        <w:t>Glucosebestimmung</w:t>
      </w:r>
      <w:proofErr w:type="spellEnd"/>
      <w:r w:rsidRPr="004368D4">
        <w:rPr>
          <w:rFonts w:cstheme="minorHAnsi"/>
        </w:rPr>
        <w:t xml:space="preserve"> bei langen Transportzeiten.</w:t>
      </w:r>
    </w:p>
    <w:p w14:paraId="6BDA3A42" w14:textId="77777777" w:rsidR="00E8352A" w:rsidRPr="00694C62" w:rsidRDefault="00E8352A" w:rsidP="00B43E93">
      <w:pPr>
        <w:spacing w:after="0" w:line="240" w:lineRule="auto"/>
        <w:rPr>
          <w:rFonts w:cstheme="minorHAnsi"/>
        </w:rPr>
      </w:pPr>
    </w:p>
    <w:p w14:paraId="2DF9E060" w14:textId="77777777" w:rsidR="00E8352A" w:rsidRPr="00694C62" w:rsidRDefault="00E8352A" w:rsidP="00B43E93">
      <w:pPr>
        <w:spacing w:after="0" w:line="240" w:lineRule="auto"/>
        <w:rPr>
          <w:rFonts w:cstheme="minorHAnsi"/>
        </w:rPr>
      </w:pPr>
      <w:r w:rsidRPr="00694C62">
        <w:rPr>
          <w:rFonts w:cstheme="minorHAnsi"/>
        </w:rPr>
        <w:t>--</w:t>
      </w:r>
    </w:p>
    <w:p w14:paraId="66219A04" w14:textId="11F39404" w:rsidR="00E8352A" w:rsidRPr="00694C62" w:rsidRDefault="005B78CF" w:rsidP="00B43E93">
      <w:pPr>
        <w:spacing w:after="0" w:line="240" w:lineRule="auto"/>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321E6ECF" w14:textId="77777777" w:rsidR="00E8352A" w:rsidRDefault="00E8352A" w:rsidP="00B43E93">
      <w:pPr>
        <w:spacing w:after="0" w:line="240" w:lineRule="auto"/>
        <w:rPr>
          <w:rFonts w:cstheme="minorHAnsi"/>
        </w:rPr>
      </w:pPr>
      <w:r w:rsidRPr="00694C62">
        <w:rPr>
          <w:rFonts w:cstheme="minorHAnsi"/>
        </w:rPr>
        <w:t>--</w:t>
      </w:r>
    </w:p>
    <w:p w14:paraId="268E704B" w14:textId="77777777" w:rsidR="00CC447D" w:rsidRPr="00694C62" w:rsidRDefault="00CC447D" w:rsidP="00B43E93">
      <w:pPr>
        <w:spacing w:after="0" w:line="240" w:lineRule="auto"/>
        <w:rPr>
          <w:rFonts w:cstheme="minorHAnsi"/>
        </w:rPr>
      </w:pPr>
    </w:p>
    <w:p w14:paraId="548DCF7E" w14:textId="1037BC79" w:rsidR="00E8352A" w:rsidRPr="005B78CF" w:rsidRDefault="00E8352A" w:rsidP="00E8352A">
      <w:pPr>
        <w:rPr>
          <w:rFonts w:cstheme="minorHAnsi"/>
        </w:rPr>
      </w:pPr>
      <w:commentRangeStart w:id="25"/>
      <w:r w:rsidRPr="005B78CF">
        <w:rPr>
          <w:rFonts w:cstheme="minorHAnsi"/>
        </w:rPr>
        <w:t>10. Welche Aussage</w:t>
      </w:r>
      <w:ins w:id="26" w:author="Entwistle, Andrew" w:date="2026-01-22T20:00:00Z">
        <w:r w:rsidR="004368D4">
          <w:rPr>
            <w:rFonts w:cstheme="minorHAnsi"/>
          </w:rPr>
          <w:t>(</w:t>
        </w:r>
      </w:ins>
      <w:r w:rsidRPr="005B78CF">
        <w:rPr>
          <w:rFonts w:cstheme="minorHAnsi"/>
        </w:rPr>
        <w:t>n</w:t>
      </w:r>
      <w:ins w:id="27" w:author="Entwistle, Andrew" w:date="2026-01-22T20:00:00Z">
        <w:r w:rsidR="004368D4">
          <w:rPr>
            <w:rFonts w:cstheme="minorHAnsi"/>
          </w:rPr>
          <w:t>)</w:t>
        </w:r>
      </w:ins>
      <w:r w:rsidRPr="005B78CF">
        <w:rPr>
          <w:rFonts w:cstheme="minorHAnsi"/>
        </w:rPr>
        <w:t xml:space="preserve"> zum Fluorid-/Citrat-Blutentnahmeröhrchen t</w:t>
      </w:r>
      <w:ins w:id="28" w:author="Entwistle, Andrew" w:date="2026-01-22T20:01:00Z">
        <w:r w:rsidR="004368D4">
          <w:rPr>
            <w:rFonts w:cstheme="minorHAnsi"/>
          </w:rPr>
          <w:t>rifft bzw. t</w:t>
        </w:r>
      </w:ins>
      <w:r w:rsidRPr="005B78CF">
        <w:rPr>
          <w:rFonts w:cstheme="minorHAnsi"/>
        </w:rPr>
        <w:t>reffen zu?</w:t>
      </w:r>
    </w:p>
    <w:p w14:paraId="5F5DFBE0" w14:textId="77777777" w:rsidR="00E8352A" w:rsidRPr="00694C62" w:rsidRDefault="00E8352A" w:rsidP="00E8352A">
      <w:pPr>
        <w:rPr>
          <w:rFonts w:cstheme="minorHAnsi"/>
        </w:rPr>
      </w:pPr>
      <w:r w:rsidRPr="00694C62">
        <w:rPr>
          <w:rFonts w:cstheme="minorHAnsi"/>
        </w:rPr>
        <w:t xml:space="preserve">Typ: </w:t>
      </w:r>
      <w:proofErr w:type="spellStart"/>
      <w:r w:rsidRPr="00694C62">
        <w:rPr>
          <w:rFonts w:cstheme="minorHAnsi"/>
        </w:rPr>
        <w:t>KPrim</w:t>
      </w:r>
      <w:commentRangeEnd w:id="25"/>
      <w:proofErr w:type="spellEnd"/>
      <w:r w:rsidR="004368D4">
        <w:rPr>
          <w:rStyle w:val="Kommentarzeichen"/>
        </w:rPr>
        <w:commentReference w:id="25"/>
      </w:r>
    </w:p>
    <w:p w14:paraId="339497D1" w14:textId="47E261BA" w:rsidR="00E8352A" w:rsidRPr="004368D4" w:rsidRDefault="00E8352A" w:rsidP="002467E8">
      <w:pPr>
        <w:pStyle w:val="Listenabsatz"/>
        <w:numPr>
          <w:ilvl w:val="0"/>
          <w:numId w:val="3"/>
        </w:numPr>
        <w:spacing w:after="0" w:line="240" w:lineRule="auto"/>
        <w:rPr>
          <w:rFonts w:cstheme="minorHAnsi"/>
          <w:b/>
          <w:bCs/>
        </w:rPr>
      </w:pPr>
      <w:r w:rsidRPr="004368D4">
        <w:rPr>
          <w:rFonts w:cstheme="minorHAnsi"/>
          <w:b/>
          <w:bCs/>
        </w:rPr>
        <w:t>Glucose-Bestimmungen, die nicht innerhalb von 15 Minuten erfolgen bzw. vor denen die Plasmaseparation nicht innerhalb von 15 Minuten erfolgt, dürfen im Jahr 2029 nur noch aus Fluorid-/Citrat-Blutentnahmeröhrchen erfolgen.</w:t>
      </w:r>
    </w:p>
    <w:p w14:paraId="669105CA" w14:textId="52CC0625" w:rsidR="00E8352A" w:rsidRPr="004368D4" w:rsidRDefault="00E8352A" w:rsidP="002467E8">
      <w:pPr>
        <w:pStyle w:val="Listenabsatz"/>
        <w:numPr>
          <w:ilvl w:val="0"/>
          <w:numId w:val="3"/>
        </w:numPr>
        <w:spacing w:after="0" w:line="240" w:lineRule="auto"/>
        <w:rPr>
          <w:rFonts w:cstheme="minorHAnsi"/>
        </w:rPr>
      </w:pPr>
      <w:r w:rsidRPr="004368D4">
        <w:rPr>
          <w:rFonts w:cstheme="minorHAnsi"/>
        </w:rPr>
        <w:t>Die Differenz der Glucosekonzentration zwischen Lithium-Heparin-Plasma und Fluorid-/Citrat-Plasma vergrößert exponentiell mit der Transportzeit</w:t>
      </w:r>
    </w:p>
    <w:p w14:paraId="6498008E" w14:textId="781490A8" w:rsidR="00E8352A" w:rsidRPr="004368D4" w:rsidRDefault="00E8352A" w:rsidP="002467E8">
      <w:pPr>
        <w:pStyle w:val="Listenabsatz"/>
        <w:numPr>
          <w:ilvl w:val="0"/>
          <w:numId w:val="3"/>
        </w:numPr>
        <w:spacing w:after="0" w:line="240" w:lineRule="auto"/>
        <w:rPr>
          <w:rFonts w:cstheme="minorHAnsi"/>
          <w:b/>
          <w:bCs/>
        </w:rPr>
      </w:pPr>
      <w:r w:rsidRPr="004368D4">
        <w:rPr>
          <w:rFonts w:cstheme="minorHAnsi"/>
          <w:b/>
          <w:bCs/>
        </w:rPr>
        <w:t>Der Zusatz von Citrat dient der sofortigen Hemmung der Glykolyse.</w:t>
      </w:r>
    </w:p>
    <w:p w14:paraId="365A3030" w14:textId="47FE675B" w:rsidR="00E8352A" w:rsidRPr="004368D4" w:rsidRDefault="00E8352A" w:rsidP="002467E8">
      <w:pPr>
        <w:pStyle w:val="Listenabsatz"/>
        <w:numPr>
          <w:ilvl w:val="0"/>
          <w:numId w:val="3"/>
        </w:numPr>
        <w:spacing w:after="0" w:line="240" w:lineRule="auto"/>
        <w:rPr>
          <w:rFonts w:cstheme="minorHAnsi"/>
        </w:rPr>
      </w:pPr>
      <w:r w:rsidRPr="004368D4">
        <w:rPr>
          <w:rFonts w:cstheme="minorHAnsi"/>
        </w:rPr>
        <w:t>Der Zusatz von Fluorid dient der sofortigen Hemmung der Glykolyse.</w:t>
      </w:r>
    </w:p>
    <w:p w14:paraId="3CF76ACB" w14:textId="05CFDE50" w:rsidR="00E8352A" w:rsidRPr="004368D4" w:rsidRDefault="00E8352A" w:rsidP="002467E8">
      <w:pPr>
        <w:pStyle w:val="Listenabsatz"/>
        <w:numPr>
          <w:ilvl w:val="0"/>
          <w:numId w:val="3"/>
        </w:numPr>
        <w:spacing w:after="0" w:line="240" w:lineRule="auto"/>
        <w:rPr>
          <w:rFonts w:cstheme="minorHAnsi"/>
        </w:rPr>
      </w:pPr>
      <w:r w:rsidRPr="004368D4">
        <w:rPr>
          <w:rFonts w:cstheme="minorHAnsi"/>
        </w:rPr>
        <w:t xml:space="preserve">Die </w:t>
      </w:r>
      <w:proofErr w:type="spellStart"/>
      <w:r w:rsidRPr="004368D4">
        <w:rPr>
          <w:rFonts w:cstheme="minorHAnsi"/>
        </w:rPr>
        <w:t>Rili</w:t>
      </w:r>
      <w:proofErr w:type="spellEnd"/>
      <w:r w:rsidRPr="004368D4">
        <w:rPr>
          <w:rFonts w:cstheme="minorHAnsi"/>
        </w:rPr>
        <w:t xml:space="preserve">-BÄK beinhaltet Empfehlungen zur Qualitätssicherung </w:t>
      </w:r>
      <w:proofErr w:type="spellStart"/>
      <w:r w:rsidRPr="004368D4">
        <w:rPr>
          <w:rFonts w:cstheme="minorHAnsi"/>
        </w:rPr>
        <w:t>laboratoriumsmedizinischer</w:t>
      </w:r>
      <w:proofErr w:type="spellEnd"/>
      <w:r w:rsidRPr="004368D4">
        <w:rPr>
          <w:rFonts w:cstheme="minorHAnsi"/>
        </w:rPr>
        <w:t xml:space="preserve"> Untersuchungen und wird durch die Deutsche Gesellschaft für klinische Chemie und </w:t>
      </w:r>
      <w:proofErr w:type="spellStart"/>
      <w:r w:rsidRPr="004368D4">
        <w:rPr>
          <w:rFonts w:cstheme="minorHAnsi"/>
        </w:rPr>
        <w:t>Laboratoriumsmedizin</w:t>
      </w:r>
      <w:proofErr w:type="spellEnd"/>
      <w:r w:rsidRPr="004368D4">
        <w:rPr>
          <w:rFonts w:cstheme="minorHAnsi"/>
        </w:rPr>
        <w:t xml:space="preserve"> regelmäßig aktualisiert.</w:t>
      </w:r>
    </w:p>
    <w:p w14:paraId="7AC8C0EA" w14:textId="77777777" w:rsidR="00E8352A" w:rsidRPr="00694C62" w:rsidRDefault="00E8352A" w:rsidP="00E8352A">
      <w:pPr>
        <w:spacing w:after="0" w:line="240" w:lineRule="auto"/>
        <w:rPr>
          <w:rFonts w:cstheme="minorHAnsi"/>
        </w:rPr>
      </w:pPr>
    </w:p>
    <w:p w14:paraId="029DC2AE" w14:textId="77777777" w:rsidR="00E8352A" w:rsidRPr="00694C62" w:rsidRDefault="00E8352A" w:rsidP="00E8352A">
      <w:pPr>
        <w:rPr>
          <w:rFonts w:cstheme="minorHAnsi"/>
        </w:rPr>
      </w:pPr>
      <w:r w:rsidRPr="00694C62">
        <w:rPr>
          <w:rFonts w:cstheme="minorHAnsi"/>
        </w:rPr>
        <w:t>--</w:t>
      </w:r>
    </w:p>
    <w:p w14:paraId="79422F73" w14:textId="4323515D" w:rsidR="00E8352A" w:rsidRPr="00694C62" w:rsidRDefault="005B78CF" w:rsidP="00E8352A">
      <w:pPr>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7B234F5A" w14:textId="77777777" w:rsidR="00E8352A" w:rsidRPr="00694C62" w:rsidRDefault="00E8352A" w:rsidP="00E8352A">
      <w:pPr>
        <w:rPr>
          <w:rFonts w:cstheme="minorHAnsi"/>
        </w:rPr>
      </w:pPr>
      <w:r w:rsidRPr="00694C62">
        <w:rPr>
          <w:rFonts w:cstheme="minorHAnsi"/>
        </w:rPr>
        <w:t>--</w:t>
      </w:r>
    </w:p>
    <w:p w14:paraId="14A83B4A" w14:textId="77777777" w:rsidR="00E8352A" w:rsidRPr="005B78CF" w:rsidRDefault="00E8352A" w:rsidP="00E8352A">
      <w:pPr>
        <w:rPr>
          <w:rFonts w:cstheme="minorHAnsi"/>
        </w:rPr>
      </w:pPr>
      <w:r w:rsidRPr="005B78CF">
        <w:rPr>
          <w:rFonts w:cstheme="minorHAnsi"/>
        </w:rPr>
        <w:t>11. In welchem Bereich des diagnostischen Prozesses geschehen üblicherweise die meisten Fehler?</w:t>
      </w:r>
    </w:p>
    <w:p w14:paraId="14F748A6" w14:textId="77777777" w:rsidR="00E8352A" w:rsidRPr="00694C62" w:rsidRDefault="00E8352A" w:rsidP="00E8352A">
      <w:pPr>
        <w:rPr>
          <w:rFonts w:cstheme="minorHAnsi"/>
        </w:rPr>
      </w:pPr>
      <w:r w:rsidRPr="00694C62">
        <w:rPr>
          <w:rFonts w:cstheme="minorHAnsi"/>
        </w:rPr>
        <w:t xml:space="preserve">Typ: </w:t>
      </w:r>
      <w:proofErr w:type="spellStart"/>
      <w:r w:rsidRPr="00694C62">
        <w:rPr>
          <w:rFonts w:cstheme="minorHAnsi"/>
        </w:rPr>
        <w:t>TypA</w:t>
      </w:r>
      <w:proofErr w:type="spellEnd"/>
    </w:p>
    <w:p w14:paraId="6DAAB5B5" w14:textId="389A6A34" w:rsidR="00E8352A" w:rsidRPr="004368D4" w:rsidRDefault="00E8352A" w:rsidP="002467E8">
      <w:pPr>
        <w:pStyle w:val="Listenabsatz"/>
        <w:numPr>
          <w:ilvl w:val="0"/>
          <w:numId w:val="4"/>
        </w:numPr>
        <w:spacing w:after="0" w:line="240" w:lineRule="auto"/>
        <w:rPr>
          <w:rFonts w:cstheme="minorHAnsi"/>
          <w:b/>
          <w:bCs/>
        </w:rPr>
      </w:pPr>
      <w:r w:rsidRPr="004368D4">
        <w:rPr>
          <w:rFonts w:cstheme="minorHAnsi"/>
          <w:b/>
          <w:bCs/>
        </w:rPr>
        <w:t>Präanalytik</w:t>
      </w:r>
    </w:p>
    <w:p w14:paraId="4909E3CE" w14:textId="16E90C5C" w:rsidR="00E8352A" w:rsidRPr="004368D4" w:rsidRDefault="00E8352A" w:rsidP="002467E8">
      <w:pPr>
        <w:pStyle w:val="Listenabsatz"/>
        <w:numPr>
          <w:ilvl w:val="0"/>
          <w:numId w:val="4"/>
        </w:numPr>
        <w:spacing w:after="0" w:line="240" w:lineRule="auto"/>
        <w:rPr>
          <w:rFonts w:cstheme="minorHAnsi"/>
        </w:rPr>
      </w:pPr>
      <w:r w:rsidRPr="004368D4">
        <w:rPr>
          <w:rFonts w:cstheme="minorHAnsi"/>
        </w:rPr>
        <w:t>Analytik</w:t>
      </w:r>
    </w:p>
    <w:p w14:paraId="1B7523D7" w14:textId="058BD322" w:rsidR="00E8352A" w:rsidRPr="004368D4" w:rsidRDefault="00E8352A" w:rsidP="002467E8">
      <w:pPr>
        <w:pStyle w:val="Listenabsatz"/>
        <w:numPr>
          <w:ilvl w:val="0"/>
          <w:numId w:val="4"/>
        </w:numPr>
        <w:spacing w:after="0" w:line="240" w:lineRule="auto"/>
        <w:rPr>
          <w:rFonts w:cstheme="minorHAnsi"/>
        </w:rPr>
      </w:pPr>
      <w:r w:rsidRPr="004368D4">
        <w:rPr>
          <w:rFonts w:cstheme="minorHAnsi"/>
        </w:rPr>
        <w:t>Postanalytik</w:t>
      </w:r>
    </w:p>
    <w:p w14:paraId="77ECA5F3" w14:textId="602F6B2F" w:rsidR="00E8352A" w:rsidRPr="004368D4" w:rsidRDefault="00E8352A" w:rsidP="002467E8">
      <w:pPr>
        <w:pStyle w:val="Listenabsatz"/>
        <w:numPr>
          <w:ilvl w:val="0"/>
          <w:numId w:val="4"/>
        </w:numPr>
        <w:spacing w:after="0" w:line="240" w:lineRule="auto"/>
        <w:rPr>
          <w:rFonts w:cstheme="minorHAnsi"/>
        </w:rPr>
      </w:pPr>
      <w:r w:rsidRPr="004368D4">
        <w:rPr>
          <w:rFonts w:cstheme="minorHAnsi"/>
        </w:rPr>
        <w:t>Etwa in allen drei Bereichen (Präanalytik, Analytik, Postanalytik) gleich oft</w:t>
      </w:r>
    </w:p>
    <w:p w14:paraId="4CA759FB" w14:textId="162FCDE2" w:rsidR="00E8352A" w:rsidRPr="004368D4" w:rsidRDefault="00E8352A" w:rsidP="002467E8">
      <w:pPr>
        <w:pStyle w:val="Listenabsatz"/>
        <w:numPr>
          <w:ilvl w:val="0"/>
          <w:numId w:val="4"/>
        </w:numPr>
        <w:spacing w:after="0" w:line="240" w:lineRule="auto"/>
        <w:rPr>
          <w:rFonts w:cstheme="minorHAnsi"/>
        </w:rPr>
      </w:pPr>
      <w:r w:rsidRPr="004368D4">
        <w:rPr>
          <w:rFonts w:cstheme="minorHAnsi"/>
        </w:rPr>
        <w:t>Ärztinnen und Ärzte arbeiten grundsätzlich fehlerfrei.</w:t>
      </w:r>
    </w:p>
    <w:p w14:paraId="4B33D204" w14:textId="77777777" w:rsidR="00E8352A" w:rsidRPr="00694C62" w:rsidRDefault="00E8352A" w:rsidP="00FD1D7B">
      <w:pPr>
        <w:rPr>
          <w:rFonts w:cstheme="minorHAnsi"/>
        </w:rPr>
      </w:pPr>
    </w:p>
    <w:p w14:paraId="1E0CC982" w14:textId="77777777" w:rsidR="00E8352A" w:rsidRPr="00694C62" w:rsidRDefault="00E8352A" w:rsidP="00E8352A">
      <w:pPr>
        <w:rPr>
          <w:rFonts w:cstheme="minorHAnsi"/>
        </w:rPr>
      </w:pPr>
      <w:r w:rsidRPr="00694C62">
        <w:rPr>
          <w:rFonts w:cstheme="minorHAnsi"/>
        </w:rPr>
        <w:t>--</w:t>
      </w:r>
    </w:p>
    <w:p w14:paraId="6B9B42D6" w14:textId="24D05A39" w:rsidR="00E8352A" w:rsidRPr="00694C62" w:rsidRDefault="005B78CF" w:rsidP="00E8352A">
      <w:pPr>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3E5FF7F0" w14:textId="77777777" w:rsidR="00E8352A" w:rsidRPr="00694C62" w:rsidRDefault="00E8352A" w:rsidP="00E8352A">
      <w:pPr>
        <w:rPr>
          <w:rFonts w:cstheme="minorHAnsi"/>
        </w:rPr>
      </w:pPr>
      <w:r w:rsidRPr="00694C62">
        <w:rPr>
          <w:rFonts w:cstheme="minorHAnsi"/>
        </w:rPr>
        <w:t>--</w:t>
      </w:r>
    </w:p>
    <w:p w14:paraId="02B7971F" w14:textId="498699D4" w:rsidR="00E8352A" w:rsidRPr="005B78CF" w:rsidRDefault="00E8352A" w:rsidP="00E8352A">
      <w:pPr>
        <w:rPr>
          <w:rFonts w:cstheme="minorHAnsi"/>
        </w:rPr>
      </w:pPr>
      <w:r w:rsidRPr="005B78CF">
        <w:rPr>
          <w:rFonts w:cstheme="minorHAnsi"/>
        </w:rPr>
        <w:t xml:space="preserve">12. Welche analytischen Verfahren eignen sich zur Messung von Albumin? </w:t>
      </w:r>
    </w:p>
    <w:p w14:paraId="582D2713" w14:textId="77777777" w:rsidR="00E8352A" w:rsidRPr="00694C62" w:rsidRDefault="00E8352A" w:rsidP="00E8352A">
      <w:pPr>
        <w:rPr>
          <w:rFonts w:cstheme="minorHAnsi"/>
        </w:rPr>
      </w:pPr>
      <w:r w:rsidRPr="00694C62">
        <w:rPr>
          <w:rFonts w:cstheme="minorHAnsi"/>
        </w:rPr>
        <w:t xml:space="preserve">Typ: </w:t>
      </w:r>
      <w:proofErr w:type="spellStart"/>
      <w:r w:rsidRPr="00694C62">
        <w:rPr>
          <w:rFonts w:cstheme="minorHAnsi"/>
        </w:rPr>
        <w:t>PickS</w:t>
      </w:r>
      <w:proofErr w:type="spellEnd"/>
    </w:p>
    <w:p w14:paraId="5740E130" w14:textId="4B2B12D1" w:rsidR="00E8352A" w:rsidRPr="004368D4" w:rsidRDefault="00E8352A" w:rsidP="002467E8">
      <w:pPr>
        <w:pStyle w:val="Listenabsatz"/>
        <w:numPr>
          <w:ilvl w:val="0"/>
          <w:numId w:val="5"/>
        </w:numPr>
        <w:spacing w:after="0" w:line="240" w:lineRule="auto"/>
        <w:rPr>
          <w:rFonts w:cstheme="minorHAnsi"/>
        </w:rPr>
      </w:pPr>
      <w:r w:rsidRPr="004368D4">
        <w:rPr>
          <w:rFonts w:cstheme="minorHAnsi"/>
          <w:bCs/>
        </w:rPr>
        <w:t>Atomabsorptionsspektroskopie</w:t>
      </w:r>
    </w:p>
    <w:p w14:paraId="6F0BE4BF" w14:textId="4E7DC2A7" w:rsidR="00E8352A" w:rsidRPr="004368D4" w:rsidRDefault="00E8352A" w:rsidP="002467E8">
      <w:pPr>
        <w:pStyle w:val="Listenabsatz"/>
        <w:numPr>
          <w:ilvl w:val="0"/>
          <w:numId w:val="5"/>
        </w:numPr>
        <w:spacing w:after="0" w:line="240" w:lineRule="auto"/>
        <w:rPr>
          <w:rFonts w:cstheme="minorHAnsi"/>
          <w:b/>
        </w:rPr>
      </w:pPr>
      <w:proofErr w:type="spellStart"/>
      <w:r w:rsidRPr="004368D4">
        <w:rPr>
          <w:rFonts w:cstheme="minorHAnsi"/>
          <w:b/>
        </w:rPr>
        <w:t>Turbidimetrie</w:t>
      </w:r>
      <w:proofErr w:type="spellEnd"/>
    </w:p>
    <w:p w14:paraId="36536C52" w14:textId="49A15BA1" w:rsidR="00E8352A" w:rsidRPr="004368D4" w:rsidRDefault="00E8352A" w:rsidP="002467E8">
      <w:pPr>
        <w:pStyle w:val="Listenabsatz"/>
        <w:numPr>
          <w:ilvl w:val="0"/>
          <w:numId w:val="5"/>
        </w:numPr>
        <w:spacing w:after="0" w:line="240" w:lineRule="auto"/>
        <w:rPr>
          <w:rFonts w:cstheme="minorHAnsi"/>
          <w:b/>
        </w:rPr>
      </w:pPr>
      <w:proofErr w:type="spellStart"/>
      <w:r w:rsidRPr="004368D4">
        <w:rPr>
          <w:rFonts w:cstheme="minorHAnsi"/>
          <w:b/>
        </w:rPr>
        <w:t>Radioimmunoassay</w:t>
      </w:r>
      <w:proofErr w:type="spellEnd"/>
      <w:r w:rsidRPr="004368D4">
        <w:rPr>
          <w:rFonts w:cstheme="minorHAnsi"/>
          <w:b/>
        </w:rPr>
        <w:t xml:space="preserve"> (RIA)</w:t>
      </w:r>
    </w:p>
    <w:p w14:paraId="396F6639" w14:textId="4E451CF5" w:rsidR="00E8352A" w:rsidRPr="004368D4" w:rsidRDefault="00E8352A" w:rsidP="002467E8">
      <w:pPr>
        <w:pStyle w:val="Listenabsatz"/>
        <w:numPr>
          <w:ilvl w:val="0"/>
          <w:numId w:val="5"/>
        </w:numPr>
        <w:spacing w:after="0" w:line="240" w:lineRule="auto"/>
        <w:rPr>
          <w:rFonts w:cstheme="minorHAnsi"/>
          <w:b/>
        </w:rPr>
      </w:pPr>
      <w:r w:rsidRPr="004368D4">
        <w:rPr>
          <w:rFonts w:cstheme="minorHAnsi"/>
          <w:b/>
        </w:rPr>
        <w:t>Nephelometrie</w:t>
      </w:r>
    </w:p>
    <w:p w14:paraId="01B169C9" w14:textId="4C74CB4E" w:rsidR="00E8352A" w:rsidRPr="004368D4" w:rsidRDefault="00E8352A" w:rsidP="002467E8">
      <w:pPr>
        <w:pStyle w:val="Listenabsatz"/>
        <w:numPr>
          <w:ilvl w:val="0"/>
          <w:numId w:val="5"/>
        </w:numPr>
        <w:spacing w:after="0" w:line="240" w:lineRule="auto"/>
        <w:rPr>
          <w:rFonts w:cstheme="minorHAnsi"/>
        </w:rPr>
      </w:pPr>
      <w:r w:rsidRPr="004368D4">
        <w:rPr>
          <w:rFonts w:cstheme="minorHAnsi"/>
        </w:rPr>
        <w:t>Ionen-selektive Elektroden</w:t>
      </w:r>
    </w:p>
    <w:p w14:paraId="0E33E5AA" w14:textId="37A8432E" w:rsidR="00E8352A" w:rsidRPr="004368D4" w:rsidRDefault="00E8352A" w:rsidP="002467E8">
      <w:pPr>
        <w:pStyle w:val="Listenabsatz"/>
        <w:numPr>
          <w:ilvl w:val="0"/>
          <w:numId w:val="5"/>
        </w:numPr>
        <w:spacing w:after="0" w:line="240" w:lineRule="auto"/>
        <w:rPr>
          <w:rFonts w:cstheme="minorHAnsi"/>
        </w:rPr>
      </w:pPr>
      <w:r w:rsidRPr="004368D4">
        <w:rPr>
          <w:rFonts w:cstheme="minorHAnsi"/>
        </w:rPr>
        <w:t>Durchflusszytometrie</w:t>
      </w:r>
    </w:p>
    <w:p w14:paraId="77FE7396" w14:textId="77777777" w:rsidR="00E8352A" w:rsidRPr="00694C62" w:rsidRDefault="00E8352A" w:rsidP="00FD1D7B">
      <w:pPr>
        <w:rPr>
          <w:rFonts w:cstheme="minorHAnsi"/>
        </w:rPr>
      </w:pPr>
    </w:p>
    <w:p w14:paraId="77A5479C" w14:textId="77777777" w:rsidR="00E8352A" w:rsidRDefault="00E8352A" w:rsidP="00E8352A">
      <w:pPr>
        <w:spacing w:after="0" w:line="240" w:lineRule="auto"/>
        <w:rPr>
          <w:rFonts w:eastAsia="Times New Roman" w:cstheme="minorHAnsi"/>
          <w:lang w:eastAsia="de-DE"/>
        </w:rPr>
      </w:pPr>
    </w:p>
    <w:p w14:paraId="110A4DF2" w14:textId="77777777" w:rsidR="00FD1D7B" w:rsidRDefault="00FD1D7B" w:rsidP="00E8352A">
      <w:pPr>
        <w:spacing w:after="0" w:line="240" w:lineRule="auto"/>
        <w:rPr>
          <w:rFonts w:eastAsia="Times New Roman" w:cstheme="minorHAnsi"/>
          <w:lang w:eastAsia="de-DE"/>
        </w:rPr>
      </w:pPr>
    </w:p>
    <w:p w14:paraId="321CBFDE" w14:textId="77777777" w:rsidR="00FD1D7B" w:rsidRPr="00694C62" w:rsidRDefault="00FD1D7B" w:rsidP="00E8352A">
      <w:pPr>
        <w:spacing w:after="0" w:line="240" w:lineRule="auto"/>
        <w:rPr>
          <w:rFonts w:eastAsia="Times New Roman" w:cstheme="minorHAnsi"/>
          <w:lang w:eastAsia="de-DE"/>
        </w:rPr>
      </w:pPr>
    </w:p>
    <w:p w14:paraId="1AB93146" w14:textId="77777777" w:rsidR="00E8352A" w:rsidRPr="00694C62" w:rsidRDefault="00E8352A" w:rsidP="00E8352A">
      <w:pPr>
        <w:spacing w:after="0" w:line="240" w:lineRule="auto"/>
        <w:rPr>
          <w:rFonts w:cstheme="minorHAnsi"/>
        </w:rPr>
      </w:pPr>
      <w:r w:rsidRPr="00694C62">
        <w:rPr>
          <w:rFonts w:cstheme="minorHAnsi"/>
        </w:rPr>
        <w:t>--</w:t>
      </w:r>
    </w:p>
    <w:p w14:paraId="4DA3F8CF" w14:textId="7CA882F8" w:rsidR="00E8352A" w:rsidRPr="00694C62" w:rsidRDefault="005B78CF" w:rsidP="00E8352A">
      <w:pPr>
        <w:spacing w:after="0" w:line="240" w:lineRule="auto"/>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268D07C0" w14:textId="77777777" w:rsidR="00E8352A" w:rsidRPr="00694C62" w:rsidRDefault="00E8352A" w:rsidP="00E8352A">
      <w:pPr>
        <w:spacing w:after="0" w:line="240" w:lineRule="auto"/>
        <w:rPr>
          <w:rFonts w:cstheme="minorHAnsi"/>
        </w:rPr>
      </w:pPr>
      <w:r w:rsidRPr="00694C62">
        <w:rPr>
          <w:rFonts w:cstheme="minorHAnsi"/>
        </w:rPr>
        <w:t>--</w:t>
      </w:r>
    </w:p>
    <w:p w14:paraId="2CA5BC04" w14:textId="77777777" w:rsidR="00E8352A" w:rsidRPr="00694C62" w:rsidRDefault="00E8352A" w:rsidP="00E8352A">
      <w:pPr>
        <w:spacing w:after="0" w:line="240" w:lineRule="auto"/>
        <w:rPr>
          <w:rFonts w:eastAsia="Times New Roman" w:cstheme="minorHAnsi"/>
          <w:lang w:eastAsia="de-DE"/>
        </w:rPr>
      </w:pPr>
    </w:p>
    <w:p w14:paraId="6D2A9F25" w14:textId="34D78AEF" w:rsidR="00E8352A" w:rsidRPr="005B78CF" w:rsidRDefault="00E8352A" w:rsidP="00E8352A">
      <w:pPr>
        <w:spacing w:after="0" w:line="240" w:lineRule="auto"/>
        <w:rPr>
          <w:rFonts w:eastAsia="Times New Roman" w:cstheme="minorHAnsi"/>
          <w:lang w:eastAsia="de-DE"/>
        </w:rPr>
      </w:pPr>
      <w:commentRangeStart w:id="29"/>
      <w:r w:rsidRPr="005B78CF">
        <w:rPr>
          <w:rFonts w:eastAsia="Times New Roman" w:cstheme="minorHAnsi"/>
          <w:lang w:eastAsia="de-DE"/>
        </w:rPr>
        <w:t xml:space="preserve">13. Welche der folgenden Aussagen zu Lipoproteinen </w:t>
      </w:r>
      <w:ins w:id="30" w:author="Entwistle, Andrew" w:date="2026-01-22T20:06:00Z">
        <w:r w:rsidR="004368D4">
          <w:rPr>
            <w:rFonts w:eastAsia="Times New Roman" w:cstheme="minorHAnsi"/>
            <w:lang w:eastAsia="de-DE"/>
          </w:rPr>
          <w:t xml:space="preserve">ist bzw. </w:t>
        </w:r>
      </w:ins>
      <w:r w:rsidRPr="005B78CF">
        <w:rPr>
          <w:rFonts w:eastAsia="Times New Roman" w:cstheme="minorHAnsi"/>
          <w:lang w:eastAsia="de-DE"/>
        </w:rPr>
        <w:t>sind korrekt?</w:t>
      </w:r>
    </w:p>
    <w:p w14:paraId="17284967" w14:textId="77777777" w:rsidR="00E8352A" w:rsidRPr="005B78CF" w:rsidRDefault="00E8352A" w:rsidP="00E8352A">
      <w:pPr>
        <w:spacing w:after="0" w:line="240" w:lineRule="auto"/>
        <w:rPr>
          <w:rFonts w:eastAsia="Times New Roman" w:cstheme="minorHAnsi"/>
          <w:lang w:eastAsia="de-DE"/>
        </w:rPr>
      </w:pPr>
      <w:r w:rsidRPr="005B78CF">
        <w:rPr>
          <w:rFonts w:eastAsia="Times New Roman" w:cstheme="minorHAnsi"/>
          <w:lang w:eastAsia="de-DE"/>
        </w:rPr>
        <w:t xml:space="preserve">Typ: </w:t>
      </w:r>
      <w:proofErr w:type="spellStart"/>
      <w:r w:rsidRPr="005B78CF">
        <w:rPr>
          <w:rFonts w:eastAsia="Times New Roman" w:cstheme="minorHAnsi"/>
          <w:lang w:eastAsia="de-DE"/>
        </w:rPr>
        <w:t>Kprim</w:t>
      </w:r>
      <w:proofErr w:type="spellEnd"/>
    </w:p>
    <w:p w14:paraId="7F94AABD" w14:textId="77777777" w:rsidR="00E8352A" w:rsidRPr="00694C62" w:rsidRDefault="00E8352A" w:rsidP="00E8352A">
      <w:pPr>
        <w:spacing w:after="0" w:line="240" w:lineRule="auto"/>
        <w:rPr>
          <w:rFonts w:eastAsia="Times New Roman" w:cstheme="minorHAnsi"/>
          <w:lang w:eastAsia="de-DE"/>
        </w:rPr>
      </w:pPr>
    </w:p>
    <w:p w14:paraId="056708F4" w14:textId="49BA8C1E" w:rsidR="00E8352A" w:rsidRPr="004368D4" w:rsidRDefault="00E8352A" w:rsidP="002467E8">
      <w:pPr>
        <w:pStyle w:val="Listenabsatz"/>
        <w:numPr>
          <w:ilvl w:val="0"/>
          <w:numId w:val="6"/>
        </w:numPr>
        <w:spacing w:after="0" w:line="240" w:lineRule="auto"/>
        <w:rPr>
          <w:rFonts w:eastAsia="Times New Roman" w:cstheme="minorHAnsi"/>
          <w:b/>
          <w:bCs/>
          <w:lang w:eastAsia="de-DE"/>
        </w:rPr>
      </w:pPr>
      <w:r w:rsidRPr="004368D4">
        <w:rPr>
          <w:rFonts w:eastAsia="Times New Roman" w:cstheme="minorHAnsi"/>
          <w:b/>
          <w:bCs/>
          <w:lang w:eastAsia="de-DE"/>
        </w:rPr>
        <w:t>Chylomikronen transportieren hauptsächlich Nahrungs-Triglyceride in die Peripherie.</w:t>
      </w:r>
    </w:p>
    <w:p w14:paraId="5CCF2885" w14:textId="149E2993" w:rsidR="00E8352A" w:rsidRPr="004368D4" w:rsidRDefault="00E8352A" w:rsidP="002467E8">
      <w:pPr>
        <w:pStyle w:val="Listenabsatz"/>
        <w:numPr>
          <w:ilvl w:val="0"/>
          <w:numId w:val="6"/>
        </w:numPr>
        <w:spacing w:after="0" w:line="240" w:lineRule="auto"/>
        <w:rPr>
          <w:rFonts w:eastAsia="Times New Roman" w:cstheme="minorHAnsi"/>
          <w:b/>
          <w:bCs/>
          <w:lang w:eastAsia="de-DE"/>
        </w:rPr>
      </w:pPr>
      <w:r w:rsidRPr="004368D4">
        <w:rPr>
          <w:rFonts w:eastAsia="Times New Roman" w:cstheme="minorHAnsi"/>
          <w:b/>
          <w:bCs/>
          <w:lang w:eastAsia="de-DE"/>
        </w:rPr>
        <w:t>HDL ist primär für den Cholesterinrücktransport zur Leber verantwortlich.</w:t>
      </w:r>
    </w:p>
    <w:p w14:paraId="125252C8" w14:textId="2E02DC90" w:rsidR="00E8352A" w:rsidRPr="004368D4" w:rsidRDefault="00E8352A" w:rsidP="002467E8">
      <w:pPr>
        <w:pStyle w:val="Listenabsatz"/>
        <w:numPr>
          <w:ilvl w:val="0"/>
          <w:numId w:val="6"/>
        </w:numPr>
        <w:spacing w:after="0" w:line="240" w:lineRule="auto"/>
        <w:rPr>
          <w:rFonts w:eastAsia="Times New Roman" w:cstheme="minorHAnsi"/>
          <w:lang w:eastAsia="de-DE"/>
        </w:rPr>
      </w:pPr>
      <w:r w:rsidRPr="004368D4">
        <w:rPr>
          <w:rFonts w:eastAsia="Times New Roman" w:cstheme="minorHAnsi"/>
          <w:lang w:eastAsia="de-DE"/>
        </w:rPr>
        <w:t>LDL transportiert hauptsächlich Triglyceride.</w:t>
      </w:r>
    </w:p>
    <w:p w14:paraId="7B3E7BAC" w14:textId="6F380E04" w:rsidR="00E8352A" w:rsidRPr="004368D4" w:rsidRDefault="00E8352A" w:rsidP="002467E8">
      <w:pPr>
        <w:pStyle w:val="Listenabsatz"/>
        <w:numPr>
          <w:ilvl w:val="0"/>
          <w:numId w:val="6"/>
        </w:numPr>
        <w:spacing w:after="0" w:line="240" w:lineRule="auto"/>
        <w:rPr>
          <w:rFonts w:eastAsia="Times New Roman" w:cstheme="minorHAnsi"/>
          <w:b/>
          <w:bCs/>
          <w:lang w:eastAsia="de-DE"/>
        </w:rPr>
      </w:pPr>
      <w:r w:rsidRPr="004368D4">
        <w:rPr>
          <w:rFonts w:eastAsia="Times New Roman" w:cstheme="minorHAnsi"/>
          <w:b/>
          <w:bCs/>
          <w:lang w:eastAsia="de-DE"/>
        </w:rPr>
        <w:t>IDL entsteht aus VLDL nach Abgabe von Triglyceriden.</w:t>
      </w:r>
    </w:p>
    <w:p w14:paraId="271B7E75" w14:textId="547EA2EB" w:rsidR="00E8352A" w:rsidRPr="004368D4" w:rsidRDefault="00E8352A" w:rsidP="002467E8">
      <w:pPr>
        <w:pStyle w:val="Listenabsatz"/>
        <w:numPr>
          <w:ilvl w:val="0"/>
          <w:numId w:val="6"/>
        </w:numPr>
        <w:spacing w:after="0" w:line="240" w:lineRule="auto"/>
        <w:rPr>
          <w:rFonts w:eastAsia="Times New Roman" w:cstheme="minorHAnsi"/>
          <w:lang w:eastAsia="de-DE"/>
        </w:rPr>
      </w:pPr>
      <w:proofErr w:type="spellStart"/>
      <w:r w:rsidRPr="004368D4">
        <w:rPr>
          <w:rFonts w:eastAsia="Times New Roman" w:cstheme="minorHAnsi"/>
          <w:lang w:eastAsia="de-DE"/>
        </w:rPr>
        <w:t>Lp</w:t>
      </w:r>
      <w:proofErr w:type="spellEnd"/>
      <w:r w:rsidRPr="004368D4">
        <w:rPr>
          <w:rFonts w:eastAsia="Times New Roman" w:cstheme="minorHAnsi"/>
          <w:lang w:eastAsia="de-DE"/>
        </w:rPr>
        <w:t>(a) besitzt eine eindeutig definierte physiologische Funktion.</w:t>
      </w:r>
      <w:commentRangeEnd w:id="29"/>
      <w:r w:rsidR="004368D4">
        <w:rPr>
          <w:rStyle w:val="Kommentarzeichen"/>
        </w:rPr>
        <w:commentReference w:id="29"/>
      </w:r>
    </w:p>
    <w:p w14:paraId="64CF037A" w14:textId="77777777" w:rsidR="00E8352A" w:rsidRPr="00694C62" w:rsidRDefault="00E8352A" w:rsidP="00E8352A">
      <w:pPr>
        <w:spacing w:after="0" w:line="240" w:lineRule="auto"/>
        <w:rPr>
          <w:rFonts w:eastAsia="Times New Roman" w:cstheme="minorHAnsi"/>
          <w:lang w:eastAsia="de-DE"/>
        </w:rPr>
      </w:pPr>
    </w:p>
    <w:p w14:paraId="74C54944" w14:textId="77777777" w:rsidR="00E8352A" w:rsidRPr="00694C62" w:rsidRDefault="00E8352A" w:rsidP="00E8352A">
      <w:pPr>
        <w:spacing w:after="0" w:line="240" w:lineRule="auto"/>
        <w:rPr>
          <w:rFonts w:eastAsia="Times New Roman" w:cstheme="minorHAnsi"/>
          <w:b/>
          <w:bCs/>
          <w:lang w:eastAsia="de-DE"/>
        </w:rPr>
      </w:pPr>
    </w:p>
    <w:p w14:paraId="4F98AFC3" w14:textId="77777777" w:rsidR="00E8352A" w:rsidRPr="00694C62" w:rsidRDefault="00E8352A" w:rsidP="00E8352A">
      <w:pPr>
        <w:spacing w:after="0" w:line="240" w:lineRule="auto"/>
        <w:rPr>
          <w:rFonts w:cstheme="minorHAnsi"/>
        </w:rPr>
      </w:pPr>
      <w:r w:rsidRPr="00694C62">
        <w:rPr>
          <w:rFonts w:cstheme="minorHAnsi"/>
        </w:rPr>
        <w:t>--</w:t>
      </w:r>
    </w:p>
    <w:p w14:paraId="2F9BA1A2" w14:textId="3681D603" w:rsidR="00E8352A" w:rsidRPr="00694C62" w:rsidRDefault="005B78CF" w:rsidP="00E8352A">
      <w:pPr>
        <w:spacing w:after="0" w:line="240" w:lineRule="auto"/>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00949CDF" w14:textId="77777777" w:rsidR="00E8352A" w:rsidRPr="00694C62" w:rsidRDefault="00E8352A" w:rsidP="00E8352A">
      <w:pPr>
        <w:spacing w:after="0" w:line="240" w:lineRule="auto"/>
        <w:rPr>
          <w:rFonts w:cstheme="minorHAnsi"/>
        </w:rPr>
      </w:pPr>
      <w:r w:rsidRPr="00694C62">
        <w:rPr>
          <w:rFonts w:cstheme="minorHAnsi"/>
        </w:rPr>
        <w:t>--</w:t>
      </w:r>
    </w:p>
    <w:p w14:paraId="6052C265" w14:textId="77777777" w:rsidR="00E8352A" w:rsidRPr="00694C62" w:rsidRDefault="00E8352A" w:rsidP="00E8352A">
      <w:pPr>
        <w:spacing w:after="0" w:line="240" w:lineRule="auto"/>
        <w:rPr>
          <w:rFonts w:eastAsia="Times New Roman" w:cstheme="minorHAnsi"/>
          <w:b/>
          <w:bCs/>
          <w:lang w:eastAsia="de-DE"/>
        </w:rPr>
      </w:pPr>
    </w:p>
    <w:p w14:paraId="61F87D0C" w14:textId="310B8EE2" w:rsidR="00E8352A" w:rsidRPr="005B78CF" w:rsidRDefault="00E8352A" w:rsidP="00E8352A">
      <w:pPr>
        <w:spacing w:after="0" w:line="240" w:lineRule="auto"/>
        <w:rPr>
          <w:rFonts w:eastAsia="Times New Roman" w:cstheme="minorHAnsi"/>
          <w:lang w:eastAsia="de-DE"/>
        </w:rPr>
      </w:pPr>
      <w:commentRangeStart w:id="31"/>
      <w:r w:rsidRPr="005B78CF">
        <w:rPr>
          <w:rFonts w:eastAsia="Times New Roman" w:cstheme="minorHAnsi"/>
          <w:lang w:eastAsia="de-DE"/>
        </w:rPr>
        <w:t xml:space="preserve">14. Welche </w:t>
      </w:r>
      <w:ins w:id="32" w:author="Entwistle, Andrew" w:date="2026-01-22T20:08:00Z">
        <w:r w:rsidR="002547DA">
          <w:rPr>
            <w:rFonts w:eastAsia="Times New Roman" w:cstheme="minorHAnsi"/>
            <w:lang w:eastAsia="de-DE"/>
          </w:rPr>
          <w:t xml:space="preserve">der folgenden </w:t>
        </w:r>
      </w:ins>
      <w:r w:rsidRPr="005B78CF">
        <w:rPr>
          <w:rFonts w:eastAsia="Times New Roman" w:cstheme="minorHAnsi"/>
          <w:lang w:eastAsia="de-DE"/>
        </w:rPr>
        <w:t xml:space="preserve">Aussagen zur Friedewald-Formel </w:t>
      </w:r>
      <w:ins w:id="33" w:author="Entwistle, Andrew" w:date="2026-01-22T20:08:00Z">
        <w:r w:rsidR="002547DA">
          <w:rPr>
            <w:rFonts w:eastAsia="Times New Roman" w:cstheme="minorHAnsi"/>
            <w:lang w:eastAsia="de-DE"/>
          </w:rPr>
          <w:t xml:space="preserve">ist bzw. </w:t>
        </w:r>
      </w:ins>
      <w:r w:rsidRPr="005B78CF">
        <w:rPr>
          <w:rFonts w:eastAsia="Times New Roman" w:cstheme="minorHAnsi"/>
          <w:lang w:eastAsia="de-DE"/>
        </w:rPr>
        <w:t>sind korrekt?</w:t>
      </w:r>
    </w:p>
    <w:p w14:paraId="14E2314B" w14:textId="77777777" w:rsidR="00E8352A" w:rsidRPr="005B78CF" w:rsidRDefault="00E8352A" w:rsidP="00E8352A">
      <w:pPr>
        <w:spacing w:after="0" w:line="240" w:lineRule="auto"/>
        <w:rPr>
          <w:rFonts w:eastAsia="Times New Roman" w:cstheme="minorHAnsi"/>
          <w:lang w:eastAsia="de-DE"/>
        </w:rPr>
      </w:pPr>
      <w:r w:rsidRPr="005B78CF">
        <w:rPr>
          <w:rFonts w:eastAsia="Times New Roman" w:cstheme="minorHAnsi"/>
          <w:lang w:eastAsia="de-DE"/>
        </w:rPr>
        <w:t xml:space="preserve">Typ: </w:t>
      </w:r>
      <w:proofErr w:type="spellStart"/>
      <w:r w:rsidRPr="005B78CF">
        <w:rPr>
          <w:rFonts w:eastAsia="Times New Roman" w:cstheme="minorHAnsi"/>
          <w:lang w:eastAsia="de-DE"/>
        </w:rPr>
        <w:t>Kprim</w:t>
      </w:r>
      <w:proofErr w:type="spellEnd"/>
    </w:p>
    <w:p w14:paraId="4489CE5B" w14:textId="77777777" w:rsidR="00E8352A" w:rsidRPr="005B78CF" w:rsidRDefault="00E8352A" w:rsidP="00E8352A">
      <w:pPr>
        <w:spacing w:after="0" w:line="240" w:lineRule="auto"/>
        <w:rPr>
          <w:rFonts w:eastAsia="Times New Roman" w:cstheme="minorHAnsi"/>
          <w:lang w:eastAsia="de-DE"/>
        </w:rPr>
      </w:pPr>
    </w:p>
    <w:p w14:paraId="75BE572A" w14:textId="164F45F1" w:rsidR="00E8352A" w:rsidRPr="004368D4" w:rsidRDefault="00E8352A" w:rsidP="002467E8">
      <w:pPr>
        <w:pStyle w:val="Listenabsatz"/>
        <w:numPr>
          <w:ilvl w:val="0"/>
          <w:numId w:val="7"/>
        </w:numPr>
        <w:spacing w:after="0" w:line="240" w:lineRule="auto"/>
        <w:rPr>
          <w:rFonts w:eastAsia="Times New Roman" w:cstheme="minorHAnsi"/>
          <w:b/>
          <w:bCs/>
          <w:lang w:eastAsia="de-DE"/>
        </w:rPr>
      </w:pPr>
      <w:r w:rsidRPr="004368D4">
        <w:rPr>
          <w:rFonts w:eastAsia="Times New Roman" w:cstheme="minorHAnsi"/>
          <w:b/>
          <w:bCs/>
          <w:lang w:eastAsia="de-DE"/>
        </w:rPr>
        <w:t>Die Friedewald-Formel schätzt das VLDL-Cholesterin anhand der Triglyceride.</w:t>
      </w:r>
    </w:p>
    <w:p w14:paraId="2222EBDB" w14:textId="7A3AF0DC" w:rsidR="00E8352A" w:rsidRPr="004368D4" w:rsidRDefault="00E8352A" w:rsidP="002467E8">
      <w:pPr>
        <w:pStyle w:val="Listenabsatz"/>
        <w:numPr>
          <w:ilvl w:val="0"/>
          <w:numId w:val="7"/>
        </w:numPr>
        <w:spacing w:after="0" w:line="240" w:lineRule="auto"/>
        <w:rPr>
          <w:rFonts w:eastAsia="Times New Roman" w:cstheme="minorHAnsi"/>
          <w:b/>
          <w:bCs/>
          <w:lang w:eastAsia="de-DE"/>
        </w:rPr>
      </w:pPr>
      <w:r w:rsidRPr="004368D4">
        <w:rPr>
          <w:rFonts w:eastAsia="Times New Roman" w:cstheme="minorHAnsi"/>
          <w:b/>
          <w:bCs/>
          <w:lang w:eastAsia="de-DE"/>
        </w:rPr>
        <w:t>Die Formel wird häufig verwendet, um LDL-C zu berechnen.</w:t>
      </w:r>
    </w:p>
    <w:p w14:paraId="30BF054E" w14:textId="42371E9C" w:rsidR="00E8352A" w:rsidRPr="004368D4" w:rsidRDefault="00E8352A" w:rsidP="002467E8">
      <w:pPr>
        <w:pStyle w:val="Listenabsatz"/>
        <w:numPr>
          <w:ilvl w:val="0"/>
          <w:numId w:val="7"/>
        </w:numPr>
        <w:spacing w:after="0" w:line="240" w:lineRule="auto"/>
        <w:rPr>
          <w:rFonts w:eastAsia="Times New Roman" w:cstheme="minorHAnsi"/>
          <w:b/>
          <w:bCs/>
          <w:lang w:eastAsia="de-DE"/>
        </w:rPr>
      </w:pPr>
      <w:r w:rsidRPr="004368D4">
        <w:rPr>
          <w:rFonts w:eastAsia="Times New Roman" w:cstheme="minorHAnsi"/>
          <w:b/>
          <w:bCs/>
          <w:lang w:eastAsia="de-DE"/>
        </w:rPr>
        <w:t>Die Formel lautet: LDL-C = Gesamt-C - (HDL-C + TG/5).</w:t>
      </w:r>
    </w:p>
    <w:p w14:paraId="2B3B4586" w14:textId="579E15B8" w:rsidR="00E8352A" w:rsidRPr="004368D4" w:rsidRDefault="00E8352A" w:rsidP="002467E8">
      <w:pPr>
        <w:pStyle w:val="Listenabsatz"/>
        <w:numPr>
          <w:ilvl w:val="0"/>
          <w:numId w:val="7"/>
        </w:numPr>
        <w:spacing w:after="0" w:line="240" w:lineRule="auto"/>
        <w:rPr>
          <w:rFonts w:eastAsia="Times New Roman" w:cstheme="minorHAnsi"/>
          <w:lang w:eastAsia="de-DE"/>
        </w:rPr>
      </w:pPr>
      <w:r w:rsidRPr="004368D4">
        <w:rPr>
          <w:rFonts w:eastAsia="Times New Roman" w:cstheme="minorHAnsi"/>
          <w:lang w:eastAsia="de-DE"/>
        </w:rPr>
        <w:t xml:space="preserve">Die Formel ist zuverlässig anwendbar, unabhängig von der Höhe der </w:t>
      </w:r>
      <w:proofErr w:type="spellStart"/>
      <w:r w:rsidRPr="004368D4">
        <w:rPr>
          <w:rFonts w:eastAsia="Times New Roman" w:cstheme="minorHAnsi"/>
          <w:lang w:eastAsia="de-DE"/>
        </w:rPr>
        <w:t>Triglyceridwerte</w:t>
      </w:r>
      <w:proofErr w:type="spellEnd"/>
      <w:r w:rsidRPr="004368D4">
        <w:rPr>
          <w:rFonts w:eastAsia="Times New Roman" w:cstheme="minorHAnsi"/>
          <w:lang w:eastAsia="de-DE"/>
        </w:rPr>
        <w:t>.</w:t>
      </w:r>
    </w:p>
    <w:p w14:paraId="1BE6E466" w14:textId="66B425E2" w:rsidR="00E8352A" w:rsidRPr="004368D4" w:rsidRDefault="00E8352A" w:rsidP="002467E8">
      <w:pPr>
        <w:pStyle w:val="Listenabsatz"/>
        <w:numPr>
          <w:ilvl w:val="0"/>
          <w:numId w:val="7"/>
        </w:numPr>
        <w:spacing w:after="0" w:line="240" w:lineRule="auto"/>
        <w:rPr>
          <w:rFonts w:eastAsia="Times New Roman" w:cstheme="minorHAnsi"/>
          <w:b/>
          <w:bCs/>
          <w:lang w:eastAsia="de-DE"/>
        </w:rPr>
      </w:pPr>
      <w:r w:rsidRPr="004368D4">
        <w:rPr>
          <w:rFonts w:eastAsia="Times New Roman" w:cstheme="minorHAnsi"/>
          <w:b/>
          <w:bCs/>
          <w:lang w:eastAsia="de-DE"/>
        </w:rPr>
        <w:t>Für eine optimale Anwendbarkeit wird eine Blutentnahme nach vorheriger Nüchternheit empfohlen.</w:t>
      </w:r>
      <w:commentRangeEnd w:id="31"/>
      <w:r w:rsidR="002547DA">
        <w:rPr>
          <w:rStyle w:val="Kommentarzeichen"/>
        </w:rPr>
        <w:commentReference w:id="31"/>
      </w:r>
    </w:p>
    <w:p w14:paraId="3BA57DAF" w14:textId="77777777" w:rsidR="00192B95" w:rsidRDefault="00192B95" w:rsidP="00E8352A">
      <w:pPr>
        <w:spacing w:after="0" w:line="240" w:lineRule="auto"/>
        <w:rPr>
          <w:rFonts w:eastAsia="Times New Roman" w:cstheme="minorHAnsi"/>
          <w:b/>
          <w:bCs/>
          <w:lang w:eastAsia="de-DE"/>
        </w:rPr>
      </w:pPr>
    </w:p>
    <w:p w14:paraId="1428554C" w14:textId="77777777" w:rsidR="00192B95" w:rsidRPr="00694C62" w:rsidRDefault="00192B95" w:rsidP="00192B95">
      <w:pPr>
        <w:spacing w:after="0" w:line="240" w:lineRule="auto"/>
        <w:rPr>
          <w:rFonts w:cstheme="minorHAnsi"/>
        </w:rPr>
      </w:pPr>
      <w:r w:rsidRPr="00694C62">
        <w:rPr>
          <w:rFonts w:cstheme="minorHAnsi"/>
        </w:rPr>
        <w:t>--</w:t>
      </w:r>
    </w:p>
    <w:p w14:paraId="6A5D0FFC" w14:textId="39223F4C" w:rsidR="00192B95" w:rsidRPr="00694C62" w:rsidRDefault="005B78CF" w:rsidP="00192B95">
      <w:pPr>
        <w:spacing w:after="0" w:line="240" w:lineRule="auto"/>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0F3B2C6A" w14:textId="77777777" w:rsidR="00192B95" w:rsidRPr="00694C62" w:rsidRDefault="00192B95" w:rsidP="00192B95">
      <w:pPr>
        <w:spacing w:after="0" w:line="240" w:lineRule="auto"/>
        <w:rPr>
          <w:rFonts w:cstheme="minorHAnsi"/>
        </w:rPr>
      </w:pPr>
      <w:r w:rsidRPr="00694C62">
        <w:rPr>
          <w:rFonts w:cstheme="minorHAnsi"/>
        </w:rPr>
        <w:t>--</w:t>
      </w:r>
    </w:p>
    <w:p w14:paraId="07F31990" w14:textId="77777777" w:rsidR="00192B95" w:rsidRDefault="00192B95" w:rsidP="00E8352A">
      <w:pPr>
        <w:spacing w:after="0" w:line="240" w:lineRule="auto"/>
        <w:rPr>
          <w:rFonts w:eastAsia="Times New Roman" w:cstheme="minorHAnsi"/>
          <w:b/>
          <w:bCs/>
          <w:lang w:eastAsia="de-DE"/>
        </w:rPr>
      </w:pPr>
    </w:p>
    <w:p w14:paraId="2A0934B7" w14:textId="54BF4244" w:rsidR="00192B95" w:rsidRPr="005B78CF" w:rsidRDefault="00192B95" w:rsidP="00921BA3">
      <w:pPr>
        <w:spacing w:after="0" w:line="240" w:lineRule="auto"/>
        <w:rPr>
          <w:rFonts w:eastAsia="Times New Roman" w:cstheme="minorHAnsi"/>
          <w:lang w:eastAsia="de-DE"/>
        </w:rPr>
      </w:pPr>
      <w:r w:rsidRPr="005B78CF">
        <w:rPr>
          <w:rFonts w:eastAsia="Times New Roman" w:cstheme="minorHAnsi"/>
          <w:lang w:eastAsia="de-DE"/>
        </w:rPr>
        <w:t xml:space="preserve">15. Welche Aussagen zur kapillären Blutentnahme bei Neugeborenen und Kleinkindern treffen zu? </w:t>
      </w:r>
    </w:p>
    <w:p w14:paraId="58CD4863" w14:textId="53E07FDC" w:rsidR="00192B95" w:rsidRPr="005B78CF" w:rsidRDefault="00192B95" w:rsidP="00921BA3">
      <w:pPr>
        <w:spacing w:after="0" w:line="240" w:lineRule="auto"/>
        <w:rPr>
          <w:rFonts w:eastAsia="Times New Roman" w:cstheme="minorHAnsi"/>
          <w:lang w:eastAsia="de-DE"/>
        </w:rPr>
      </w:pPr>
      <w:r w:rsidRPr="005B78CF">
        <w:rPr>
          <w:rFonts w:eastAsia="Times New Roman" w:cstheme="minorHAnsi"/>
          <w:lang w:eastAsia="de-DE"/>
        </w:rPr>
        <w:t>Typ: Picks</w:t>
      </w:r>
    </w:p>
    <w:p w14:paraId="59A79CC1" w14:textId="77777777" w:rsidR="00921BA3" w:rsidRDefault="00921BA3" w:rsidP="00921BA3">
      <w:pPr>
        <w:spacing w:after="0" w:line="240" w:lineRule="auto"/>
      </w:pPr>
    </w:p>
    <w:p w14:paraId="0AFB7BFB" w14:textId="03DB61E0" w:rsidR="00401599" w:rsidRPr="002547DA" w:rsidRDefault="00192B95" w:rsidP="002467E8">
      <w:pPr>
        <w:pStyle w:val="Listenabsatz"/>
        <w:numPr>
          <w:ilvl w:val="0"/>
          <w:numId w:val="8"/>
        </w:numPr>
        <w:spacing w:after="0" w:line="240" w:lineRule="auto"/>
        <w:rPr>
          <w:rFonts w:cstheme="minorHAnsi"/>
        </w:rPr>
      </w:pPr>
      <w:r>
        <w:t>Kapilläre</w:t>
      </w:r>
      <w:r w:rsidRPr="002547DA">
        <w:rPr>
          <w:rFonts w:cstheme="minorHAnsi"/>
        </w:rPr>
        <w:t xml:space="preserve"> Blutentnahmen sind für umfangreiche Laboranalysen geeignet</w:t>
      </w:r>
    </w:p>
    <w:p w14:paraId="58E30908" w14:textId="12468A3F" w:rsidR="00401599" w:rsidRPr="002547DA" w:rsidRDefault="00192B95" w:rsidP="002467E8">
      <w:pPr>
        <w:pStyle w:val="Listenabsatz"/>
        <w:numPr>
          <w:ilvl w:val="0"/>
          <w:numId w:val="8"/>
        </w:numPr>
        <w:spacing w:after="0" w:line="240" w:lineRule="auto"/>
        <w:rPr>
          <w:rFonts w:cstheme="minorHAnsi"/>
        </w:rPr>
      </w:pPr>
      <w:r w:rsidRPr="002547DA">
        <w:rPr>
          <w:rFonts w:cstheme="minorHAnsi"/>
        </w:rPr>
        <w:t>Laborparameter, die in venös entnommenem Blut bestimmt wurden, sind gleichwertig zu denen einer kapillärer Blutentnahme</w:t>
      </w:r>
    </w:p>
    <w:p w14:paraId="7FB550E3" w14:textId="37324B62" w:rsidR="00192B95" w:rsidRPr="002547DA" w:rsidRDefault="00192B95" w:rsidP="002467E8">
      <w:pPr>
        <w:pStyle w:val="Listenabsatz"/>
        <w:numPr>
          <w:ilvl w:val="0"/>
          <w:numId w:val="8"/>
        </w:numPr>
        <w:spacing w:after="0" w:line="240" w:lineRule="auto"/>
        <w:rPr>
          <w:rFonts w:cstheme="minorHAnsi"/>
        </w:rPr>
      </w:pPr>
      <w:r w:rsidRPr="002547DA">
        <w:rPr>
          <w:rFonts w:cstheme="minorHAnsi"/>
        </w:rPr>
        <w:t>Die Technik der kapillären Blutentnahme birgt das Risiko einer Hämolyse als Fehler in der Postanalytik</w:t>
      </w:r>
    </w:p>
    <w:p w14:paraId="44100E02" w14:textId="77112B91" w:rsidR="00192B95" w:rsidRPr="002547DA" w:rsidRDefault="00192B95" w:rsidP="002467E8">
      <w:pPr>
        <w:pStyle w:val="Listenabsatz"/>
        <w:numPr>
          <w:ilvl w:val="0"/>
          <w:numId w:val="8"/>
        </w:numPr>
        <w:spacing w:after="0" w:line="240" w:lineRule="auto"/>
        <w:rPr>
          <w:rFonts w:cstheme="minorHAnsi"/>
          <w:b/>
          <w:bCs/>
        </w:rPr>
      </w:pPr>
      <w:r w:rsidRPr="002547DA">
        <w:rPr>
          <w:rFonts w:cstheme="minorHAnsi"/>
          <w:b/>
          <w:bCs/>
        </w:rPr>
        <w:t>Kapilläre Blutentnahmen sind zur Bestimmung eines Blutbildes geeignet</w:t>
      </w:r>
    </w:p>
    <w:p w14:paraId="32B6A06E" w14:textId="68C14100" w:rsidR="00192B95" w:rsidRPr="002547DA" w:rsidRDefault="00192B95" w:rsidP="002467E8">
      <w:pPr>
        <w:pStyle w:val="Listenabsatz"/>
        <w:numPr>
          <w:ilvl w:val="0"/>
          <w:numId w:val="8"/>
        </w:numPr>
        <w:spacing w:after="0" w:line="240" w:lineRule="auto"/>
        <w:rPr>
          <w:rFonts w:cstheme="minorHAnsi"/>
          <w:b/>
          <w:bCs/>
        </w:rPr>
      </w:pPr>
      <w:r w:rsidRPr="002547DA">
        <w:rPr>
          <w:rFonts w:cstheme="minorHAnsi"/>
          <w:b/>
          <w:bCs/>
        </w:rPr>
        <w:t>Kapilläre Blutentnahmen sind nicht zur Gerinnungsdiagnostik geeignet</w:t>
      </w:r>
    </w:p>
    <w:p w14:paraId="4DDFFCF5" w14:textId="77777777" w:rsidR="00192B95" w:rsidRPr="002547DA" w:rsidRDefault="00192B95" w:rsidP="00921BA3">
      <w:pPr>
        <w:spacing w:after="0" w:line="240" w:lineRule="auto"/>
        <w:rPr>
          <w:b/>
          <w:bCs/>
        </w:rPr>
      </w:pPr>
    </w:p>
    <w:p w14:paraId="09A678D7" w14:textId="77777777" w:rsidR="00E8352A" w:rsidRPr="00694C62" w:rsidRDefault="00E8352A" w:rsidP="00921BA3">
      <w:pPr>
        <w:spacing w:after="0" w:line="240" w:lineRule="auto"/>
        <w:rPr>
          <w:rFonts w:cstheme="minorHAnsi"/>
        </w:rPr>
      </w:pPr>
      <w:bookmarkStart w:id="34" w:name="_Hlk219453395"/>
      <w:r w:rsidRPr="00694C62">
        <w:rPr>
          <w:rFonts w:cstheme="minorHAnsi"/>
        </w:rPr>
        <w:t>--</w:t>
      </w:r>
    </w:p>
    <w:p w14:paraId="527677E4" w14:textId="311E906D" w:rsidR="00E8352A" w:rsidRPr="00694C62" w:rsidRDefault="005B78CF" w:rsidP="00921BA3">
      <w:pPr>
        <w:spacing w:after="0" w:line="240" w:lineRule="auto"/>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25E250FA" w14:textId="77777777" w:rsidR="00E8352A" w:rsidRDefault="00E8352A" w:rsidP="00921BA3">
      <w:pPr>
        <w:spacing w:after="0" w:line="240" w:lineRule="auto"/>
        <w:rPr>
          <w:rFonts w:cstheme="minorHAnsi"/>
        </w:rPr>
      </w:pPr>
      <w:r w:rsidRPr="00694C62">
        <w:rPr>
          <w:rFonts w:cstheme="minorHAnsi"/>
        </w:rPr>
        <w:t>--</w:t>
      </w:r>
    </w:p>
    <w:p w14:paraId="1B407535" w14:textId="77777777" w:rsidR="00CC447D" w:rsidRPr="00694C62" w:rsidRDefault="00CC447D" w:rsidP="00921BA3">
      <w:pPr>
        <w:spacing w:after="0" w:line="240" w:lineRule="auto"/>
        <w:rPr>
          <w:rFonts w:cstheme="minorHAnsi"/>
        </w:rPr>
      </w:pPr>
    </w:p>
    <w:p w14:paraId="764956EA" w14:textId="30E30675" w:rsidR="00E8352A" w:rsidRPr="005B78CF" w:rsidRDefault="00E8352A" w:rsidP="00921BA3">
      <w:pPr>
        <w:spacing w:after="0" w:line="240" w:lineRule="auto"/>
      </w:pPr>
      <w:commentRangeStart w:id="35"/>
      <w:r w:rsidRPr="005B78CF">
        <w:t>16. Welche</w:t>
      </w:r>
      <w:r w:rsidR="007E6786" w:rsidRPr="005B78CF">
        <w:t xml:space="preserve"> </w:t>
      </w:r>
      <w:ins w:id="36" w:author="Entwistle, Andrew" w:date="2026-01-22T20:14:00Z">
        <w:r w:rsidR="002547DA">
          <w:t xml:space="preserve">der folgenden </w:t>
        </w:r>
      </w:ins>
      <w:r w:rsidRPr="005B78CF">
        <w:t>Aussagen</w:t>
      </w:r>
      <w:r w:rsidR="007E6786" w:rsidRPr="005B78CF">
        <w:t xml:space="preserve"> </w:t>
      </w:r>
      <w:r w:rsidRPr="005B78CF">
        <w:t xml:space="preserve">zur Trockenblutkarte </w:t>
      </w:r>
      <w:ins w:id="37" w:author="Entwistle, Andrew" w:date="2026-01-22T20:14:00Z">
        <w:r w:rsidR="002547DA">
          <w:t xml:space="preserve">ist bzw. </w:t>
        </w:r>
      </w:ins>
      <w:r w:rsidRPr="005B78CF">
        <w:t>sind korrekt?</w:t>
      </w:r>
    </w:p>
    <w:p w14:paraId="769855E0" w14:textId="76070B3D" w:rsidR="00E8352A" w:rsidRPr="005B78CF" w:rsidRDefault="00E8352A" w:rsidP="00921BA3">
      <w:pPr>
        <w:pStyle w:val="StandardWeb"/>
        <w:spacing w:before="0" w:beforeAutospacing="0" w:after="0" w:afterAutospacing="0"/>
        <w:rPr>
          <w:rFonts w:asciiTheme="minorHAnsi" w:hAnsiTheme="minorHAnsi" w:cstheme="minorHAnsi"/>
          <w:color w:val="000000"/>
          <w:sz w:val="22"/>
          <w:szCs w:val="22"/>
        </w:rPr>
      </w:pPr>
      <w:r w:rsidRPr="005B78CF">
        <w:rPr>
          <w:rFonts w:asciiTheme="minorHAnsi" w:hAnsiTheme="minorHAnsi" w:cstheme="minorHAnsi"/>
          <w:color w:val="000000"/>
          <w:sz w:val="22"/>
          <w:szCs w:val="22"/>
        </w:rPr>
        <w:t xml:space="preserve">Typ: </w:t>
      </w:r>
      <w:proofErr w:type="spellStart"/>
      <w:r w:rsidRPr="005B78CF">
        <w:rPr>
          <w:rFonts w:asciiTheme="minorHAnsi" w:hAnsiTheme="minorHAnsi" w:cstheme="minorHAnsi"/>
          <w:color w:val="000000"/>
          <w:sz w:val="22"/>
          <w:szCs w:val="22"/>
        </w:rPr>
        <w:t>Kprim</w:t>
      </w:r>
      <w:proofErr w:type="spellEnd"/>
    </w:p>
    <w:p w14:paraId="3A4E33E7" w14:textId="77777777" w:rsidR="00CC447D" w:rsidRPr="005B78CF" w:rsidRDefault="00CC447D" w:rsidP="00921BA3">
      <w:pPr>
        <w:pStyle w:val="StandardWeb"/>
        <w:spacing w:before="0" w:beforeAutospacing="0" w:after="0" w:afterAutospacing="0"/>
        <w:rPr>
          <w:rFonts w:asciiTheme="minorHAnsi" w:hAnsiTheme="minorHAnsi" w:cstheme="minorHAnsi"/>
          <w:color w:val="000000"/>
          <w:sz w:val="22"/>
          <w:szCs w:val="22"/>
        </w:rPr>
      </w:pPr>
    </w:p>
    <w:p w14:paraId="36177C1A" w14:textId="105840BF" w:rsidR="00D3610F" w:rsidRPr="002547DA" w:rsidRDefault="00E8352A" w:rsidP="002467E8">
      <w:pPr>
        <w:pStyle w:val="Listenabsatz"/>
        <w:numPr>
          <w:ilvl w:val="0"/>
          <w:numId w:val="16"/>
        </w:numPr>
        <w:spacing w:after="0" w:line="240" w:lineRule="auto"/>
        <w:rPr>
          <w:b/>
          <w:bCs/>
        </w:rPr>
      </w:pPr>
      <w:r w:rsidRPr="002547DA">
        <w:rPr>
          <w:b/>
          <w:bCs/>
        </w:rPr>
        <w:t>Die Blutentnahme erfolgt in der Regel am 2.</w:t>
      </w:r>
      <w:r w:rsidR="00921BA3" w:rsidRPr="002547DA">
        <w:rPr>
          <w:b/>
          <w:bCs/>
        </w:rPr>
        <w:t xml:space="preserve"> bis </w:t>
      </w:r>
      <w:r w:rsidRPr="002547DA">
        <w:rPr>
          <w:b/>
          <w:bCs/>
        </w:rPr>
        <w:t>3. Lebenstag</w:t>
      </w:r>
    </w:p>
    <w:p w14:paraId="2DB00245" w14:textId="24B8A05A" w:rsidR="00D3610F" w:rsidRPr="007E6786" w:rsidRDefault="00E8352A" w:rsidP="002467E8">
      <w:pPr>
        <w:pStyle w:val="Listenabsatz"/>
        <w:numPr>
          <w:ilvl w:val="0"/>
          <w:numId w:val="16"/>
        </w:numPr>
        <w:spacing w:after="0" w:line="240" w:lineRule="auto"/>
      </w:pPr>
      <w:r w:rsidRPr="007E6786">
        <w:t>Die Proben müssen gekühlt transportiert werden</w:t>
      </w:r>
    </w:p>
    <w:p w14:paraId="5D35155A" w14:textId="59EC62AD" w:rsidR="00D3610F" w:rsidRPr="002547DA" w:rsidRDefault="00E8352A" w:rsidP="002467E8">
      <w:pPr>
        <w:pStyle w:val="Listenabsatz"/>
        <w:numPr>
          <w:ilvl w:val="0"/>
          <w:numId w:val="16"/>
        </w:numPr>
        <w:spacing w:after="0" w:line="240" w:lineRule="auto"/>
        <w:rPr>
          <w:b/>
          <w:bCs/>
        </w:rPr>
      </w:pPr>
      <w:r w:rsidRPr="002547DA">
        <w:rPr>
          <w:b/>
          <w:bCs/>
        </w:rPr>
        <w:t>Eine unzureichende Trocknung kann zu fehlerhaften Ergebnissen führen</w:t>
      </w:r>
    </w:p>
    <w:p w14:paraId="14EA910C" w14:textId="5C9279B6" w:rsidR="00D3610F" w:rsidRPr="002547DA" w:rsidRDefault="00E8352A" w:rsidP="002467E8">
      <w:pPr>
        <w:pStyle w:val="Listenabsatz"/>
        <w:numPr>
          <w:ilvl w:val="0"/>
          <w:numId w:val="16"/>
        </w:numPr>
        <w:spacing w:after="0" w:line="240" w:lineRule="auto"/>
        <w:rPr>
          <w:b/>
          <w:bCs/>
        </w:rPr>
      </w:pPr>
      <w:r w:rsidRPr="002547DA">
        <w:rPr>
          <w:b/>
          <w:bCs/>
        </w:rPr>
        <w:t>Mehrere Analysen aus einer Probe sind möglich</w:t>
      </w:r>
    </w:p>
    <w:p w14:paraId="4D2370C7" w14:textId="7A542669" w:rsidR="00E8352A" w:rsidRPr="007E6786" w:rsidRDefault="00E8352A" w:rsidP="002467E8">
      <w:pPr>
        <w:pStyle w:val="Listenabsatz"/>
        <w:numPr>
          <w:ilvl w:val="0"/>
          <w:numId w:val="16"/>
        </w:numPr>
        <w:spacing w:after="0" w:line="240" w:lineRule="auto"/>
      </w:pPr>
      <w:r w:rsidRPr="007E6786">
        <w:t>Die Methode ist ausschließlich für genetische Tests geeignet</w:t>
      </w:r>
      <w:commentRangeEnd w:id="35"/>
      <w:r w:rsidR="002547DA">
        <w:rPr>
          <w:rStyle w:val="Kommentarzeichen"/>
        </w:rPr>
        <w:commentReference w:id="35"/>
      </w:r>
    </w:p>
    <w:p w14:paraId="5D4A8D82" w14:textId="77777777" w:rsidR="00D3610F" w:rsidRDefault="00D3610F" w:rsidP="00921BA3">
      <w:pPr>
        <w:pStyle w:val="StandardWeb"/>
        <w:spacing w:before="0" w:beforeAutospacing="0" w:after="0" w:afterAutospacing="0"/>
        <w:rPr>
          <w:rFonts w:asciiTheme="minorHAnsi" w:hAnsiTheme="minorHAnsi" w:cstheme="minorHAnsi"/>
          <w:color w:val="000000"/>
          <w:sz w:val="22"/>
          <w:szCs w:val="22"/>
        </w:rPr>
      </w:pPr>
    </w:p>
    <w:bookmarkEnd w:id="34"/>
    <w:p w14:paraId="63AA6C9D" w14:textId="77777777" w:rsidR="00E8352A" w:rsidRPr="00694C62" w:rsidRDefault="00E8352A" w:rsidP="00E8352A">
      <w:pPr>
        <w:spacing w:after="0" w:line="240" w:lineRule="auto"/>
        <w:rPr>
          <w:rFonts w:cstheme="minorHAnsi"/>
        </w:rPr>
      </w:pPr>
      <w:r w:rsidRPr="00694C62">
        <w:rPr>
          <w:rFonts w:cstheme="minorHAnsi"/>
        </w:rPr>
        <w:t>--</w:t>
      </w:r>
    </w:p>
    <w:p w14:paraId="1C15B993" w14:textId="57E7610D" w:rsidR="00E8352A" w:rsidRPr="00694C62" w:rsidRDefault="005B78CF" w:rsidP="00E8352A">
      <w:pPr>
        <w:spacing w:after="0" w:line="240" w:lineRule="auto"/>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087CFD85" w14:textId="77777777" w:rsidR="00E8352A" w:rsidRPr="00694C62" w:rsidRDefault="00E8352A" w:rsidP="00E8352A">
      <w:pPr>
        <w:spacing w:after="0" w:line="240" w:lineRule="auto"/>
        <w:rPr>
          <w:rFonts w:cstheme="minorHAnsi"/>
        </w:rPr>
      </w:pPr>
      <w:r w:rsidRPr="00694C62">
        <w:rPr>
          <w:rFonts w:cstheme="minorHAnsi"/>
        </w:rPr>
        <w:t>--</w:t>
      </w:r>
    </w:p>
    <w:p w14:paraId="3E1684E0" w14:textId="77777777" w:rsidR="00E8352A" w:rsidRPr="00FA3BDA" w:rsidRDefault="00E8352A" w:rsidP="00E8352A">
      <w:pPr>
        <w:rPr>
          <w:rFonts w:cstheme="minorHAnsi"/>
          <w:b/>
          <w:bCs/>
        </w:rPr>
      </w:pPr>
    </w:p>
    <w:p w14:paraId="4BD9F79C" w14:textId="77777777" w:rsidR="001B4E53" w:rsidRPr="005B78CF" w:rsidRDefault="00E8352A" w:rsidP="00CC447D">
      <w:pPr>
        <w:spacing w:after="0" w:line="240" w:lineRule="auto"/>
        <w:rPr>
          <w:rFonts w:cstheme="minorHAnsi"/>
        </w:rPr>
      </w:pPr>
      <w:commentRangeStart w:id="38"/>
      <w:r w:rsidRPr="005B78CF">
        <w:rPr>
          <w:rFonts w:cstheme="minorHAnsi"/>
        </w:rPr>
        <w:t>17. Welche Aussagen zum Neugeborenen-Screening sind korrekt?</w:t>
      </w:r>
    </w:p>
    <w:p w14:paraId="00F449A4" w14:textId="2CFB9D9A" w:rsidR="00E8352A" w:rsidRPr="005B78CF" w:rsidRDefault="00E8352A" w:rsidP="00CC447D">
      <w:pPr>
        <w:spacing w:after="0" w:line="240" w:lineRule="auto"/>
        <w:rPr>
          <w:rFonts w:cstheme="minorHAnsi"/>
        </w:rPr>
      </w:pPr>
      <w:r w:rsidRPr="005B78CF">
        <w:rPr>
          <w:rFonts w:cstheme="minorHAnsi"/>
        </w:rPr>
        <w:t xml:space="preserve">Typ: </w:t>
      </w:r>
      <w:proofErr w:type="spellStart"/>
      <w:r w:rsidRPr="005B78CF">
        <w:rPr>
          <w:rFonts w:cstheme="minorHAnsi"/>
        </w:rPr>
        <w:t>Kprim</w:t>
      </w:r>
      <w:proofErr w:type="spellEnd"/>
    </w:p>
    <w:p w14:paraId="5A6C0D37" w14:textId="77777777" w:rsidR="00CC447D" w:rsidRPr="005B78CF" w:rsidRDefault="00CC447D" w:rsidP="00CC447D">
      <w:pPr>
        <w:spacing w:after="0" w:line="240" w:lineRule="auto"/>
        <w:rPr>
          <w:rFonts w:cstheme="minorHAnsi"/>
        </w:rPr>
      </w:pPr>
    </w:p>
    <w:p w14:paraId="122E87C2" w14:textId="1101933F" w:rsidR="001B4E53" w:rsidRPr="002547DA" w:rsidRDefault="00E8352A" w:rsidP="002467E8">
      <w:pPr>
        <w:pStyle w:val="Listenabsatz"/>
        <w:numPr>
          <w:ilvl w:val="0"/>
          <w:numId w:val="17"/>
        </w:numPr>
        <w:spacing w:after="0" w:line="240" w:lineRule="auto"/>
        <w:rPr>
          <w:rFonts w:cstheme="minorHAnsi"/>
          <w:b/>
          <w:bCs/>
        </w:rPr>
      </w:pPr>
      <w:r w:rsidRPr="002547DA">
        <w:rPr>
          <w:rFonts w:cstheme="minorHAnsi"/>
          <w:b/>
          <w:bCs/>
        </w:rPr>
        <w:t>Das Neugeborenen-Screening in Deutschland wird im Jahr 2026 um vier weitere Erkrankungen, u.a. Vitamin-B12-Mangel, erweitert.</w:t>
      </w:r>
    </w:p>
    <w:p w14:paraId="58F0B393" w14:textId="047AA045" w:rsidR="001B4E53" w:rsidRPr="002547DA" w:rsidRDefault="00E8352A" w:rsidP="002467E8">
      <w:pPr>
        <w:pStyle w:val="Listenabsatz"/>
        <w:numPr>
          <w:ilvl w:val="0"/>
          <w:numId w:val="17"/>
        </w:numPr>
        <w:spacing w:after="0" w:line="240" w:lineRule="auto"/>
        <w:rPr>
          <w:rFonts w:cstheme="minorHAnsi"/>
          <w:b/>
          <w:bCs/>
        </w:rPr>
      </w:pPr>
      <w:r w:rsidRPr="002547DA">
        <w:rPr>
          <w:rFonts w:cstheme="minorHAnsi"/>
          <w:b/>
          <w:bCs/>
        </w:rPr>
        <w:t>Die Proben müssen innerhalb von 24 Stunden im Labor sein.</w:t>
      </w:r>
    </w:p>
    <w:p w14:paraId="1EE7F60D" w14:textId="6F633C5F" w:rsidR="001B4E53" w:rsidRPr="002547DA" w:rsidRDefault="00E8352A" w:rsidP="002467E8">
      <w:pPr>
        <w:pStyle w:val="Listenabsatz"/>
        <w:numPr>
          <w:ilvl w:val="0"/>
          <w:numId w:val="17"/>
        </w:numPr>
        <w:spacing w:after="0" w:line="240" w:lineRule="auto"/>
        <w:rPr>
          <w:rFonts w:cstheme="minorHAnsi"/>
          <w:b/>
          <w:bCs/>
        </w:rPr>
      </w:pPr>
      <w:r w:rsidRPr="002547DA">
        <w:rPr>
          <w:rFonts w:cstheme="minorHAnsi"/>
          <w:b/>
          <w:bCs/>
        </w:rPr>
        <w:t>Mehrere Analysen können aus einer einzigen Blutprobe durchgeführt werden.</w:t>
      </w:r>
    </w:p>
    <w:p w14:paraId="09CC6763" w14:textId="4D100963" w:rsidR="001B4E53" w:rsidRPr="002547DA" w:rsidRDefault="00E8352A" w:rsidP="002467E8">
      <w:pPr>
        <w:pStyle w:val="Listenabsatz"/>
        <w:numPr>
          <w:ilvl w:val="0"/>
          <w:numId w:val="17"/>
        </w:numPr>
        <w:spacing w:after="0" w:line="240" w:lineRule="auto"/>
        <w:rPr>
          <w:rFonts w:cstheme="minorHAnsi"/>
        </w:rPr>
      </w:pPr>
      <w:r w:rsidRPr="002547DA">
        <w:rPr>
          <w:rFonts w:cstheme="minorHAnsi"/>
        </w:rPr>
        <w:t>Die Trockenblutkarten dürfen nur bei Verdacht auf seltene Erkrankungen verwendet werden.</w:t>
      </w:r>
    </w:p>
    <w:p w14:paraId="36B9B7E6" w14:textId="7B4504FC" w:rsidR="00E8352A" w:rsidRPr="002547DA" w:rsidRDefault="00E8352A" w:rsidP="002467E8">
      <w:pPr>
        <w:pStyle w:val="Listenabsatz"/>
        <w:numPr>
          <w:ilvl w:val="0"/>
          <w:numId w:val="17"/>
        </w:numPr>
        <w:spacing w:after="0" w:line="240" w:lineRule="auto"/>
        <w:rPr>
          <w:rFonts w:cstheme="minorHAnsi"/>
        </w:rPr>
      </w:pPr>
      <w:r w:rsidRPr="002547DA">
        <w:rPr>
          <w:rFonts w:cstheme="minorHAnsi"/>
        </w:rPr>
        <w:t xml:space="preserve">Die neuesten zuletzt hinzugekommenen Erkrankungen, die im Neugeborenscreening gescreent werden, sind u.a. SMA, SCID und die </w:t>
      </w:r>
      <w:proofErr w:type="spellStart"/>
      <w:r w:rsidRPr="002547DA">
        <w:rPr>
          <w:rFonts w:cstheme="minorHAnsi"/>
        </w:rPr>
        <w:t>Glutarazidurie</w:t>
      </w:r>
      <w:proofErr w:type="spellEnd"/>
      <w:r w:rsidRPr="002547DA">
        <w:rPr>
          <w:rFonts w:cstheme="minorHAnsi"/>
        </w:rPr>
        <w:t xml:space="preserve"> Typ I</w:t>
      </w:r>
      <w:commentRangeEnd w:id="38"/>
      <w:r w:rsidR="002547DA">
        <w:rPr>
          <w:rStyle w:val="Kommentarzeichen"/>
        </w:rPr>
        <w:commentReference w:id="38"/>
      </w:r>
    </w:p>
    <w:p w14:paraId="0DD0C98D" w14:textId="77777777" w:rsidR="00E8352A" w:rsidRDefault="00E8352A" w:rsidP="00E8352A">
      <w:pPr>
        <w:rPr>
          <w:rFonts w:cstheme="minorHAnsi"/>
        </w:rPr>
      </w:pPr>
    </w:p>
    <w:p w14:paraId="1DD0E0BE" w14:textId="77777777" w:rsidR="00E8352A" w:rsidRPr="00694C62" w:rsidRDefault="00E8352A" w:rsidP="00E8352A">
      <w:pPr>
        <w:spacing w:after="0" w:line="240" w:lineRule="auto"/>
        <w:rPr>
          <w:rFonts w:cstheme="minorHAnsi"/>
        </w:rPr>
      </w:pPr>
      <w:r w:rsidRPr="00694C62">
        <w:rPr>
          <w:rFonts w:cstheme="minorHAnsi"/>
        </w:rPr>
        <w:t>--</w:t>
      </w:r>
    </w:p>
    <w:p w14:paraId="714AAD8A" w14:textId="5BC18090" w:rsidR="00E8352A" w:rsidRPr="00694C62" w:rsidRDefault="005B78CF" w:rsidP="00E8352A">
      <w:pPr>
        <w:spacing w:after="0" w:line="240" w:lineRule="auto"/>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58F08323" w14:textId="77777777" w:rsidR="00E8352A" w:rsidRPr="00694C62" w:rsidRDefault="00E8352A" w:rsidP="00E8352A">
      <w:pPr>
        <w:spacing w:after="0" w:line="240" w:lineRule="auto"/>
        <w:rPr>
          <w:rFonts w:cstheme="minorHAnsi"/>
        </w:rPr>
      </w:pPr>
      <w:r w:rsidRPr="00694C62">
        <w:rPr>
          <w:rFonts w:cstheme="minorHAnsi"/>
        </w:rPr>
        <w:t>--</w:t>
      </w:r>
    </w:p>
    <w:p w14:paraId="1DE3C73C" w14:textId="77777777" w:rsidR="00E8352A" w:rsidRPr="00694C62" w:rsidRDefault="00E8352A" w:rsidP="00E8352A">
      <w:pPr>
        <w:rPr>
          <w:rFonts w:cstheme="minorHAnsi"/>
          <w:b/>
          <w:bCs/>
        </w:rPr>
      </w:pPr>
    </w:p>
    <w:p w14:paraId="0ABB3185" w14:textId="77777777" w:rsidR="005B78CF" w:rsidRDefault="00E8352A" w:rsidP="00FD1D7B">
      <w:pPr>
        <w:spacing w:after="0" w:line="240" w:lineRule="auto"/>
        <w:rPr>
          <w:rFonts w:cstheme="minorHAnsi"/>
        </w:rPr>
      </w:pPr>
      <w:commentRangeStart w:id="39"/>
      <w:r w:rsidRPr="005B78CF">
        <w:rPr>
          <w:rFonts w:cstheme="minorHAnsi"/>
        </w:rPr>
        <w:t>18. Warum ist die Interpretation labordiagnostischer Befunde bei Kindern besonders herausfordernd?</w:t>
      </w:r>
    </w:p>
    <w:p w14:paraId="465F0364" w14:textId="10759AAA" w:rsidR="00E8352A" w:rsidRPr="005B78CF" w:rsidRDefault="00E8352A" w:rsidP="00FD1D7B">
      <w:pPr>
        <w:spacing w:after="0" w:line="240" w:lineRule="auto"/>
        <w:rPr>
          <w:rFonts w:cstheme="minorHAnsi"/>
        </w:rPr>
      </w:pPr>
      <w:r w:rsidRPr="005B78CF">
        <w:rPr>
          <w:rFonts w:cstheme="minorHAnsi"/>
        </w:rPr>
        <w:t xml:space="preserve">Typ: </w:t>
      </w:r>
      <w:proofErr w:type="spellStart"/>
      <w:r w:rsidRPr="005B78CF">
        <w:rPr>
          <w:rFonts w:cstheme="minorHAnsi"/>
        </w:rPr>
        <w:t>Kprim</w:t>
      </w:r>
      <w:proofErr w:type="spellEnd"/>
    </w:p>
    <w:p w14:paraId="2BDECB1F" w14:textId="77777777" w:rsidR="00FD1D7B" w:rsidRPr="00366DA1" w:rsidRDefault="00FD1D7B" w:rsidP="00FD1D7B">
      <w:pPr>
        <w:spacing w:after="0" w:line="240" w:lineRule="auto"/>
        <w:rPr>
          <w:rFonts w:cstheme="minorHAnsi"/>
          <w:b/>
          <w:bCs/>
        </w:rPr>
      </w:pPr>
    </w:p>
    <w:p w14:paraId="4611EED1" w14:textId="3BE23D59" w:rsidR="00E8352A" w:rsidRPr="002547DA" w:rsidRDefault="00E8352A" w:rsidP="002467E8">
      <w:pPr>
        <w:pStyle w:val="Listenabsatz"/>
        <w:numPr>
          <w:ilvl w:val="0"/>
          <w:numId w:val="18"/>
        </w:numPr>
        <w:spacing w:after="0" w:line="240" w:lineRule="auto"/>
        <w:jc w:val="both"/>
        <w:rPr>
          <w:rFonts w:cstheme="minorHAnsi"/>
        </w:rPr>
      </w:pPr>
      <w:r w:rsidRPr="002547DA">
        <w:rPr>
          <w:rFonts w:cstheme="minorHAnsi"/>
        </w:rPr>
        <w:t>Die Referenzwerte für Kinder sind international einheitlich festgelegt.</w:t>
      </w:r>
    </w:p>
    <w:p w14:paraId="39039973" w14:textId="71585FE9" w:rsidR="00E8352A" w:rsidRPr="002547DA" w:rsidRDefault="00E8352A" w:rsidP="002467E8">
      <w:pPr>
        <w:pStyle w:val="Listenabsatz"/>
        <w:numPr>
          <w:ilvl w:val="0"/>
          <w:numId w:val="18"/>
        </w:numPr>
        <w:spacing w:after="0" w:line="240" w:lineRule="auto"/>
        <w:jc w:val="both"/>
        <w:rPr>
          <w:rFonts w:cstheme="minorHAnsi"/>
          <w:b/>
          <w:bCs/>
        </w:rPr>
      </w:pPr>
      <w:r w:rsidRPr="002547DA">
        <w:rPr>
          <w:rFonts w:cstheme="minorHAnsi"/>
          <w:b/>
          <w:bCs/>
        </w:rPr>
        <w:t>Die Referenzbereiche für Laborwerte ändern sich mit Alter, Entwicklung und Geschlecht.</w:t>
      </w:r>
    </w:p>
    <w:p w14:paraId="5A229C3B" w14:textId="66647304" w:rsidR="00E8352A" w:rsidRPr="002547DA" w:rsidRDefault="00E8352A" w:rsidP="002467E8">
      <w:pPr>
        <w:pStyle w:val="Listenabsatz"/>
        <w:numPr>
          <w:ilvl w:val="0"/>
          <w:numId w:val="18"/>
        </w:numPr>
        <w:spacing w:after="0" w:line="240" w:lineRule="auto"/>
        <w:jc w:val="both"/>
        <w:rPr>
          <w:rFonts w:cstheme="minorHAnsi"/>
        </w:rPr>
      </w:pPr>
      <w:r w:rsidRPr="002547DA">
        <w:rPr>
          <w:rFonts w:cstheme="minorHAnsi"/>
        </w:rPr>
        <w:t>Kinder haben dieselben Referenzwerte wie Erwachsene, nur mit kleineren Blutvolumina.</w:t>
      </w:r>
    </w:p>
    <w:p w14:paraId="7CD059E6" w14:textId="369D4695" w:rsidR="00E8352A" w:rsidRPr="002547DA" w:rsidRDefault="00E8352A" w:rsidP="002467E8">
      <w:pPr>
        <w:pStyle w:val="Listenabsatz"/>
        <w:numPr>
          <w:ilvl w:val="0"/>
          <w:numId w:val="18"/>
        </w:numPr>
        <w:spacing w:after="0" w:line="240" w:lineRule="auto"/>
        <w:jc w:val="both"/>
        <w:rPr>
          <w:rFonts w:cstheme="minorHAnsi"/>
          <w:b/>
          <w:bCs/>
        </w:rPr>
      </w:pPr>
      <w:r w:rsidRPr="002547DA">
        <w:rPr>
          <w:rFonts w:cstheme="minorHAnsi"/>
          <w:b/>
          <w:bCs/>
        </w:rPr>
        <w:t>Präanalytische Fehler wie unsachgemäßes Mischen von Blut mit Additiven v.a. beim freien Tropfen können zu Mikro- und Makrogerinnseln führen.</w:t>
      </w:r>
    </w:p>
    <w:p w14:paraId="6015BDEB" w14:textId="4AA98BB5" w:rsidR="00E8352A" w:rsidRPr="002547DA" w:rsidRDefault="00E8352A" w:rsidP="002467E8">
      <w:pPr>
        <w:pStyle w:val="Listenabsatz"/>
        <w:numPr>
          <w:ilvl w:val="0"/>
          <w:numId w:val="18"/>
        </w:numPr>
        <w:spacing w:after="0" w:line="240" w:lineRule="auto"/>
        <w:jc w:val="both"/>
        <w:rPr>
          <w:rFonts w:cstheme="minorHAnsi"/>
        </w:rPr>
      </w:pPr>
      <w:r w:rsidRPr="002547DA">
        <w:rPr>
          <w:rFonts w:cstheme="minorHAnsi"/>
        </w:rPr>
        <w:t>Die meisten Fehler in der pädiatrischen Labordiagnostik entstehen während der analytischen Phase.</w:t>
      </w:r>
      <w:commentRangeEnd w:id="39"/>
      <w:r w:rsidR="002547DA">
        <w:rPr>
          <w:rStyle w:val="Kommentarzeichen"/>
        </w:rPr>
        <w:commentReference w:id="39"/>
      </w:r>
    </w:p>
    <w:p w14:paraId="3D23D9D5" w14:textId="77777777" w:rsidR="00E8352A" w:rsidRDefault="00E8352A" w:rsidP="00FD1D7B">
      <w:pPr>
        <w:spacing w:after="0" w:line="240" w:lineRule="auto"/>
        <w:rPr>
          <w:rFonts w:cstheme="minorHAnsi"/>
        </w:rPr>
      </w:pPr>
    </w:p>
    <w:p w14:paraId="236884B7" w14:textId="77777777" w:rsidR="00E8352A" w:rsidRPr="00694C62" w:rsidRDefault="00E8352A" w:rsidP="00E8352A">
      <w:pPr>
        <w:spacing w:after="0" w:line="240" w:lineRule="auto"/>
        <w:rPr>
          <w:rFonts w:cstheme="minorHAnsi"/>
        </w:rPr>
      </w:pPr>
      <w:r w:rsidRPr="00694C62">
        <w:rPr>
          <w:rFonts w:cstheme="minorHAnsi"/>
        </w:rPr>
        <w:t>--</w:t>
      </w:r>
    </w:p>
    <w:p w14:paraId="7BB82D21" w14:textId="7DABADEB" w:rsidR="00E8352A" w:rsidRPr="00694C62" w:rsidRDefault="005B78CF" w:rsidP="00E8352A">
      <w:pPr>
        <w:spacing w:after="0" w:line="240" w:lineRule="auto"/>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63A84438" w14:textId="77777777" w:rsidR="00E8352A" w:rsidRPr="00694C62" w:rsidRDefault="00E8352A" w:rsidP="00E8352A">
      <w:pPr>
        <w:spacing w:after="0" w:line="240" w:lineRule="auto"/>
        <w:rPr>
          <w:rFonts w:cstheme="minorHAnsi"/>
        </w:rPr>
      </w:pPr>
      <w:r w:rsidRPr="00694C62">
        <w:rPr>
          <w:rFonts w:cstheme="minorHAnsi"/>
        </w:rPr>
        <w:t>--</w:t>
      </w:r>
    </w:p>
    <w:p w14:paraId="494E14A6" w14:textId="77777777" w:rsidR="00E8352A" w:rsidRPr="005B78CF" w:rsidRDefault="00E8352A" w:rsidP="00E8352A">
      <w:pPr>
        <w:spacing w:after="200" w:line="276" w:lineRule="auto"/>
        <w:rPr>
          <w:rFonts w:cstheme="minorHAnsi"/>
          <w:bCs/>
        </w:rPr>
      </w:pPr>
      <w:commentRangeStart w:id="40"/>
      <w:r w:rsidRPr="005B78CF">
        <w:rPr>
          <w:rFonts w:cstheme="minorHAnsi"/>
          <w:bCs/>
        </w:rPr>
        <w:t>19. Welche Aussagen zur Volumenbegrenzung bei Blutentnahmen in der pädiatrischen Labordiagnostik treffen zu?</w:t>
      </w:r>
    </w:p>
    <w:p w14:paraId="537B0B41" w14:textId="77777777" w:rsidR="00E8352A" w:rsidRPr="005B78CF" w:rsidRDefault="00E8352A" w:rsidP="00E8352A">
      <w:pPr>
        <w:spacing w:after="200" w:line="276" w:lineRule="auto"/>
        <w:rPr>
          <w:rFonts w:cstheme="minorHAnsi"/>
          <w:bCs/>
        </w:rPr>
      </w:pPr>
      <w:r w:rsidRPr="005B78CF">
        <w:rPr>
          <w:rFonts w:cstheme="minorHAnsi"/>
          <w:bCs/>
        </w:rPr>
        <w:t xml:space="preserve">Typ: </w:t>
      </w:r>
      <w:proofErr w:type="spellStart"/>
      <w:r w:rsidRPr="005B78CF">
        <w:rPr>
          <w:rFonts w:cstheme="minorHAnsi"/>
          <w:bCs/>
        </w:rPr>
        <w:t>Kprim</w:t>
      </w:r>
      <w:proofErr w:type="spellEnd"/>
    </w:p>
    <w:p w14:paraId="326BAC7B" w14:textId="2E67C07A" w:rsidR="00E8352A" w:rsidRPr="002547DA" w:rsidRDefault="00E8352A" w:rsidP="002467E8">
      <w:pPr>
        <w:pStyle w:val="Listenabsatz"/>
        <w:numPr>
          <w:ilvl w:val="0"/>
          <w:numId w:val="19"/>
        </w:numPr>
        <w:spacing w:after="0" w:line="276" w:lineRule="auto"/>
        <w:rPr>
          <w:rFonts w:cstheme="minorHAnsi"/>
          <w:b/>
        </w:rPr>
      </w:pPr>
      <w:r w:rsidRPr="002547DA">
        <w:rPr>
          <w:rFonts w:cstheme="minorHAnsi"/>
          <w:b/>
        </w:rPr>
        <w:t>Bei einem Reifgeborenen beträgt das maximale empfohlene Blutentnahmevolumen innerhalb von 24 Stunden 5% des Körpergewichts.</w:t>
      </w:r>
    </w:p>
    <w:p w14:paraId="67C4CBCA" w14:textId="59D850C4" w:rsidR="00E8352A" w:rsidRPr="002547DA" w:rsidRDefault="00E8352A" w:rsidP="002467E8">
      <w:pPr>
        <w:pStyle w:val="Listenabsatz"/>
        <w:numPr>
          <w:ilvl w:val="0"/>
          <w:numId w:val="19"/>
        </w:numPr>
        <w:spacing w:after="0" w:line="276" w:lineRule="auto"/>
        <w:rPr>
          <w:rFonts w:cstheme="minorHAnsi"/>
          <w:bCs/>
        </w:rPr>
      </w:pPr>
      <w:r w:rsidRPr="002547DA">
        <w:rPr>
          <w:rFonts w:cstheme="minorHAnsi"/>
          <w:bCs/>
        </w:rPr>
        <w:t>Bei einem 11 Monate alten Säugling mit 10 kg Körpergewicht entspricht das maximale empfohlene tägliche Blutentnahmevolumen 80 ml.</w:t>
      </w:r>
    </w:p>
    <w:p w14:paraId="03CAEDD0" w14:textId="5A9F654A" w:rsidR="00E8352A" w:rsidRPr="002547DA" w:rsidRDefault="00E8352A" w:rsidP="002467E8">
      <w:pPr>
        <w:pStyle w:val="Listenabsatz"/>
        <w:numPr>
          <w:ilvl w:val="0"/>
          <w:numId w:val="19"/>
        </w:numPr>
        <w:spacing w:after="0" w:line="276" w:lineRule="auto"/>
        <w:rPr>
          <w:rFonts w:cstheme="minorHAnsi"/>
          <w:bCs/>
        </w:rPr>
      </w:pPr>
      <w:r w:rsidRPr="002547DA">
        <w:rPr>
          <w:rFonts w:cstheme="minorHAnsi"/>
          <w:bCs/>
        </w:rPr>
        <w:t xml:space="preserve">Die Empfehlungen für maximale Blutentnahmevolumina basieren auf festen </w:t>
      </w:r>
      <w:proofErr w:type="spellStart"/>
      <w:r w:rsidRPr="002547DA">
        <w:rPr>
          <w:rFonts w:cstheme="minorHAnsi"/>
          <w:bCs/>
        </w:rPr>
        <w:t>Milliliterwerten</w:t>
      </w:r>
      <w:proofErr w:type="spellEnd"/>
      <w:r w:rsidRPr="002547DA">
        <w:rPr>
          <w:rFonts w:cstheme="minorHAnsi"/>
          <w:bCs/>
        </w:rPr>
        <w:t>, unabhängig vom Gewicht.</w:t>
      </w:r>
    </w:p>
    <w:p w14:paraId="1B11E77B" w14:textId="2FFDABEA" w:rsidR="00E8352A" w:rsidRPr="002547DA" w:rsidRDefault="00E8352A" w:rsidP="002467E8">
      <w:pPr>
        <w:pStyle w:val="Listenabsatz"/>
        <w:numPr>
          <w:ilvl w:val="0"/>
          <w:numId w:val="19"/>
        </w:numPr>
        <w:spacing w:after="0" w:line="276" w:lineRule="auto"/>
        <w:rPr>
          <w:rFonts w:cstheme="minorHAnsi"/>
          <w:bCs/>
        </w:rPr>
      </w:pPr>
      <w:r w:rsidRPr="002547DA">
        <w:rPr>
          <w:rFonts w:cstheme="minorHAnsi"/>
          <w:bCs/>
        </w:rPr>
        <w:t>Frühgeborene tolerieren aufgrund ihres höheren Blutvolumens pro Kilogramm Körpergewicht größere Blutentnahmemengen als Erwachsene.</w:t>
      </w:r>
    </w:p>
    <w:p w14:paraId="18EA25E3" w14:textId="31B8F64B" w:rsidR="00E8352A" w:rsidRPr="002547DA" w:rsidRDefault="00E8352A" w:rsidP="002467E8">
      <w:pPr>
        <w:pStyle w:val="Listenabsatz"/>
        <w:numPr>
          <w:ilvl w:val="0"/>
          <w:numId w:val="19"/>
        </w:numPr>
        <w:spacing w:after="200" w:line="276" w:lineRule="auto"/>
        <w:rPr>
          <w:rFonts w:cstheme="minorHAnsi"/>
          <w:b/>
        </w:rPr>
      </w:pPr>
      <w:r w:rsidRPr="002547DA">
        <w:rPr>
          <w:rFonts w:cstheme="minorHAnsi"/>
          <w:b/>
        </w:rPr>
        <w:t>Wenn bei einem 4 Jahre alten Kindergartenkind eine Indikation für eine Blutkulturdiagnostik besteht, sollten 10mL Blut entnommen werden.</w:t>
      </w:r>
      <w:commentRangeEnd w:id="40"/>
      <w:r w:rsidR="002547DA">
        <w:rPr>
          <w:rStyle w:val="Kommentarzeichen"/>
        </w:rPr>
        <w:commentReference w:id="40"/>
      </w:r>
    </w:p>
    <w:p w14:paraId="69BC44E3" w14:textId="77777777" w:rsidR="00E8352A" w:rsidRDefault="00E8352A" w:rsidP="00E8352A">
      <w:pPr>
        <w:spacing w:after="0" w:line="240" w:lineRule="auto"/>
        <w:rPr>
          <w:rFonts w:cstheme="minorHAnsi"/>
        </w:rPr>
      </w:pPr>
    </w:p>
    <w:p w14:paraId="76ABA6FB" w14:textId="77777777" w:rsidR="00E8352A" w:rsidRPr="00694C62" w:rsidRDefault="00E8352A" w:rsidP="00E8352A">
      <w:pPr>
        <w:spacing w:after="0" w:line="240" w:lineRule="auto"/>
        <w:rPr>
          <w:rFonts w:cstheme="minorHAnsi"/>
        </w:rPr>
      </w:pPr>
      <w:r w:rsidRPr="00694C62">
        <w:rPr>
          <w:rFonts w:cstheme="minorHAnsi"/>
        </w:rPr>
        <w:t>--</w:t>
      </w:r>
    </w:p>
    <w:p w14:paraId="3231E851" w14:textId="1E9748B5" w:rsidR="00E8352A" w:rsidRPr="00694C62" w:rsidRDefault="005B78CF" w:rsidP="00E8352A">
      <w:pPr>
        <w:spacing w:after="0" w:line="240" w:lineRule="auto"/>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3FAA2C17" w14:textId="77777777" w:rsidR="00E8352A" w:rsidRPr="00694C62" w:rsidRDefault="00E8352A" w:rsidP="00E8352A">
      <w:pPr>
        <w:spacing w:after="0" w:line="240" w:lineRule="auto"/>
        <w:rPr>
          <w:rFonts w:cstheme="minorHAnsi"/>
        </w:rPr>
      </w:pPr>
      <w:r w:rsidRPr="00694C62">
        <w:rPr>
          <w:rFonts w:cstheme="minorHAnsi"/>
        </w:rPr>
        <w:t>--</w:t>
      </w:r>
    </w:p>
    <w:p w14:paraId="7E6A3ED3" w14:textId="77777777" w:rsidR="00E8352A" w:rsidRPr="0054298A" w:rsidRDefault="00E8352A" w:rsidP="005947B4">
      <w:pPr>
        <w:spacing w:after="0" w:line="240" w:lineRule="auto"/>
        <w:rPr>
          <w:rFonts w:cstheme="minorHAnsi"/>
          <w:b/>
          <w:bCs/>
          <w:color w:val="7030A0"/>
        </w:rPr>
      </w:pPr>
    </w:p>
    <w:p w14:paraId="4CF92800" w14:textId="77777777" w:rsidR="00E8352A" w:rsidRPr="005B78CF" w:rsidRDefault="00E8352A" w:rsidP="005947B4">
      <w:pPr>
        <w:pStyle w:val="StandardWeb"/>
        <w:spacing w:before="0" w:beforeAutospacing="0" w:after="0" w:afterAutospacing="0"/>
        <w:rPr>
          <w:rFonts w:asciiTheme="minorHAnsi" w:hAnsiTheme="minorHAnsi" w:cstheme="minorHAnsi"/>
          <w:color w:val="000000"/>
          <w:sz w:val="22"/>
          <w:szCs w:val="22"/>
        </w:rPr>
      </w:pPr>
      <w:commentRangeStart w:id="41"/>
      <w:r w:rsidRPr="005B78CF">
        <w:rPr>
          <w:rFonts w:asciiTheme="minorHAnsi" w:hAnsiTheme="minorHAnsi" w:cstheme="minorHAnsi"/>
          <w:color w:val="000000"/>
          <w:sz w:val="22"/>
          <w:szCs w:val="22"/>
        </w:rPr>
        <w:t>20. Welche</w:t>
      </w:r>
      <w:r w:rsidRPr="005B78CF">
        <w:rPr>
          <w:rStyle w:val="apple-converted-space"/>
          <w:rFonts w:asciiTheme="minorHAnsi" w:eastAsiaTheme="majorEastAsia" w:hAnsiTheme="minorHAnsi" w:cstheme="minorHAnsi"/>
          <w:color w:val="000000"/>
          <w:sz w:val="22"/>
          <w:szCs w:val="22"/>
        </w:rPr>
        <w:t> </w:t>
      </w:r>
      <w:r w:rsidRPr="005B78CF">
        <w:rPr>
          <w:rStyle w:val="Fett"/>
          <w:rFonts w:asciiTheme="minorHAnsi" w:eastAsiaTheme="majorEastAsia" w:hAnsiTheme="minorHAnsi" w:cstheme="minorHAnsi"/>
          <w:color w:val="000000"/>
          <w:sz w:val="22"/>
          <w:szCs w:val="22"/>
        </w:rPr>
        <w:t>3 Bereiche</w:t>
      </w:r>
      <w:r w:rsidRPr="005B78CF">
        <w:rPr>
          <w:rStyle w:val="apple-converted-space"/>
          <w:rFonts w:asciiTheme="minorHAnsi" w:eastAsiaTheme="majorEastAsia" w:hAnsiTheme="minorHAnsi" w:cstheme="minorHAnsi"/>
          <w:color w:val="000000"/>
          <w:sz w:val="22"/>
          <w:szCs w:val="22"/>
        </w:rPr>
        <w:t> </w:t>
      </w:r>
      <w:r w:rsidRPr="005B78CF">
        <w:rPr>
          <w:rFonts w:asciiTheme="minorHAnsi" w:hAnsiTheme="minorHAnsi" w:cstheme="minorHAnsi"/>
          <w:color w:val="000000"/>
          <w:sz w:val="22"/>
          <w:szCs w:val="22"/>
        </w:rPr>
        <w:t>tragen am meisten zu den CO₂-Emissionen im Krankenhaus bei?</w:t>
      </w:r>
    </w:p>
    <w:p w14:paraId="0D8071E1" w14:textId="77777777" w:rsidR="00E8352A" w:rsidRPr="005B78CF" w:rsidRDefault="00E8352A" w:rsidP="005947B4">
      <w:pPr>
        <w:pStyle w:val="StandardWeb"/>
        <w:spacing w:before="0" w:beforeAutospacing="0" w:after="0" w:afterAutospacing="0"/>
        <w:rPr>
          <w:rFonts w:asciiTheme="minorHAnsi" w:hAnsiTheme="minorHAnsi" w:cstheme="minorHAnsi"/>
          <w:color w:val="000000"/>
          <w:sz w:val="22"/>
          <w:szCs w:val="22"/>
        </w:rPr>
      </w:pPr>
      <w:r w:rsidRPr="005B78CF">
        <w:rPr>
          <w:rFonts w:asciiTheme="minorHAnsi" w:hAnsiTheme="minorHAnsi" w:cstheme="minorHAnsi"/>
          <w:color w:val="000000"/>
          <w:sz w:val="22"/>
          <w:szCs w:val="22"/>
        </w:rPr>
        <w:t xml:space="preserve">Typ: </w:t>
      </w:r>
      <w:proofErr w:type="spellStart"/>
      <w:r w:rsidRPr="005B78CF">
        <w:rPr>
          <w:rFonts w:asciiTheme="minorHAnsi" w:hAnsiTheme="minorHAnsi" w:cstheme="minorHAnsi"/>
          <w:color w:val="000000"/>
          <w:sz w:val="22"/>
          <w:szCs w:val="22"/>
        </w:rPr>
        <w:t>PickS</w:t>
      </w:r>
      <w:proofErr w:type="spellEnd"/>
    </w:p>
    <w:p w14:paraId="243CEDF2" w14:textId="77777777" w:rsidR="004219EE" w:rsidRPr="005B78CF" w:rsidRDefault="004219EE" w:rsidP="005947B4">
      <w:pPr>
        <w:pStyle w:val="StandardWeb"/>
        <w:spacing w:before="0" w:beforeAutospacing="0" w:after="0" w:afterAutospacing="0"/>
        <w:rPr>
          <w:rFonts w:asciiTheme="minorHAnsi" w:hAnsiTheme="minorHAnsi" w:cstheme="minorHAnsi"/>
          <w:color w:val="000000"/>
          <w:sz w:val="22"/>
          <w:szCs w:val="22"/>
        </w:rPr>
      </w:pPr>
    </w:p>
    <w:p w14:paraId="1293D455" w14:textId="57BDBEB4" w:rsidR="004219EE" w:rsidRDefault="00E8352A" w:rsidP="002467E8">
      <w:pPr>
        <w:pStyle w:val="StandardWeb"/>
        <w:numPr>
          <w:ilvl w:val="0"/>
          <w:numId w:val="20"/>
        </w:numPr>
        <w:spacing w:before="0" w:beforeAutospacing="0" w:after="0" w:afterAutospacing="0"/>
        <w:rPr>
          <w:rFonts w:asciiTheme="minorHAnsi" w:hAnsiTheme="minorHAnsi" w:cstheme="minorHAnsi"/>
          <w:b/>
          <w:bCs/>
          <w:color w:val="000000"/>
          <w:sz w:val="22"/>
          <w:szCs w:val="22"/>
        </w:rPr>
      </w:pPr>
      <w:r w:rsidRPr="00C83DC1">
        <w:rPr>
          <w:rFonts w:asciiTheme="minorHAnsi" w:hAnsiTheme="minorHAnsi" w:cstheme="minorHAnsi"/>
          <w:b/>
          <w:bCs/>
          <w:color w:val="000000"/>
          <w:sz w:val="22"/>
          <w:szCs w:val="22"/>
        </w:rPr>
        <w:t>Energieverbrauch (Strom, Heizung)</w:t>
      </w:r>
    </w:p>
    <w:p w14:paraId="237B5B43" w14:textId="2549E42C" w:rsidR="004219EE" w:rsidRDefault="00E8352A" w:rsidP="002467E8">
      <w:pPr>
        <w:pStyle w:val="StandardWeb"/>
        <w:numPr>
          <w:ilvl w:val="0"/>
          <w:numId w:val="20"/>
        </w:numPr>
        <w:spacing w:before="0" w:beforeAutospacing="0" w:after="0" w:afterAutospacing="0"/>
        <w:rPr>
          <w:rFonts w:asciiTheme="minorHAnsi" w:hAnsiTheme="minorHAnsi" w:cstheme="minorHAnsi"/>
          <w:b/>
          <w:bCs/>
          <w:color w:val="000000"/>
          <w:sz w:val="22"/>
          <w:szCs w:val="22"/>
        </w:rPr>
      </w:pPr>
      <w:r w:rsidRPr="00C83DC1">
        <w:rPr>
          <w:rFonts w:asciiTheme="minorHAnsi" w:hAnsiTheme="minorHAnsi" w:cstheme="minorHAnsi"/>
          <w:b/>
          <w:bCs/>
          <w:color w:val="000000"/>
          <w:sz w:val="22"/>
          <w:szCs w:val="22"/>
        </w:rPr>
        <w:t>Medizinische Einmalmaterialien</w:t>
      </w:r>
    </w:p>
    <w:p w14:paraId="60D9DBEF" w14:textId="1EC32B3A" w:rsidR="004219EE" w:rsidRDefault="00E8352A" w:rsidP="002467E8">
      <w:pPr>
        <w:pStyle w:val="StandardWeb"/>
        <w:numPr>
          <w:ilvl w:val="0"/>
          <w:numId w:val="20"/>
        </w:numPr>
        <w:spacing w:before="0" w:beforeAutospacing="0" w:after="0" w:afterAutospacing="0"/>
        <w:rPr>
          <w:rFonts w:asciiTheme="minorHAnsi" w:hAnsiTheme="minorHAnsi" w:cstheme="minorHAnsi"/>
          <w:color w:val="000000"/>
          <w:sz w:val="22"/>
          <w:szCs w:val="22"/>
        </w:rPr>
      </w:pPr>
      <w:r w:rsidRPr="00694C62">
        <w:rPr>
          <w:rFonts w:asciiTheme="minorHAnsi" w:hAnsiTheme="minorHAnsi" w:cstheme="minorHAnsi"/>
          <w:color w:val="000000"/>
          <w:sz w:val="22"/>
          <w:szCs w:val="22"/>
        </w:rPr>
        <w:t>Diagnostische Bildgebung</w:t>
      </w:r>
    </w:p>
    <w:p w14:paraId="0EE3A215" w14:textId="405E0F3C" w:rsidR="004219EE" w:rsidRDefault="00E8352A" w:rsidP="002467E8">
      <w:pPr>
        <w:pStyle w:val="StandardWeb"/>
        <w:numPr>
          <w:ilvl w:val="0"/>
          <w:numId w:val="20"/>
        </w:numPr>
        <w:spacing w:before="0" w:beforeAutospacing="0" w:after="0" w:afterAutospacing="0"/>
        <w:rPr>
          <w:rFonts w:asciiTheme="minorHAnsi" w:hAnsiTheme="minorHAnsi" w:cstheme="minorHAnsi"/>
          <w:color w:val="000000"/>
          <w:sz w:val="22"/>
          <w:szCs w:val="22"/>
        </w:rPr>
      </w:pPr>
      <w:r w:rsidRPr="00694C62">
        <w:rPr>
          <w:rFonts w:asciiTheme="minorHAnsi" w:hAnsiTheme="minorHAnsi" w:cstheme="minorHAnsi"/>
          <w:color w:val="000000"/>
          <w:sz w:val="22"/>
          <w:szCs w:val="22"/>
        </w:rPr>
        <w:t>Verwaltung und Personalplanung</w:t>
      </w:r>
    </w:p>
    <w:p w14:paraId="139D6B1B" w14:textId="737B4F5B" w:rsidR="00E8352A" w:rsidRDefault="00E8352A" w:rsidP="002467E8">
      <w:pPr>
        <w:pStyle w:val="StandardWeb"/>
        <w:numPr>
          <w:ilvl w:val="0"/>
          <w:numId w:val="20"/>
        </w:numPr>
        <w:spacing w:before="0" w:beforeAutospacing="0" w:after="0" w:afterAutospacing="0"/>
        <w:rPr>
          <w:rFonts w:asciiTheme="minorHAnsi" w:hAnsiTheme="minorHAnsi" w:cstheme="minorHAnsi"/>
          <w:b/>
          <w:bCs/>
          <w:color w:val="000000"/>
          <w:sz w:val="22"/>
          <w:szCs w:val="22"/>
        </w:rPr>
      </w:pPr>
      <w:r w:rsidRPr="00C83DC1">
        <w:rPr>
          <w:rFonts w:asciiTheme="minorHAnsi" w:hAnsiTheme="minorHAnsi" w:cstheme="minorHAnsi"/>
          <w:b/>
          <w:bCs/>
          <w:color w:val="000000"/>
          <w:sz w:val="22"/>
          <w:szCs w:val="22"/>
        </w:rPr>
        <w:t>Lieferketten und Transport</w:t>
      </w:r>
      <w:commentRangeEnd w:id="41"/>
      <w:r w:rsidR="00DC28BC">
        <w:rPr>
          <w:rStyle w:val="Kommentarzeichen"/>
          <w:rFonts w:asciiTheme="minorHAnsi" w:eastAsiaTheme="minorHAnsi" w:hAnsiTheme="minorHAnsi" w:cstheme="minorBidi"/>
          <w:lang w:eastAsia="en-US"/>
        </w:rPr>
        <w:commentReference w:id="41"/>
      </w:r>
    </w:p>
    <w:p w14:paraId="0238EBA7" w14:textId="77777777" w:rsidR="005947B4" w:rsidRDefault="005947B4" w:rsidP="005947B4">
      <w:pPr>
        <w:pStyle w:val="StandardWeb"/>
        <w:spacing w:before="0" w:beforeAutospacing="0" w:after="0" w:afterAutospacing="0"/>
        <w:rPr>
          <w:rFonts w:asciiTheme="minorHAnsi" w:hAnsiTheme="minorHAnsi" w:cstheme="minorHAnsi"/>
          <w:color w:val="000000"/>
          <w:sz w:val="22"/>
          <w:szCs w:val="22"/>
        </w:rPr>
      </w:pPr>
    </w:p>
    <w:p w14:paraId="7669A8EE" w14:textId="77777777" w:rsidR="005947B4" w:rsidRPr="00694C62" w:rsidRDefault="005947B4" w:rsidP="005947B4">
      <w:pPr>
        <w:pStyle w:val="StandardWeb"/>
        <w:spacing w:before="0" w:beforeAutospacing="0" w:after="0" w:afterAutospacing="0"/>
        <w:rPr>
          <w:rFonts w:asciiTheme="minorHAnsi" w:hAnsiTheme="minorHAnsi" w:cstheme="minorHAnsi"/>
          <w:color w:val="000000"/>
          <w:sz w:val="22"/>
          <w:szCs w:val="22"/>
        </w:rPr>
      </w:pPr>
    </w:p>
    <w:p w14:paraId="19229E49" w14:textId="77777777" w:rsidR="00E8352A" w:rsidRPr="00694C62" w:rsidRDefault="00E8352A" w:rsidP="005947B4">
      <w:pPr>
        <w:spacing w:after="0" w:line="240" w:lineRule="auto"/>
        <w:rPr>
          <w:rFonts w:cstheme="minorHAnsi"/>
        </w:rPr>
      </w:pPr>
      <w:r w:rsidRPr="00694C62">
        <w:rPr>
          <w:rFonts w:cstheme="minorHAnsi"/>
        </w:rPr>
        <w:t>--</w:t>
      </w:r>
    </w:p>
    <w:p w14:paraId="601F2831" w14:textId="50FF5EE3" w:rsidR="00E8352A" w:rsidRPr="00694C62" w:rsidRDefault="005B78CF" w:rsidP="00E8352A">
      <w:pPr>
        <w:spacing w:after="0" w:line="240" w:lineRule="auto"/>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2655B931" w14:textId="77777777" w:rsidR="00E8352A" w:rsidRPr="00694C62" w:rsidRDefault="00E8352A" w:rsidP="00E8352A">
      <w:pPr>
        <w:spacing w:after="0" w:line="240" w:lineRule="auto"/>
        <w:rPr>
          <w:rFonts w:cstheme="minorHAnsi"/>
        </w:rPr>
      </w:pPr>
      <w:r w:rsidRPr="00694C62">
        <w:rPr>
          <w:rFonts w:cstheme="minorHAnsi"/>
        </w:rPr>
        <w:t>--</w:t>
      </w:r>
    </w:p>
    <w:p w14:paraId="6F6C293F" w14:textId="77777777" w:rsidR="005B78CF" w:rsidRDefault="005B78CF" w:rsidP="00E8352A">
      <w:pPr>
        <w:rPr>
          <w:rFonts w:eastAsia="Times New Roman" w:cstheme="minorHAnsi"/>
          <w:lang w:eastAsia="de-DE"/>
        </w:rPr>
      </w:pPr>
    </w:p>
    <w:p w14:paraId="41AE5B07" w14:textId="7DB04C4D" w:rsidR="00E8352A" w:rsidRPr="005B78CF" w:rsidRDefault="00E8352A" w:rsidP="00E8352A">
      <w:pPr>
        <w:rPr>
          <w:rFonts w:cstheme="minorHAnsi"/>
          <w:bCs/>
        </w:rPr>
      </w:pPr>
      <w:r w:rsidRPr="005B78CF">
        <w:rPr>
          <w:rFonts w:cstheme="minorHAnsi"/>
          <w:bCs/>
        </w:rPr>
        <w:t>21</w:t>
      </w:r>
      <w:r w:rsidR="00D6577B" w:rsidRPr="005B78CF">
        <w:rPr>
          <w:rFonts w:cstheme="minorHAnsi"/>
          <w:bCs/>
        </w:rPr>
        <w:t>.</w:t>
      </w:r>
      <w:r w:rsidRPr="005B78CF">
        <w:rPr>
          <w:rFonts w:cstheme="minorHAnsi"/>
          <w:bCs/>
        </w:rPr>
        <w:t xml:space="preserve"> Welche Aussagen zur </w:t>
      </w:r>
      <w:proofErr w:type="spellStart"/>
      <w:r w:rsidRPr="005B78CF">
        <w:rPr>
          <w:rFonts w:cstheme="minorHAnsi"/>
          <w:bCs/>
        </w:rPr>
        <w:t>Apolipoprotein</w:t>
      </w:r>
      <w:proofErr w:type="spellEnd"/>
      <w:r w:rsidRPr="005B78CF">
        <w:rPr>
          <w:rFonts w:cstheme="minorHAnsi"/>
          <w:bCs/>
        </w:rPr>
        <w:t xml:space="preserve">- und Lipidzusammensetzung der menschlichen Serumlipoproteine sind korrekt? </w:t>
      </w:r>
    </w:p>
    <w:p w14:paraId="58E6E74B" w14:textId="77777777" w:rsidR="00E8352A" w:rsidRPr="005A5FDC" w:rsidRDefault="00E8352A" w:rsidP="00E8352A">
      <w:pPr>
        <w:rPr>
          <w:rFonts w:cstheme="minorHAnsi"/>
        </w:rPr>
      </w:pPr>
      <w:r w:rsidRPr="005A5FDC">
        <w:rPr>
          <w:rFonts w:cstheme="minorHAnsi"/>
        </w:rPr>
        <w:t>Typ:</w:t>
      </w:r>
      <w:r>
        <w:rPr>
          <w:rFonts w:cstheme="minorHAnsi"/>
        </w:rPr>
        <w:t xml:space="preserve"> </w:t>
      </w:r>
      <w:proofErr w:type="spellStart"/>
      <w:r w:rsidRPr="005A5FDC">
        <w:rPr>
          <w:rFonts w:cstheme="minorHAnsi"/>
        </w:rPr>
        <w:t>KPrim</w:t>
      </w:r>
      <w:proofErr w:type="spellEnd"/>
    </w:p>
    <w:p w14:paraId="2D441A97" w14:textId="2D330865" w:rsidR="00E8352A" w:rsidRPr="00DC28BC" w:rsidRDefault="00E8352A" w:rsidP="002467E8">
      <w:pPr>
        <w:pStyle w:val="Listenabsatz"/>
        <w:numPr>
          <w:ilvl w:val="0"/>
          <w:numId w:val="21"/>
        </w:numPr>
        <w:spacing w:after="0" w:line="240" w:lineRule="auto"/>
        <w:rPr>
          <w:rFonts w:eastAsia="Times New Roman" w:cstheme="minorHAnsi"/>
          <w:b/>
        </w:rPr>
      </w:pPr>
      <w:r w:rsidRPr="00DC28BC">
        <w:rPr>
          <w:rFonts w:eastAsia="Times New Roman" w:cstheme="minorHAnsi"/>
          <w:b/>
        </w:rPr>
        <w:t xml:space="preserve">Chylomikronen sind besonders </w:t>
      </w:r>
      <w:proofErr w:type="spellStart"/>
      <w:r w:rsidRPr="00DC28BC">
        <w:rPr>
          <w:rFonts w:eastAsia="Times New Roman" w:cstheme="minorHAnsi"/>
          <w:b/>
        </w:rPr>
        <w:t>triglyceridreich</w:t>
      </w:r>
      <w:proofErr w:type="spellEnd"/>
    </w:p>
    <w:p w14:paraId="28BCCD60" w14:textId="19D5CFDA" w:rsidR="00E8352A" w:rsidRPr="00DC28BC" w:rsidRDefault="00E8352A" w:rsidP="002467E8">
      <w:pPr>
        <w:pStyle w:val="Listenabsatz"/>
        <w:numPr>
          <w:ilvl w:val="0"/>
          <w:numId w:val="21"/>
        </w:numPr>
        <w:spacing w:after="0" w:line="240" w:lineRule="auto"/>
        <w:rPr>
          <w:rFonts w:eastAsia="Times New Roman" w:cstheme="minorHAnsi"/>
          <w:b/>
        </w:rPr>
      </w:pPr>
      <w:r w:rsidRPr="00DC28BC">
        <w:rPr>
          <w:rFonts w:eastAsia="Times New Roman" w:cstheme="minorHAnsi"/>
          <w:b/>
        </w:rPr>
        <w:t xml:space="preserve">VLDL sind </w:t>
      </w:r>
      <w:proofErr w:type="spellStart"/>
      <w:r w:rsidRPr="00DC28BC">
        <w:rPr>
          <w:rFonts w:eastAsia="Times New Roman" w:cstheme="minorHAnsi"/>
          <w:b/>
        </w:rPr>
        <w:t>triglyceridreich</w:t>
      </w:r>
      <w:proofErr w:type="spellEnd"/>
      <w:r w:rsidRPr="00DC28BC">
        <w:rPr>
          <w:rFonts w:eastAsia="Times New Roman" w:cstheme="minorHAnsi"/>
          <w:b/>
        </w:rPr>
        <w:t>, denn sie dienen dem Transport hepatischer Triglyceride in die Peripherie</w:t>
      </w:r>
    </w:p>
    <w:p w14:paraId="6E1FB064" w14:textId="3A93AAC6" w:rsidR="00E8352A" w:rsidRPr="00DC28BC" w:rsidRDefault="00E8352A" w:rsidP="002467E8">
      <w:pPr>
        <w:pStyle w:val="Listenabsatz"/>
        <w:numPr>
          <w:ilvl w:val="0"/>
          <w:numId w:val="21"/>
        </w:numPr>
        <w:spacing w:after="0" w:line="240" w:lineRule="auto"/>
        <w:rPr>
          <w:rFonts w:eastAsia="Times New Roman" w:cstheme="minorHAnsi"/>
          <w:b/>
        </w:rPr>
      </w:pPr>
      <w:r w:rsidRPr="00DC28BC">
        <w:rPr>
          <w:rFonts w:eastAsia="Times New Roman" w:cstheme="minorHAnsi"/>
          <w:b/>
        </w:rPr>
        <w:t xml:space="preserve">LDL enthalten als charakteristisches </w:t>
      </w:r>
      <w:proofErr w:type="spellStart"/>
      <w:r w:rsidRPr="00DC28BC">
        <w:rPr>
          <w:rFonts w:eastAsia="Times New Roman" w:cstheme="minorHAnsi"/>
          <w:b/>
        </w:rPr>
        <w:t>Apolipoprotein</w:t>
      </w:r>
      <w:proofErr w:type="spellEnd"/>
      <w:r w:rsidRPr="00DC28BC">
        <w:rPr>
          <w:rFonts w:eastAsia="Times New Roman" w:cstheme="minorHAnsi"/>
          <w:b/>
        </w:rPr>
        <w:t xml:space="preserve"> ApoB100</w:t>
      </w:r>
    </w:p>
    <w:p w14:paraId="50BEE855" w14:textId="4E0B39D5" w:rsidR="00E8352A" w:rsidRPr="00DC28BC" w:rsidRDefault="00E8352A" w:rsidP="002467E8">
      <w:pPr>
        <w:pStyle w:val="Listenabsatz"/>
        <w:numPr>
          <w:ilvl w:val="0"/>
          <w:numId w:val="21"/>
        </w:numPr>
        <w:spacing w:after="0" w:line="240" w:lineRule="auto"/>
        <w:rPr>
          <w:rFonts w:eastAsia="Times New Roman" w:cstheme="minorHAnsi"/>
          <w:bCs/>
        </w:rPr>
      </w:pPr>
      <w:r w:rsidRPr="00DC28BC">
        <w:rPr>
          <w:rFonts w:eastAsia="Times New Roman" w:cstheme="minorHAnsi"/>
          <w:bCs/>
        </w:rPr>
        <w:t>Lipoprotein (a) wirkt vor allem antiinflammatorisch und antithrombotisch</w:t>
      </w:r>
    </w:p>
    <w:p w14:paraId="46E3F665" w14:textId="77777777" w:rsidR="00E8352A" w:rsidRPr="005A5FDC" w:rsidRDefault="00E8352A" w:rsidP="00E8352A">
      <w:pPr>
        <w:spacing w:after="0" w:line="240" w:lineRule="auto"/>
        <w:rPr>
          <w:rFonts w:eastAsia="Times New Roman" w:cstheme="minorHAnsi"/>
          <w:lang w:eastAsia="de-DE"/>
        </w:rPr>
      </w:pPr>
    </w:p>
    <w:p w14:paraId="027B5546" w14:textId="77777777" w:rsidR="00E8352A" w:rsidRPr="00694C62" w:rsidRDefault="00E8352A" w:rsidP="00E8352A">
      <w:pPr>
        <w:spacing w:after="0" w:line="240" w:lineRule="auto"/>
        <w:rPr>
          <w:rFonts w:cstheme="minorHAnsi"/>
        </w:rPr>
      </w:pPr>
      <w:r w:rsidRPr="00694C62">
        <w:rPr>
          <w:rFonts w:cstheme="minorHAnsi"/>
        </w:rPr>
        <w:t>--</w:t>
      </w:r>
    </w:p>
    <w:p w14:paraId="50830385" w14:textId="3336534B" w:rsidR="00E8352A" w:rsidRPr="00694C62" w:rsidRDefault="005B78CF" w:rsidP="00E8352A">
      <w:pPr>
        <w:spacing w:after="0" w:line="240" w:lineRule="auto"/>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4D2ADBC9" w14:textId="77777777" w:rsidR="00E8352A" w:rsidRPr="00694C62" w:rsidRDefault="00E8352A" w:rsidP="00E8352A">
      <w:pPr>
        <w:spacing w:after="0" w:line="240" w:lineRule="auto"/>
        <w:rPr>
          <w:rFonts w:cstheme="minorHAnsi"/>
        </w:rPr>
      </w:pPr>
      <w:r w:rsidRPr="00694C62">
        <w:rPr>
          <w:rFonts w:cstheme="minorHAnsi"/>
        </w:rPr>
        <w:t>--</w:t>
      </w:r>
    </w:p>
    <w:p w14:paraId="003E9008" w14:textId="77777777" w:rsidR="00E8352A" w:rsidRDefault="00E8352A" w:rsidP="00E8352A">
      <w:pPr>
        <w:spacing w:after="0" w:line="240" w:lineRule="auto"/>
        <w:rPr>
          <w:rFonts w:eastAsia="Times New Roman" w:cstheme="minorHAnsi"/>
          <w:lang w:eastAsia="de-DE"/>
        </w:rPr>
      </w:pPr>
    </w:p>
    <w:p w14:paraId="7B28267E" w14:textId="77777777" w:rsidR="00E8352A" w:rsidRPr="005B78CF" w:rsidRDefault="00E8352A" w:rsidP="00E8352A">
      <w:pPr>
        <w:tabs>
          <w:tab w:val="left" w:pos="426"/>
        </w:tabs>
        <w:rPr>
          <w:rFonts w:cstheme="minorHAnsi"/>
          <w:bCs/>
        </w:rPr>
      </w:pPr>
      <w:r w:rsidRPr="005B78CF">
        <w:rPr>
          <w:rFonts w:cstheme="minorHAnsi"/>
          <w:bCs/>
        </w:rPr>
        <w:t>22. Welche Aussage zu Serumproteinen trifft zu?</w:t>
      </w:r>
    </w:p>
    <w:p w14:paraId="4E59BAB1" w14:textId="77777777" w:rsidR="00E8352A" w:rsidRPr="005B78CF" w:rsidRDefault="00E8352A" w:rsidP="00E8352A">
      <w:pPr>
        <w:tabs>
          <w:tab w:val="left" w:pos="426"/>
        </w:tabs>
        <w:rPr>
          <w:rFonts w:cstheme="minorHAnsi"/>
          <w:bCs/>
        </w:rPr>
      </w:pPr>
      <w:r w:rsidRPr="005B78CF">
        <w:rPr>
          <w:rFonts w:cstheme="minorHAnsi"/>
          <w:bCs/>
        </w:rPr>
        <w:t xml:space="preserve">Typ: </w:t>
      </w:r>
      <w:proofErr w:type="spellStart"/>
      <w:r w:rsidRPr="005B78CF">
        <w:rPr>
          <w:rFonts w:cstheme="minorHAnsi"/>
          <w:bCs/>
        </w:rPr>
        <w:t>TypA</w:t>
      </w:r>
      <w:proofErr w:type="spellEnd"/>
    </w:p>
    <w:p w14:paraId="635BF762" w14:textId="5369A43C" w:rsidR="00E8352A" w:rsidRPr="00DC28BC" w:rsidRDefault="00E8352A" w:rsidP="002467E8">
      <w:pPr>
        <w:pStyle w:val="Listenabsatz"/>
        <w:numPr>
          <w:ilvl w:val="0"/>
          <w:numId w:val="22"/>
        </w:numPr>
        <w:tabs>
          <w:tab w:val="left" w:pos="426"/>
        </w:tabs>
        <w:spacing w:after="0" w:line="240" w:lineRule="auto"/>
        <w:rPr>
          <w:rFonts w:cstheme="minorHAnsi"/>
          <w:color w:val="000000" w:themeColor="text1"/>
        </w:rPr>
      </w:pPr>
      <w:r w:rsidRPr="00DC28BC">
        <w:rPr>
          <w:rFonts w:cstheme="minorHAnsi"/>
          <w:color w:val="000000" w:themeColor="text1"/>
        </w:rPr>
        <w:t xml:space="preserve">Die monoklonale </w:t>
      </w:r>
      <w:proofErr w:type="spellStart"/>
      <w:r w:rsidRPr="00DC28BC">
        <w:rPr>
          <w:rFonts w:cstheme="minorHAnsi"/>
          <w:color w:val="000000" w:themeColor="text1"/>
        </w:rPr>
        <w:t>Gammopathie</w:t>
      </w:r>
      <w:proofErr w:type="spellEnd"/>
      <w:r w:rsidRPr="00DC28BC">
        <w:rPr>
          <w:rFonts w:cstheme="minorHAnsi"/>
          <w:color w:val="000000" w:themeColor="text1"/>
        </w:rPr>
        <w:t xml:space="preserve"> manifestiert sich in der Lunge in Form einer chronisch obstruktiven Bronchitis mit Lungenemphysem (COPD).</w:t>
      </w:r>
    </w:p>
    <w:p w14:paraId="5A2E57B2" w14:textId="16CE6B91" w:rsidR="00E8352A" w:rsidRPr="00DC28BC" w:rsidRDefault="00E8352A" w:rsidP="002467E8">
      <w:pPr>
        <w:pStyle w:val="Listenabsatz"/>
        <w:numPr>
          <w:ilvl w:val="0"/>
          <w:numId w:val="22"/>
        </w:numPr>
        <w:tabs>
          <w:tab w:val="left" w:pos="426"/>
        </w:tabs>
        <w:spacing w:after="0" w:line="240" w:lineRule="auto"/>
        <w:rPr>
          <w:rFonts w:cstheme="minorHAnsi"/>
          <w:b/>
          <w:color w:val="000000" w:themeColor="text1"/>
        </w:rPr>
      </w:pPr>
      <w:r w:rsidRPr="00DC28BC">
        <w:rPr>
          <w:rFonts w:cstheme="minorHAnsi"/>
          <w:b/>
          <w:color w:val="000000" w:themeColor="text1"/>
        </w:rPr>
        <w:t xml:space="preserve">Das Gesamteiweiß kann mit Hilfe der </w:t>
      </w:r>
      <w:proofErr w:type="spellStart"/>
      <w:r w:rsidRPr="00DC28BC">
        <w:rPr>
          <w:rFonts w:cstheme="minorHAnsi"/>
          <w:b/>
          <w:color w:val="000000" w:themeColor="text1"/>
        </w:rPr>
        <w:t>Biuret</w:t>
      </w:r>
      <w:proofErr w:type="spellEnd"/>
      <w:r w:rsidRPr="00DC28BC">
        <w:rPr>
          <w:rFonts w:cstheme="minorHAnsi"/>
          <w:b/>
          <w:color w:val="000000" w:themeColor="text1"/>
        </w:rPr>
        <w:t>-Methode bestimmt werden.</w:t>
      </w:r>
    </w:p>
    <w:p w14:paraId="3EE7337C" w14:textId="08015506" w:rsidR="00E8352A" w:rsidRPr="00DC28BC" w:rsidRDefault="00E8352A" w:rsidP="002467E8">
      <w:pPr>
        <w:pStyle w:val="Listenabsatz"/>
        <w:numPr>
          <w:ilvl w:val="0"/>
          <w:numId w:val="22"/>
        </w:numPr>
        <w:tabs>
          <w:tab w:val="left" w:pos="426"/>
        </w:tabs>
        <w:spacing w:after="0" w:line="240" w:lineRule="auto"/>
        <w:rPr>
          <w:rFonts w:cstheme="minorHAnsi"/>
          <w:color w:val="000000" w:themeColor="text1"/>
        </w:rPr>
      </w:pPr>
      <w:r w:rsidRPr="00DC28BC">
        <w:rPr>
          <w:rFonts w:cstheme="minorHAnsi"/>
          <w:color w:val="000000" w:themeColor="text1"/>
        </w:rPr>
        <w:t>Zur Bestimmung von Einzelproteinen eignet sich insbesondere die Serumeiweißelektrophorese.</w:t>
      </w:r>
    </w:p>
    <w:p w14:paraId="46AF047F" w14:textId="36277543" w:rsidR="00E8352A" w:rsidRPr="00DC28BC" w:rsidRDefault="00E8352A" w:rsidP="002467E8">
      <w:pPr>
        <w:pStyle w:val="Listenabsatz"/>
        <w:numPr>
          <w:ilvl w:val="0"/>
          <w:numId w:val="22"/>
        </w:numPr>
        <w:tabs>
          <w:tab w:val="left" w:pos="426"/>
        </w:tabs>
        <w:spacing w:after="0" w:line="240" w:lineRule="auto"/>
        <w:rPr>
          <w:rFonts w:cstheme="minorHAnsi"/>
          <w:color w:val="000000" w:themeColor="text1"/>
        </w:rPr>
      </w:pPr>
      <w:r w:rsidRPr="00DC28BC">
        <w:rPr>
          <w:rFonts w:cstheme="minorHAnsi"/>
          <w:color w:val="000000" w:themeColor="text1"/>
        </w:rPr>
        <w:t xml:space="preserve">Das </w:t>
      </w:r>
      <w:proofErr w:type="spellStart"/>
      <w:r w:rsidRPr="00DC28BC">
        <w:rPr>
          <w:rFonts w:cstheme="minorHAnsi"/>
          <w:color w:val="000000" w:themeColor="text1"/>
        </w:rPr>
        <w:t>Nephrotische</w:t>
      </w:r>
      <w:proofErr w:type="spellEnd"/>
      <w:r w:rsidRPr="00DC28BC">
        <w:rPr>
          <w:rFonts w:cstheme="minorHAnsi"/>
          <w:color w:val="000000" w:themeColor="text1"/>
        </w:rPr>
        <w:t xml:space="preserve"> Syndrom geht immer mit einer </w:t>
      </w:r>
      <w:proofErr w:type="spellStart"/>
      <w:r w:rsidRPr="00DC28BC">
        <w:rPr>
          <w:rFonts w:cstheme="minorHAnsi"/>
          <w:color w:val="000000" w:themeColor="text1"/>
        </w:rPr>
        <w:t>Hyperproteinämie</w:t>
      </w:r>
      <w:proofErr w:type="spellEnd"/>
      <w:r w:rsidRPr="00DC28BC">
        <w:rPr>
          <w:rFonts w:cstheme="minorHAnsi"/>
          <w:color w:val="000000" w:themeColor="text1"/>
        </w:rPr>
        <w:t xml:space="preserve"> einher.</w:t>
      </w:r>
    </w:p>
    <w:p w14:paraId="434C5DEB" w14:textId="22CA5A04" w:rsidR="00E8352A" w:rsidRPr="00DC28BC" w:rsidRDefault="00E8352A" w:rsidP="002467E8">
      <w:pPr>
        <w:pStyle w:val="Listenabsatz"/>
        <w:widowControl w:val="0"/>
        <w:numPr>
          <w:ilvl w:val="0"/>
          <w:numId w:val="22"/>
        </w:numPr>
        <w:autoSpaceDE w:val="0"/>
        <w:autoSpaceDN w:val="0"/>
        <w:adjustRightInd w:val="0"/>
        <w:spacing w:after="240" w:line="240" w:lineRule="auto"/>
        <w:rPr>
          <w:rFonts w:cstheme="minorHAnsi"/>
        </w:rPr>
      </w:pPr>
      <w:r w:rsidRPr="00DC28BC">
        <w:rPr>
          <w:rFonts w:cstheme="minorHAnsi"/>
          <w:bCs/>
        </w:rPr>
        <w:t xml:space="preserve">Die Akute-Phase Reaktion führt zu einer erhöhten </w:t>
      </w:r>
      <w:proofErr w:type="spellStart"/>
      <w:r w:rsidRPr="00DC28BC">
        <w:rPr>
          <w:rFonts w:cstheme="minorHAnsi"/>
          <w:bCs/>
        </w:rPr>
        <w:t>Albuminkonzentration</w:t>
      </w:r>
      <w:proofErr w:type="spellEnd"/>
      <w:r w:rsidRPr="00DC28BC">
        <w:rPr>
          <w:rFonts w:cstheme="minorHAnsi"/>
          <w:bCs/>
        </w:rPr>
        <w:t xml:space="preserve"> im Serum.</w:t>
      </w:r>
    </w:p>
    <w:p w14:paraId="63BBDBC8" w14:textId="77777777" w:rsidR="00E8352A" w:rsidRPr="00694C62" w:rsidRDefault="00E8352A" w:rsidP="00E8352A">
      <w:pPr>
        <w:spacing w:after="0" w:line="240" w:lineRule="auto"/>
        <w:rPr>
          <w:rFonts w:eastAsia="Times New Roman" w:cstheme="minorHAnsi"/>
          <w:lang w:eastAsia="de-DE"/>
        </w:rPr>
      </w:pPr>
    </w:p>
    <w:p w14:paraId="3C7D6EFA" w14:textId="77777777" w:rsidR="00E8352A" w:rsidRPr="00694C62" w:rsidRDefault="00E8352A" w:rsidP="00E8352A">
      <w:pPr>
        <w:spacing w:after="0" w:line="240" w:lineRule="auto"/>
        <w:rPr>
          <w:rFonts w:cstheme="minorHAnsi"/>
        </w:rPr>
      </w:pPr>
      <w:r w:rsidRPr="00694C62">
        <w:rPr>
          <w:rFonts w:cstheme="minorHAnsi"/>
        </w:rPr>
        <w:t>--</w:t>
      </w:r>
    </w:p>
    <w:p w14:paraId="331742EA" w14:textId="42A1B541" w:rsidR="00E8352A" w:rsidRDefault="005B78CF" w:rsidP="00E8352A">
      <w:pPr>
        <w:spacing w:after="0" w:line="240" w:lineRule="auto"/>
        <w:rPr>
          <w:ins w:id="42" w:author="Entwistle, Andrew" w:date="2026-01-22T20:20:00Z"/>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5FE0DBF5" w14:textId="77777777" w:rsidR="00DC28BC" w:rsidRDefault="00DC28BC" w:rsidP="00E8352A">
      <w:pPr>
        <w:spacing w:after="0" w:line="240" w:lineRule="auto"/>
        <w:rPr>
          <w:ins w:id="43" w:author="Entwistle, Andrew" w:date="2026-01-22T20:20:00Z"/>
          <w:rFonts w:cstheme="minorHAnsi"/>
        </w:rPr>
      </w:pPr>
    </w:p>
    <w:p w14:paraId="65A89E47" w14:textId="77777777" w:rsidR="00DC28BC" w:rsidRDefault="00DC28BC" w:rsidP="00DC28BC">
      <w:pPr>
        <w:spacing w:after="0" w:line="240" w:lineRule="auto"/>
        <w:rPr>
          <w:moveTo w:id="44" w:author="Entwistle, Andrew" w:date="2026-01-22T20:20:00Z"/>
        </w:rPr>
      </w:pPr>
      <w:moveToRangeStart w:id="45" w:author="Entwistle, Andrew" w:date="2026-01-22T20:20:00Z" w:name="move220005656"/>
      <w:moveTo w:id="46" w:author="Entwistle, Andrew" w:date="2026-01-22T20:20:00Z">
        <w:r w:rsidRPr="007C6997">
          <w:t xml:space="preserve">Der Abbau eines Wirkstoffs kann entweder einer Kinetik 0. Ordnung oder 1. Ordnung folgen. </w:t>
        </w:r>
      </w:moveTo>
    </w:p>
    <w:p w14:paraId="10CCF205" w14:textId="18A8DB2E" w:rsidR="00DC28BC" w:rsidDel="00DC28BC" w:rsidRDefault="00DC28BC" w:rsidP="00DC28BC">
      <w:pPr>
        <w:spacing w:after="0" w:line="240" w:lineRule="auto"/>
        <w:rPr>
          <w:del w:id="47" w:author="Entwistle, Andrew" w:date="2026-01-22T20:20:00Z"/>
          <w:moveTo w:id="48" w:author="Entwistle, Andrew" w:date="2026-01-22T20:20:00Z"/>
          <w:b/>
          <w:bCs/>
        </w:rPr>
      </w:pPr>
    </w:p>
    <w:moveToRangeEnd w:id="45"/>
    <w:p w14:paraId="7F91A630" w14:textId="77777777" w:rsidR="00DC28BC" w:rsidRPr="00694C62" w:rsidRDefault="00DC28BC" w:rsidP="00E8352A">
      <w:pPr>
        <w:spacing w:after="0" w:line="240" w:lineRule="auto"/>
        <w:rPr>
          <w:rFonts w:cstheme="minorHAnsi"/>
        </w:rPr>
      </w:pPr>
    </w:p>
    <w:p w14:paraId="1E6ED989" w14:textId="77777777" w:rsidR="00E8352A" w:rsidRPr="00694C62" w:rsidRDefault="00E8352A" w:rsidP="00E8352A">
      <w:pPr>
        <w:spacing w:after="0" w:line="240" w:lineRule="auto"/>
        <w:rPr>
          <w:rFonts w:cstheme="minorHAnsi"/>
        </w:rPr>
      </w:pPr>
      <w:r w:rsidRPr="00694C62">
        <w:rPr>
          <w:rFonts w:cstheme="minorHAnsi"/>
        </w:rPr>
        <w:t>--</w:t>
      </w:r>
    </w:p>
    <w:p w14:paraId="69F8ED38" w14:textId="77777777" w:rsidR="00E8352A" w:rsidRPr="00694C62" w:rsidRDefault="00E8352A" w:rsidP="00E8352A">
      <w:pPr>
        <w:spacing w:after="0" w:line="240" w:lineRule="auto"/>
        <w:rPr>
          <w:rFonts w:eastAsia="Times New Roman" w:cstheme="minorHAnsi"/>
          <w:lang w:eastAsia="de-DE"/>
        </w:rPr>
      </w:pPr>
    </w:p>
    <w:p w14:paraId="0DB16A25" w14:textId="64246687" w:rsidR="00E8352A" w:rsidDel="00DC28BC" w:rsidRDefault="00E8352A" w:rsidP="00E8352A">
      <w:pPr>
        <w:spacing w:after="0" w:line="240" w:lineRule="auto"/>
        <w:rPr>
          <w:moveFrom w:id="49" w:author="Entwistle, Andrew" w:date="2026-01-22T20:20:00Z"/>
        </w:rPr>
      </w:pPr>
      <w:moveFromRangeStart w:id="50" w:author="Entwistle, Andrew" w:date="2026-01-22T20:20:00Z" w:name="move220005656"/>
      <w:moveFrom w:id="51" w:author="Entwistle, Andrew" w:date="2026-01-22T20:20:00Z">
        <w:r w:rsidRPr="007C6997" w:rsidDel="00DC28BC">
          <w:t xml:space="preserve">Der Abbau eines Wirkstoffs kann entweder einer Kinetik 0. Ordnung oder 1. Ordnung folgen. </w:t>
        </w:r>
      </w:moveFrom>
    </w:p>
    <w:p w14:paraId="57C80811" w14:textId="637E3CA8" w:rsidR="009F76D4" w:rsidDel="00DC28BC" w:rsidRDefault="009F76D4" w:rsidP="00E8352A">
      <w:pPr>
        <w:spacing w:after="0" w:line="240" w:lineRule="auto"/>
        <w:rPr>
          <w:moveFrom w:id="52" w:author="Entwistle, Andrew" w:date="2026-01-22T20:20:00Z"/>
          <w:b/>
          <w:bCs/>
        </w:rPr>
      </w:pPr>
    </w:p>
    <w:moveFromRangeEnd w:id="50"/>
    <w:p w14:paraId="6A41B706" w14:textId="01669753" w:rsidR="00E8352A" w:rsidRPr="005B78CF" w:rsidRDefault="00E8352A" w:rsidP="00E8352A">
      <w:pPr>
        <w:spacing w:after="0" w:line="240" w:lineRule="auto"/>
      </w:pPr>
      <w:r w:rsidRPr="005B78CF">
        <w:t>23. Welche der folgenden Aussagen trifft zu?</w:t>
      </w:r>
    </w:p>
    <w:p w14:paraId="30C74F88" w14:textId="083F0AE3" w:rsidR="00E8352A" w:rsidRPr="005B78CF" w:rsidRDefault="00E8352A" w:rsidP="00E8352A">
      <w:pPr>
        <w:spacing w:after="0" w:line="240" w:lineRule="auto"/>
      </w:pPr>
      <w:proofErr w:type="spellStart"/>
      <w:proofErr w:type="gramStart"/>
      <w:r w:rsidRPr="005B78CF">
        <w:t>Typ:TypA</w:t>
      </w:r>
      <w:proofErr w:type="spellEnd"/>
      <w:proofErr w:type="gramEnd"/>
    </w:p>
    <w:p w14:paraId="76175A1C" w14:textId="0ED1083E" w:rsidR="00E8352A" w:rsidRPr="007C6997" w:rsidRDefault="00E8352A" w:rsidP="002467E8">
      <w:pPr>
        <w:pStyle w:val="Listenabsatz"/>
        <w:numPr>
          <w:ilvl w:val="0"/>
          <w:numId w:val="23"/>
        </w:numPr>
        <w:spacing w:after="0" w:line="240" w:lineRule="auto"/>
      </w:pPr>
      <w:r w:rsidRPr="007C6997">
        <w:t>Bei der Abbaukinetik 0. Ordnung ist die Abbaugeschwindigkeit proportional zur aktuellen Stoffkonzentration.</w:t>
      </w:r>
    </w:p>
    <w:p w14:paraId="78E8EAD1" w14:textId="0435E255" w:rsidR="00E8352A" w:rsidRPr="007C6997" w:rsidRDefault="00E8352A" w:rsidP="002467E8">
      <w:pPr>
        <w:pStyle w:val="Listenabsatz"/>
        <w:numPr>
          <w:ilvl w:val="0"/>
          <w:numId w:val="23"/>
        </w:numPr>
        <w:spacing w:after="0" w:line="240" w:lineRule="auto"/>
      </w:pPr>
      <w:r w:rsidRPr="007C6997">
        <w:t>Die Halbwertszeit ist bei der Abbaukinetik 0. Ordnung unabhängig von der Anfangskonzentration.</w:t>
      </w:r>
    </w:p>
    <w:p w14:paraId="1A853D81" w14:textId="22388603" w:rsidR="00E8352A" w:rsidRPr="00DC28BC" w:rsidRDefault="00E8352A" w:rsidP="002467E8">
      <w:pPr>
        <w:pStyle w:val="Listenabsatz"/>
        <w:numPr>
          <w:ilvl w:val="0"/>
          <w:numId w:val="23"/>
        </w:numPr>
        <w:spacing w:after="0" w:line="240" w:lineRule="auto"/>
        <w:rPr>
          <w:b/>
          <w:bCs/>
        </w:rPr>
      </w:pPr>
      <w:r w:rsidRPr="00DC28BC">
        <w:rPr>
          <w:b/>
          <w:bCs/>
        </w:rPr>
        <w:t>Bei der Abbaukinetik 0. Ordnung wird pro Zeiteinheit eine konstante Stoffmenge abgebaut.</w:t>
      </w:r>
    </w:p>
    <w:p w14:paraId="04952ECC" w14:textId="6D79DE3B" w:rsidR="00E8352A" w:rsidRPr="007C6997" w:rsidRDefault="00E8352A" w:rsidP="002467E8">
      <w:pPr>
        <w:pStyle w:val="Listenabsatz"/>
        <w:numPr>
          <w:ilvl w:val="0"/>
          <w:numId w:val="23"/>
        </w:numPr>
        <w:spacing w:after="0" w:line="240" w:lineRule="auto"/>
      </w:pPr>
      <w:r w:rsidRPr="007C6997">
        <w:t>Bei der Abbaukinetik 1. Ordnung ist die Abbaugeschwindigkeit zeitlich konstant.</w:t>
      </w:r>
    </w:p>
    <w:p w14:paraId="6A30ECAC" w14:textId="774F5FA9" w:rsidR="00E8352A" w:rsidRPr="007C6997" w:rsidRDefault="00E8352A" w:rsidP="002467E8">
      <w:pPr>
        <w:pStyle w:val="Listenabsatz"/>
        <w:numPr>
          <w:ilvl w:val="0"/>
          <w:numId w:val="23"/>
        </w:numPr>
        <w:spacing w:after="0" w:line="240" w:lineRule="auto"/>
      </w:pPr>
      <w:r w:rsidRPr="007C6997">
        <w:t>Bei der Abbaukinetik 1. Ordnung nimmt die Stoffkonzentration linear mit der Zeit ab.</w:t>
      </w:r>
    </w:p>
    <w:p w14:paraId="71F474E6" w14:textId="237738B8" w:rsidR="00E8352A" w:rsidRDefault="00E8352A" w:rsidP="00E8352A">
      <w:pPr>
        <w:spacing w:line="276" w:lineRule="atLeast"/>
        <w:rPr>
          <w:rFonts w:ascii="Arial" w:hAnsi="Arial" w:cs="Arial"/>
          <w:color w:val="000000"/>
        </w:rPr>
      </w:pPr>
    </w:p>
    <w:p w14:paraId="2E496379" w14:textId="77777777" w:rsidR="00E8352A" w:rsidRPr="00694C62" w:rsidRDefault="00E8352A" w:rsidP="00E8352A">
      <w:pPr>
        <w:spacing w:after="0" w:line="240" w:lineRule="auto"/>
        <w:rPr>
          <w:rFonts w:cstheme="minorHAnsi"/>
        </w:rPr>
      </w:pPr>
      <w:r w:rsidRPr="00694C62">
        <w:rPr>
          <w:rFonts w:cstheme="minorHAnsi"/>
        </w:rPr>
        <w:t>--</w:t>
      </w:r>
    </w:p>
    <w:p w14:paraId="5079D846" w14:textId="09050675" w:rsidR="00E8352A" w:rsidRPr="00694C62" w:rsidRDefault="005B78CF" w:rsidP="00E8352A">
      <w:pPr>
        <w:spacing w:after="0" w:line="240" w:lineRule="auto"/>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6D6AD290" w14:textId="77777777" w:rsidR="00E8352A" w:rsidRPr="00694C62" w:rsidRDefault="00E8352A" w:rsidP="00E8352A">
      <w:pPr>
        <w:spacing w:after="0" w:line="240" w:lineRule="auto"/>
        <w:rPr>
          <w:rFonts w:cstheme="minorHAnsi"/>
        </w:rPr>
      </w:pPr>
      <w:r w:rsidRPr="00694C62">
        <w:rPr>
          <w:rFonts w:cstheme="minorHAnsi"/>
        </w:rPr>
        <w:t>--</w:t>
      </w:r>
    </w:p>
    <w:p w14:paraId="361CD60D" w14:textId="77777777" w:rsidR="00E8352A" w:rsidRPr="00694C62" w:rsidRDefault="00E8352A" w:rsidP="00E8352A">
      <w:pPr>
        <w:spacing w:after="0" w:line="240" w:lineRule="auto"/>
        <w:rPr>
          <w:rFonts w:eastAsia="Times New Roman" w:cstheme="minorHAnsi"/>
          <w:lang w:eastAsia="de-DE"/>
        </w:rPr>
      </w:pPr>
    </w:p>
    <w:p w14:paraId="713E210B" w14:textId="1596409E" w:rsidR="00E8352A" w:rsidRPr="005B78CF" w:rsidRDefault="00E8352A" w:rsidP="009F76D4">
      <w:pPr>
        <w:spacing w:after="0" w:line="300" w:lineRule="atLeast"/>
        <w:rPr>
          <w:rFonts w:ascii="Arial" w:hAnsi="Arial" w:cs="Arial"/>
          <w:color w:val="000000"/>
        </w:rPr>
      </w:pPr>
      <w:r w:rsidRPr="005B78CF">
        <w:rPr>
          <w:rFonts w:ascii="Arial" w:hAnsi="Arial" w:cs="Arial"/>
          <w:color w:val="000000"/>
        </w:rPr>
        <w:t>24. Welche Aussage zur </w:t>
      </w:r>
      <w:proofErr w:type="spellStart"/>
      <w:r w:rsidRPr="005B78CF">
        <w:rPr>
          <w:rFonts w:ascii="Arial" w:hAnsi="Arial" w:cs="Arial"/>
          <w:color w:val="000000"/>
        </w:rPr>
        <w:t>Proteinurie</w:t>
      </w:r>
      <w:proofErr w:type="spellEnd"/>
      <w:r w:rsidRPr="005B78CF">
        <w:rPr>
          <w:rFonts w:ascii="Arial" w:hAnsi="Arial" w:cs="Arial"/>
          <w:color w:val="000000"/>
        </w:rPr>
        <w:t> ist korrekt?</w:t>
      </w:r>
    </w:p>
    <w:p w14:paraId="0EEF6E10" w14:textId="7A98F979" w:rsidR="009F76D4" w:rsidRPr="005B78CF" w:rsidRDefault="009F76D4" w:rsidP="009F76D4">
      <w:pPr>
        <w:spacing w:after="0" w:line="300" w:lineRule="atLeast"/>
        <w:rPr>
          <w:rFonts w:ascii="Arial" w:hAnsi="Arial" w:cs="Arial"/>
          <w:color w:val="000000"/>
        </w:rPr>
      </w:pPr>
      <w:proofErr w:type="spellStart"/>
      <w:proofErr w:type="gramStart"/>
      <w:r w:rsidRPr="005B78CF">
        <w:rPr>
          <w:rFonts w:ascii="Arial" w:hAnsi="Arial" w:cs="Arial"/>
          <w:color w:val="000000"/>
        </w:rPr>
        <w:t>Typ:TypA</w:t>
      </w:r>
      <w:proofErr w:type="spellEnd"/>
      <w:proofErr w:type="gramEnd"/>
    </w:p>
    <w:p w14:paraId="0E6465F3" w14:textId="77777777" w:rsidR="009F76D4" w:rsidRPr="005B78CF" w:rsidRDefault="009F76D4" w:rsidP="009F76D4">
      <w:pPr>
        <w:spacing w:after="0" w:line="300" w:lineRule="atLeast"/>
        <w:rPr>
          <w:rFonts w:cs="Calibri"/>
          <w:color w:val="000000"/>
        </w:rPr>
      </w:pPr>
    </w:p>
    <w:p w14:paraId="7786A42B" w14:textId="7875F48A" w:rsidR="00E8352A" w:rsidRPr="00DC28BC" w:rsidRDefault="00E8352A" w:rsidP="002467E8">
      <w:pPr>
        <w:pStyle w:val="Listenabsatz"/>
        <w:numPr>
          <w:ilvl w:val="0"/>
          <w:numId w:val="24"/>
        </w:numPr>
        <w:spacing w:after="0" w:line="300" w:lineRule="atLeast"/>
        <w:rPr>
          <w:rFonts w:cs="Calibri"/>
          <w:b/>
          <w:bCs/>
          <w:color w:val="000000"/>
        </w:rPr>
      </w:pPr>
      <w:r w:rsidRPr="00DC28BC">
        <w:rPr>
          <w:rFonts w:ascii="Arial" w:hAnsi="Arial" w:cs="Arial"/>
          <w:b/>
          <w:bCs/>
          <w:color w:val="000000"/>
        </w:rPr>
        <w:t xml:space="preserve">Eine prärenale </w:t>
      </w:r>
      <w:proofErr w:type="spellStart"/>
      <w:r w:rsidRPr="00DC28BC">
        <w:rPr>
          <w:rFonts w:ascii="Arial" w:hAnsi="Arial" w:cs="Arial"/>
          <w:b/>
          <w:bCs/>
          <w:color w:val="000000"/>
        </w:rPr>
        <w:t>Proteinurie</w:t>
      </w:r>
      <w:proofErr w:type="spellEnd"/>
      <w:r w:rsidRPr="00DC28BC">
        <w:rPr>
          <w:rFonts w:ascii="Arial" w:hAnsi="Arial" w:cs="Arial"/>
          <w:b/>
          <w:bCs/>
          <w:color w:val="000000"/>
        </w:rPr>
        <w:t xml:space="preserve"> kann durch eine erhöhte Konzentration niedrigmolekularer Proteine im Plasma entstehen.</w:t>
      </w:r>
    </w:p>
    <w:p w14:paraId="03550B86" w14:textId="6033521C" w:rsidR="00E8352A" w:rsidRPr="00DC28BC" w:rsidRDefault="00E8352A" w:rsidP="002467E8">
      <w:pPr>
        <w:pStyle w:val="Listenabsatz"/>
        <w:numPr>
          <w:ilvl w:val="0"/>
          <w:numId w:val="24"/>
        </w:numPr>
        <w:spacing w:after="0" w:line="300" w:lineRule="atLeast"/>
        <w:rPr>
          <w:rFonts w:cs="Calibri"/>
          <w:color w:val="000000"/>
        </w:rPr>
      </w:pPr>
      <w:r w:rsidRPr="00DC28BC">
        <w:rPr>
          <w:rFonts w:ascii="Arial" w:hAnsi="Arial" w:cs="Arial"/>
          <w:color w:val="000000"/>
        </w:rPr>
        <w:t xml:space="preserve">Eine glomeruläre </w:t>
      </w:r>
      <w:proofErr w:type="spellStart"/>
      <w:r w:rsidRPr="00DC28BC">
        <w:rPr>
          <w:rFonts w:ascii="Arial" w:hAnsi="Arial" w:cs="Arial"/>
          <w:color w:val="000000"/>
        </w:rPr>
        <w:t>Proteinurie</w:t>
      </w:r>
      <w:proofErr w:type="spellEnd"/>
      <w:r w:rsidRPr="00DC28BC">
        <w:rPr>
          <w:rFonts w:ascii="Arial" w:hAnsi="Arial" w:cs="Arial"/>
          <w:color w:val="000000"/>
        </w:rPr>
        <w:t xml:space="preserve"> ist primär durch eine verminderte tubuläre Rückresorption kleiner Proteine gekennzeichnet.</w:t>
      </w:r>
    </w:p>
    <w:p w14:paraId="70A7B791" w14:textId="2BE1DF4E" w:rsidR="00E8352A" w:rsidRPr="00DC28BC" w:rsidRDefault="00E8352A" w:rsidP="002467E8">
      <w:pPr>
        <w:pStyle w:val="Listenabsatz"/>
        <w:numPr>
          <w:ilvl w:val="0"/>
          <w:numId w:val="24"/>
        </w:numPr>
        <w:spacing w:after="0" w:line="300" w:lineRule="atLeast"/>
        <w:rPr>
          <w:rFonts w:cs="Calibri"/>
          <w:color w:val="000000"/>
        </w:rPr>
      </w:pPr>
      <w:r w:rsidRPr="00DC28BC">
        <w:rPr>
          <w:rFonts w:ascii="Arial" w:hAnsi="Arial" w:cs="Arial"/>
          <w:color w:val="000000"/>
        </w:rPr>
        <w:t xml:space="preserve">Eine </w:t>
      </w:r>
      <w:proofErr w:type="spellStart"/>
      <w:r w:rsidRPr="00DC28BC">
        <w:rPr>
          <w:rFonts w:ascii="Arial" w:hAnsi="Arial" w:cs="Arial"/>
          <w:color w:val="000000"/>
        </w:rPr>
        <w:t>postrenale</w:t>
      </w:r>
      <w:proofErr w:type="spellEnd"/>
      <w:r w:rsidRPr="00DC28BC">
        <w:rPr>
          <w:rFonts w:ascii="Arial" w:hAnsi="Arial" w:cs="Arial"/>
          <w:color w:val="000000"/>
        </w:rPr>
        <w:t xml:space="preserve"> </w:t>
      </w:r>
      <w:proofErr w:type="spellStart"/>
      <w:r w:rsidRPr="00DC28BC">
        <w:rPr>
          <w:rFonts w:ascii="Arial" w:hAnsi="Arial" w:cs="Arial"/>
          <w:color w:val="000000"/>
        </w:rPr>
        <w:t>Proteinurie</w:t>
      </w:r>
      <w:proofErr w:type="spellEnd"/>
      <w:r w:rsidRPr="00DC28BC">
        <w:rPr>
          <w:rFonts w:ascii="Arial" w:hAnsi="Arial" w:cs="Arial"/>
          <w:color w:val="000000"/>
        </w:rPr>
        <w:t xml:space="preserve"> entsteht durch Erkrankungen des Glomerulums.</w:t>
      </w:r>
    </w:p>
    <w:p w14:paraId="6D3A361A" w14:textId="134072BA" w:rsidR="00E8352A" w:rsidRPr="00DC28BC" w:rsidRDefault="00E8352A" w:rsidP="002467E8">
      <w:pPr>
        <w:pStyle w:val="Listenabsatz"/>
        <w:numPr>
          <w:ilvl w:val="0"/>
          <w:numId w:val="24"/>
        </w:numPr>
        <w:spacing w:after="0" w:line="300" w:lineRule="atLeast"/>
        <w:rPr>
          <w:rFonts w:cs="Calibri"/>
          <w:color w:val="000000"/>
        </w:rPr>
      </w:pPr>
      <w:r w:rsidRPr="00DC28BC">
        <w:rPr>
          <w:rFonts w:ascii="Arial" w:hAnsi="Arial" w:cs="Arial"/>
          <w:color w:val="000000"/>
        </w:rPr>
        <w:t>Das Auftreten von Proteinen im Urin ist stets ein Hinweis auf eine irreversible Nierenschädigung.</w:t>
      </w:r>
    </w:p>
    <w:p w14:paraId="6D3A8119" w14:textId="2A7E16AC" w:rsidR="00E8352A" w:rsidRPr="00DC28BC" w:rsidRDefault="00E8352A" w:rsidP="002467E8">
      <w:pPr>
        <w:pStyle w:val="Listenabsatz"/>
        <w:numPr>
          <w:ilvl w:val="0"/>
          <w:numId w:val="24"/>
        </w:numPr>
        <w:spacing w:after="0" w:line="300" w:lineRule="atLeast"/>
        <w:rPr>
          <w:rFonts w:cs="Calibri"/>
          <w:color w:val="000000"/>
        </w:rPr>
      </w:pPr>
      <w:r w:rsidRPr="00DC28BC">
        <w:rPr>
          <w:rFonts w:ascii="Arial" w:hAnsi="Arial" w:cs="Arial"/>
          <w:color w:val="000000"/>
        </w:rPr>
        <w:t>Albumin wird im gesunden Glomerulum in großen Mengen filtriert und im Tubulus vollständig rückresorbiert.</w:t>
      </w:r>
    </w:p>
    <w:p w14:paraId="78778D72" w14:textId="77777777" w:rsidR="00E8352A" w:rsidRPr="00694C62" w:rsidRDefault="00E8352A" w:rsidP="009F76D4">
      <w:pPr>
        <w:spacing w:after="0" w:line="240" w:lineRule="auto"/>
        <w:rPr>
          <w:rFonts w:eastAsia="Times New Roman" w:cstheme="minorHAnsi"/>
          <w:lang w:eastAsia="de-DE"/>
        </w:rPr>
      </w:pPr>
    </w:p>
    <w:p w14:paraId="5FA2C7BE" w14:textId="77777777" w:rsidR="00E8352A" w:rsidRPr="00694C62" w:rsidRDefault="00E8352A" w:rsidP="00E8352A">
      <w:pPr>
        <w:spacing w:after="0" w:line="240" w:lineRule="auto"/>
        <w:rPr>
          <w:rFonts w:cstheme="minorHAnsi"/>
        </w:rPr>
      </w:pPr>
      <w:r w:rsidRPr="00694C62">
        <w:rPr>
          <w:rFonts w:cstheme="minorHAnsi"/>
        </w:rPr>
        <w:t>--</w:t>
      </w:r>
    </w:p>
    <w:p w14:paraId="02D5ADD4" w14:textId="36FC0C19" w:rsidR="00E8352A" w:rsidRPr="00694C62" w:rsidRDefault="005B78CF" w:rsidP="00E8352A">
      <w:pPr>
        <w:spacing w:after="0" w:line="240" w:lineRule="auto"/>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5A7A3D69" w14:textId="77777777" w:rsidR="00E8352A" w:rsidRPr="00694C62" w:rsidRDefault="00E8352A" w:rsidP="00E8352A">
      <w:pPr>
        <w:spacing w:after="0" w:line="240" w:lineRule="auto"/>
        <w:rPr>
          <w:rFonts w:cstheme="minorHAnsi"/>
        </w:rPr>
      </w:pPr>
      <w:r w:rsidRPr="00694C62">
        <w:rPr>
          <w:rFonts w:cstheme="minorHAnsi"/>
        </w:rPr>
        <w:t>--</w:t>
      </w:r>
    </w:p>
    <w:p w14:paraId="145A2B3A" w14:textId="77777777" w:rsidR="00E8352A" w:rsidRPr="005B78CF" w:rsidRDefault="00E8352A" w:rsidP="00E8352A">
      <w:pPr>
        <w:spacing w:after="0" w:line="240" w:lineRule="auto"/>
        <w:rPr>
          <w:rFonts w:eastAsia="Times New Roman" w:cs="Arial"/>
          <w:lang w:eastAsia="de-DE"/>
        </w:rPr>
      </w:pPr>
    </w:p>
    <w:p w14:paraId="43D09F78" w14:textId="09360AA8" w:rsidR="00E8352A" w:rsidRPr="005B78CF" w:rsidRDefault="00E8352A" w:rsidP="00E8352A">
      <w:pPr>
        <w:spacing w:after="0"/>
      </w:pPr>
      <w:bookmarkStart w:id="53" w:name="_Hlk219633141"/>
      <w:r w:rsidRPr="005B78CF">
        <w:t xml:space="preserve">25. Unter </w:t>
      </w:r>
      <w:proofErr w:type="spellStart"/>
      <w:r w:rsidRPr="005B78CF">
        <w:t>Haplotyp</w:t>
      </w:r>
      <w:proofErr w:type="spellEnd"/>
      <w:r w:rsidRPr="005B78CF">
        <w:t xml:space="preserve"> versteht man in der Genetik…</w:t>
      </w:r>
    </w:p>
    <w:p w14:paraId="04A97D9B" w14:textId="6F8D5A1C" w:rsidR="00E8352A" w:rsidRPr="005B78CF" w:rsidRDefault="00E8352A" w:rsidP="00E8352A">
      <w:pPr>
        <w:spacing w:after="0"/>
      </w:pPr>
      <w:proofErr w:type="spellStart"/>
      <w:proofErr w:type="gramStart"/>
      <w:r w:rsidRPr="005B78CF">
        <w:t>Typ:TypA</w:t>
      </w:r>
      <w:proofErr w:type="spellEnd"/>
      <w:proofErr w:type="gramEnd"/>
    </w:p>
    <w:p w14:paraId="3582AA1E" w14:textId="77777777" w:rsidR="00E8352A" w:rsidRPr="0047288F" w:rsidRDefault="00E8352A" w:rsidP="00E8352A">
      <w:pPr>
        <w:spacing w:after="0"/>
      </w:pPr>
    </w:p>
    <w:p w14:paraId="70C50D79" w14:textId="62E6FBF4" w:rsidR="00E8352A" w:rsidRPr="00133093" w:rsidRDefault="00E8352A" w:rsidP="002467E8">
      <w:pPr>
        <w:pStyle w:val="Listenabsatz"/>
        <w:numPr>
          <w:ilvl w:val="0"/>
          <w:numId w:val="25"/>
        </w:numPr>
        <w:spacing w:after="0"/>
      </w:pPr>
      <w:r w:rsidRPr="00133093">
        <w:t>die Anzahl der Allele eines Gens.</w:t>
      </w:r>
    </w:p>
    <w:p w14:paraId="52A2CD39" w14:textId="525CA28C" w:rsidR="00E8352A" w:rsidRPr="00133093" w:rsidRDefault="00E8352A" w:rsidP="002467E8">
      <w:pPr>
        <w:pStyle w:val="Listenabsatz"/>
        <w:numPr>
          <w:ilvl w:val="0"/>
          <w:numId w:val="25"/>
        </w:numPr>
        <w:spacing w:after="0"/>
      </w:pPr>
      <w:r w:rsidRPr="00133093">
        <w:t>die Summe aller Sequenzvarianten innerhalb eines Gens.</w:t>
      </w:r>
    </w:p>
    <w:p w14:paraId="4AA7DDB2" w14:textId="46D4A5B5" w:rsidR="00E8352A" w:rsidRPr="00DC28BC" w:rsidRDefault="00E8352A" w:rsidP="002467E8">
      <w:pPr>
        <w:pStyle w:val="Listenabsatz"/>
        <w:numPr>
          <w:ilvl w:val="0"/>
          <w:numId w:val="25"/>
        </w:numPr>
        <w:spacing w:after="0"/>
        <w:rPr>
          <w:b/>
          <w:bCs/>
        </w:rPr>
      </w:pPr>
      <w:r w:rsidRPr="00DC28BC">
        <w:rPr>
          <w:b/>
          <w:bCs/>
        </w:rPr>
        <w:t xml:space="preserve">die Kombination von Genvarianten an benachbarten Genorten auf einem Chromosom, die gemeinsam vererbt werden. </w:t>
      </w:r>
    </w:p>
    <w:p w14:paraId="24F0D546" w14:textId="66E5EA37" w:rsidR="00E8352A" w:rsidRPr="00133093" w:rsidRDefault="00E8352A" w:rsidP="002467E8">
      <w:pPr>
        <w:pStyle w:val="Listenabsatz"/>
        <w:numPr>
          <w:ilvl w:val="0"/>
          <w:numId w:val="25"/>
        </w:numPr>
        <w:spacing w:after="0"/>
      </w:pPr>
      <w:r w:rsidRPr="00133093">
        <w:t>die Translokation von genetischem Material.</w:t>
      </w:r>
    </w:p>
    <w:p w14:paraId="4632AF94" w14:textId="1D573B8A" w:rsidR="00E8352A" w:rsidRPr="00133093" w:rsidRDefault="00E8352A" w:rsidP="002467E8">
      <w:pPr>
        <w:pStyle w:val="Listenabsatz"/>
        <w:numPr>
          <w:ilvl w:val="0"/>
          <w:numId w:val="25"/>
        </w:numPr>
        <w:spacing w:after="0"/>
      </w:pPr>
      <w:r w:rsidRPr="00133093">
        <w:t xml:space="preserve">die beiden homologen Gene </w:t>
      </w:r>
      <w:proofErr w:type="gramStart"/>
      <w:r w:rsidRPr="00133093">
        <w:t>der Autosomen</w:t>
      </w:r>
      <w:proofErr w:type="gramEnd"/>
      <w:r w:rsidRPr="00133093">
        <w:t>.</w:t>
      </w:r>
    </w:p>
    <w:p w14:paraId="21868FBE" w14:textId="77777777" w:rsidR="00E8352A" w:rsidRPr="00133093" w:rsidRDefault="00E8352A" w:rsidP="00E8352A">
      <w:pPr>
        <w:spacing w:after="0"/>
      </w:pPr>
    </w:p>
    <w:p w14:paraId="06352C43" w14:textId="71B9E044" w:rsidR="00E8352A" w:rsidRPr="00694C62" w:rsidRDefault="00E8352A" w:rsidP="00E8352A">
      <w:pPr>
        <w:spacing w:after="0" w:line="240" w:lineRule="auto"/>
        <w:rPr>
          <w:rFonts w:cstheme="minorHAnsi"/>
        </w:rPr>
      </w:pPr>
      <w:r w:rsidRPr="00694C62">
        <w:rPr>
          <w:rFonts w:cstheme="minorHAnsi"/>
        </w:rPr>
        <w:t>--</w:t>
      </w:r>
    </w:p>
    <w:p w14:paraId="40EFC25C" w14:textId="18E831AC" w:rsidR="00E8352A" w:rsidRDefault="005B78CF" w:rsidP="00E8352A">
      <w:pPr>
        <w:spacing w:after="0" w:line="240" w:lineRule="auto"/>
        <w:rPr>
          <w:ins w:id="54" w:author="Entwistle, Andrew" w:date="2026-01-22T20:23:00Z"/>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3EC070C3" w14:textId="77777777" w:rsidR="00DC28BC" w:rsidRDefault="00DC28BC" w:rsidP="00E8352A">
      <w:pPr>
        <w:spacing w:after="0" w:line="240" w:lineRule="auto"/>
        <w:rPr>
          <w:ins w:id="55" w:author="Entwistle, Andrew" w:date="2026-01-22T20:23:00Z"/>
          <w:rFonts w:cstheme="minorHAnsi"/>
        </w:rPr>
      </w:pPr>
    </w:p>
    <w:p w14:paraId="095CFDE9" w14:textId="77777777" w:rsidR="00DC28BC" w:rsidRPr="00DC28BC" w:rsidRDefault="00DC28BC" w:rsidP="00DC28BC">
      <w:pPr>
        <w:spacing w:after="0"/>
        <w:rPr>
          <w:moveTo w:id="56" w:author="Entwistle, Andrew" w:date="2026-01-22T20:23:00Z"/>
        </w:rPr>
      </w:pPr>
      <w:moveToRangeStart w:id="57" w:author="Entwistle, Andrew" w:date="2026-01-22T20:23:00Z" w:name="move220005824"/>
      <w:moveTo w:id="58" w:author="Entwistle, Andrew" w:date="2026-01-22T20:23:00Z">
        <w:r w:rsidRPr="00DC28BC">
          <w:t>Ein 62-jähriger Patient mit kolorektalem Karzinom soll mit 5-Fluoruracil (5-FU) behandelt werden. Vor Therapiebeginn wird eine </w:t>
        </w:r>
        <w:commentRangeStart w:id="59"/>
        <w:r w:rsidRPr="00DC28BC">
          <w:t>DPYD</w:t>
        </w:r>
      </w:moveTo>
      <w:commentRangeEnd w:id="59"/>
      <w:r>
        <w:rPr>
          <w:rStyle w:val="Kommentarzeichen"/>
        </w:rPr>
        <w:commentReference w:id="59"/>
      </w:r>
      <w:moveTo w:id="60" w:author="Entwistle, Andrew" w:date="2026-01-22T20:23:00Z">
        <w:r w:rsidRPr="00DC28BC">
          <w:t xml:space="preserve">-Genanalyse durchgeführt, um das Risiko schwerer Nebenwirkungen abzuschätzen. </w:t>
        </w:r>
      </w:moveTo>
    </w:p>
    <w:moveToRangeEnd w:id="57"/>
    <w:p w14:paraId="7BEB7618" w14:textId="77777777" w:rsidR="00DC28BC" w:rsidRPr="00694C62" w:rsidRDefault="00DC28BC" w:rsidP="00E8352A">
      <w:pPr>
        <w:spacing w:after="0" w:line="240" w:lineRule="auto"/>
        <w:rPr>
          <w:rFonts w:cstheme="minorHAnsi"/>
        </w:rPr>
      </w:pPr>
    </w:p>
    <w:p w14:paraId="490009DB" w14:textId="77777777" w:rsidR="00E8352A" w:rsidRPr="00694C62" w:rsidRDefault="00E8352A" w:rsidP="00E8352A">
      <w:pPr>
        <w:spacing w:after="0" w:line="240" w:lineRule="auto"/>
        <w:rPr>
          <w:rFonts w:cstheme="minorHAnsi"/>
        </w:rPr>
      </w:pPr>
      <w:r w:rsidRPr="00694C62">
        <w:rPr>
          <w:rFonts w:cstheme="minorHAnsi"/>
        </w:rPr>
        <w:t>--</w:t>
      </w:r>
    </w:p>
    <w:p w14:paraId="2186E682" w14:textId="77777777" w:rsidR="00E8352A" w:rsidRPr="00694C62" w:rsidRDefault="00E8352A" w:rsidP="00E8352A">
      <w:pPr>
        <w:spacing w:after="0" w:line="240" w:lineRule="auto"/>
        <w:rPr>
          <w:rFonts w:eastAsia="Times New Roman" w:cstheme="minorHAnsi"/>
          <w:lang w:eastAsia="de-DE"/>
        </w:rPr>
      </w:pPr>
    </w:p>
    <w:p w14:paraId="50740E3B" w14:textId="7CE3CDE3" w:rsidR="00E8352A" w:rsidDel="00DC28BC" w:rsidRDefault="00E8352A" w:rsidP="00E8352A">
      <w:pPr>
        <w:spacing w:after="0"/>
        <w:rPr>
          <w:moveFrom w:id="61" w:author="Entwistle, Andrew" w:date="2026-01-22T20:23:00Z"/>
          <w:b/>
          <w:bCs/>
        </w:rPr>
      </w:pPr>
      <w:moveFromRangeStart w:id="62" w:author="Entwistle, Andrew" w:date="2026-01-22T20:23:00Z" w:name="move220005824"/>
      <w:moveFrom w:id="63" w:author="Entwistle, Andrew" w:date="2026-01-22T20:23:00Z">
        <w:r w:rsidRPr="00E8352A" w:rsidDel="00DC28BC">
          <w:rPr>
            <w:b/>
            <w:bCs/>
          </w:rPr>
          <w:t xml:space="preserve">Ein 62-jähriger Patient mit kolorektalem Karzinom soll mit 5-Fluoruracil (5-FU) behandelt werden. Vor Therapiebeginn wird eine DPYD-Genanalyse durchgeführt, um das Risiko schwerer Nebenwirkungen abzuschätzen. </w:t>
        </w:r>
      </w:moveFrom>
    </w:p>
    <w:moveFromRangeEnd w:id="62"/>
    <w:p w14:paraId="7A1EEB39" w14:textId="7CA2A2E4" w:rsidR="00E8352A" w:rsidRPr="005B78CF" w:rsidRDefault="00E8352A" w:rsidP="00E8352A">
      <w:pPr>
        <w:spacing w:after="0"/>
      </w:pPr>
      <w:r w:rsidRPr="005B78CF">
        <w:t xml:space="preserve">26) Welche der folgenden Aussagen </w:t>
      </w:r>
      <w:ins w:id="64" w:author="Entwistle, Andrew" w:date="2026-01-22T20:24:00Z">
        <w:r w:rsidR="00DC28BC">
          <w:t xml:space="preserve">ist bzw. </w:t>
        </w:r>
      </w:ins>
      <w:r w:rsidR="00921BA3" w:rsidRPr="005B78CF">
        <w:t>sind</w:t>
      </w:r>
      <w:r w:rsidRPr="005B78CF">
        <w:t xml:space="preserve"> </w:t>
      </w:r>
      <w:r w:rsidR="00387CAD" w:rsidRPr="005B78CF">
        <w:t>korrekt</w:t>
      </w:r>
      <w:r w:rsidRPr="005B78CF">
        <w:t>?</w:t>
      </w:r>
    </w:p>
    <w:p w14:paraId="51604450" w14:textId="5A79665C" w:rsidR="00E8352A" w:rsidRPr="005B78CF" w:rsidRDefault="00E8352A" w:rsidP="00E8352A">
      <w:pPr>
        <w:spacing w:after="0"/>
      </w:pPr>
      <w:proofErr w:type="spellStart"/>
      <w:proofErr w:type="gramStart"/>
      <w:r w:rsidRPr="005B78CF">
        <w:t>Typ:</w:t>
      </w:r>
      <w:r w:rsidR="00387CAD" w:rsidRPr="005B78CF">
        <w:t>KPrim</w:t>
      </w:r>
      <w:proofErr w:type="spellEnd"/>
      <w:proofErr w:type="gramEnd"/>
    </w:p>
    <w:p w14:paraId="0F32E7D1" w14:textId="77777777" w:rsidR="00E8352A" w:rsidRPr="00F750D2" w:rsidRDefault="00E8352A" w:rsidP="00E8352A">
      <w:pPr>
        <w:spacing w:after="0"/>
      </w:pPr>
    </w:p>
    <w:p w14:paraId="2EF3E504" w14:textId="235B9F0A" w:rsidR="00E8352A" w:rsidRPr="00387CAD" w:rsidRDefault="00E8352A" w:rsidP="002467E8">
      <w:pPr>
        <w:pStyle w:val="Listenabsatz"/>
        <w:numPr>
          <w:ilvl w:val="0"/>
          <w:numId w:val="26"/>
        </w:numPr>
        <w:spacing w:after="0"/>
      </w:pPr>
      <w:commentRangeStart w:id="65"/>
      <w:r w:rsidRPr="00387CAD">
        <w:t xml:space="preserve">Die Untersuchung unterliegt </w:t>
      </w:r>
      <w:r w:rsidR="00387CAD" w:rsidRPr="00366DA1">
        <w:t xml:space="preserve">nicht </w:t>
      </w:r>
      <w:r w:rsidRPr="00387CAD">
        <w:t>dem Gendiagnostikgesetz.</w:t>
      </w:r>
    </w:p>
    <w:p w14:paraId="5DA584BF" w14:textId="0CF0FDAE" w:rsidR="00E8352A" w:rsidRPr="00DC28BC" w:rsidRDefault="00E8352A" w:rsidP="002467E8">
      <w:pPr>
        <w:pStyle w:val="Listenabsatz"/>
        <w:numPr>
          <w:ilvl w:val="0"/>
          <w:numId w:val="26"/>
        </w:numPr>
        <w:spacing w:after="0"/>
        <w:rPr>
          <w:b/>
          <w:bCs/>
        </w:rPr>
      </w:pPr>
      <w:r w:rsidRPr="00DC28BC">
        <w:rPr>
          <w:b/>
          <w:bCs/>
        </w:rPr>
        <w:t>Ein DPYD-Aktivitätswert („</w:t>
      </w:r>
      <w:proofErr w:type="spellStart"/>
      <w:r w:rsidRPr="00DC28BC">
        <w:rPr>
          <w:b/>
          <w:bCs/>
        </w:rPr>
        <w:t>Activity</w:t>
      </w:r>
      <w:proofErr w:type="spellEnd"/>
      <w:r w:rsidRPr="00DC28BC">
        <w:rPr>
          <w:b/>
          <w:bCs/>
        </w:rPr>
        <w:t>-Score“) von 2 wird vergeben, wenn keine der getesteten Sequenzvarianten gefunden wird.</w:t>
      </w:r>
    </w:p>
    <w:p w14:paraId="31E2795E" w14:textId="1440B4C9" w:rsidR="00E8352A" w:rsidRPr="00366DA1" w:rsidRDefault="00E8352A" w:rsidP="002467E8">
      <w:pPr>
        <w:pStyle w:val="Listenabsatz"/>
        <w:numPr>
          <w:ilvl w:val="0"/>
          <w:numId w:val="26"/>
        </w:numPr>
        <w:spacing w:after="0"/>
      </w:pPr>
      <w:r w:rsidRPr="00366DA1">
        <w:t>Bei einem DPYD-</w:t>
      </w:r>
      <w:proofErr w:type="spellStart"/>
      <w:r w:rsidRPr="00366DA1">
        <w:t>Activity</w:t>
      </w:r>
      <w:proofErr w:type="spellEnd"/>
      <w:r w:rsidRPr="00366DA1">
        <w:t>-Score von 1 ist eine Erhöhung der 5-FU Medikation erforderlich um den therapeutischen Bereich zu erreichen.</w:t>
      </w:r>
    </w:p>
    <w:p w14:paraId="5856C6CA" w14:textId="11643BD1" w:rsidR="00E8352A" w:rsidRPr="00DC28BC" w:rsidRDefault="00E8352A" w:rsidP="002467E8">
      <w:pPr>
        <w:pStyle w:val="Listenabsatz"/>
        <w:numPr>
          <w:ilvl w:val="0"/>
          <w:numId w:val="26"/>
        </w:numPr>
        <w:spacing w:after="0"/>
        <w:rPr>
          <w:b/>
          <w:bCs/>
        </w:rPr>
      </w:pPr>
      <w:r w:rsidRPr="00DC28BC">
        <w:rPr>
          <w:b/>
          <w:bCs/>
        </w:rPr>
        <w:t xml:space="preserve">DPYD kodiert für die </w:t>
      </w:r>
      <w:proofErr w:type="spellStart"/>
      <w:r w:rsidRPr="00DC28BC">
        <w:rPr>
          <w:b/>
          <w:bCs/>
        </w:rPr>
        <w:t>Dihydropyrimidin</w:t>
      </w:r>
      <w:proofErr w:type="spellEnd"/>
      <w:r w:rsidRPr="00DC28BC">
        <w:rPr>
          <w:b/>
          <w:bCs/>
        </w:rPr>
        <w:t>-Dehydrogenase.</w:t>
      </w:r>
    </w:p>
    <w:p w14:paraId="141523B4" w14:textId="4D578EA0" w:rsidR="00E8352A" w:rsidRPr="00387CAD" w:rsidRDefault="00E8352A" w:rsidP="002467E8">
      <w:pPr>
        <w:pStyle w:val="Listenabsatz"/>
        <w:numPr>
          <w:ilvl w:val="0"/>
          <w:numId w:val="26"/>
        </w:numPr>
        <w:spacing w:after="0"/>
      </w:pPr>
      <w:r w:rsidRPr="00387CAD">
        <w:t>Ein</w:t>
      </w:r>
      <w:del w:id="66" w:author="Entwistle, Andrew" w:date="2026-01-22T20:24:00Z">
        <w:r w:rsidRPr="00387CAD" w:rsidDel="00DC28BC">
          <w:delText>e</w:delText>
        </w:r>
      </w:del>
      <w:r w:rsidRPr="00387CAD">
        <w:t xml:space="preserve"> normaler DPYD-Genotyp schließt eine 5-FU-Toxizität aus.</w:t>
      </w:r>
      <w:commentRangeEnd w:id="65"/>
      <w:r w:rsidR="00DC28BC">
        <w:rPr>
          <w:rStyle w:val="Kommentarzeichen"/>
        </w:rPr>
        <w:commentReference w:id="65"/>
      </w:r>
    </w:p>
    <w:bookmarkEnd w:id="53"/>
    <w:p w14:paraId="0A076E96" w14:textId="77777777" w:rsidR="00E8352A" w:rsidRPr="00133093" w:rsidRDefault="00E8352A" w:rsidP="00E8352A">
      <w:pPr>
        <w:spacing w:after="0"/>
      </w:pPr>
    </w:p>
    <w:p w14:paraId="77149CD9" w14:textId="77777777" w:rsidR="00E8352A" w:rsidRPr="00694C62" w:rsidRDefault="00E8352A" w:rsidP="00E8352A">
      <w:pPr>
        <w:spacing w:after="0" w:line="240" w:lineRule="auto"/>
        <w:rPr>
          <w:rFonts w:cstheme="minorHAnsi"/>
        </w:rPr>
      </w:pPr>
      <w:r w:rsidRPr="00694C62">
        <w:rPr>
          <w:rFonts w:cstheme="minorHAnsi"/>
        </w:rPr>
        <w:t>--</w:t>
      </w:r>
    </w:p>
    <w:p w14:paraId="6CD2171B" w14:textId="385514C3" w:rsidR="00E8352A" w:rsidRPr="00694C62" w:rsidRDefault="005B78CF" w:rsidP="00E8352A">
      <w:pPr>
        <w:spacing w:after="0" w:line="240" w:lineRule="auto"/>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52CD64C3" w14:textId="77777777" w:rsidR="00E8352A" w:rsidRPr="00694C62" w:rsidRDefault="00E8352A" w:rsidP="00E8352A">
      <w:pPr>
        <w:spacing w:after="0" w:line="240" w:lineRule="auto"/>
        <w:rPr>
          <w:rFonts w:cstheme="minorHAnsi"/>
        </w:rPr>
      </w:pPr>
      <w:r w:rsidRPr="00694C62">
        <w:rPr>
          <w:rFonts w:cstheme="minorHAnsi"/>
        </w:rPr>
        <w:t>--</w:t>
      </w:r>
    </w:p>
    <w:p w14:paraId="2C9F73B8" w14:textId="77777777" w:rsidR="00E8352A" w:rsidRPr="00694C62" w:rsidRDefault="00E8352A" w:rsidP="00E8352A">
      <w:pPr>
        <w:spacing w:after="0" w:line="240" w:lineRule="auto"/>
        <w:rPr>
          <w:rFonts w:eastAsia="Times New Roman" w:cstheme="minorHAnsi"/>
          <w:lang w:eastAsia="de-DE"/>
        </w:rPr>
      </w:pPr>
    </w:p>
    <w:p w14:paraId="5DF26BEE" w14:textId="18BCD86E" w:rsidR="00E8352A" w:rsidRPr="005B78CF" w:rsidRDefault="00E8352A" w:rsidP="00E8352A">
      <w:pPr>
        <w:spacing w:after="0"/>
      </w:pPr>
      <w:r w:rsidRPr="005B78CF">
        <w:t xml:space="preserve">27) </w:t>
      </w:r>
      <w:r w:rsidR="00387CAD" w:rsidRPr="005B78CF">
        <w:t>Welche</w:t>
      </w:r>
      <w:r w:rsidRPr="005B78CF">
        <w:t xml:space="preserve"> der folgenden Untersuchungen fällt unter das Gendiagnostik-Gesetz (</w:t>
      </w:r>
      <w:proofErr w:type="spellStart"/>
      <w:r w:rsidRPr="005B78CF">
        <w:t>GenDG</w:t>
      </w:r>
      <w:proofErr w:type="spellEnd"/>
      <w:r w:rsidRPr="005B78CF">
        <w:t>)</w:t>
      </w:r>
      <w:r w:rsidR="00387CAD" w:rsidRPr="005B78CF">
        <w:t>?</w:t>
      </w:r>
    </w:p>
    <w:p w14:paraId="382376B5" w14:textId="215E82AA" w:rsidR="00E8352A" w:rsidRPr="00387CAD" w:rsidRDefault="00E8352A" w:rsidP="00E8352A">
      <w:pPr>
        <w:spacing w:after="0"/>
      </w:pPr>
      <w:r w:rsidRPr="00387CAD">
        <w:t xml:space="preserve">Typ: </w:t>
      </w:r>
      <w:proofErr w:type="spellStart"/>
      <w:r w:rsidRPr="00387CAD">
        <w:t>TypA</w:t>
      </w:r>
      <w:proofErr w:type="spellEnd"/>
    </w:p>
    <w:p w14:paraId="1D373349" w14:textId="77777777" w:rsidR="00E8352A" w:rsidRPr="00387CAD" w:rsidRDefault="00E8352A" w:rsidP="00E8352A">
      <w:pPr>
        <w:spacing w:after="0"/>
      </w:pPr>
    </w:p>
    <w:p w14:paraId="438DD126" w14:textId="514450F5" w:rsidR="00E8352A" w:rsidRPr="00387CAD" w:rsidRDefault="00E8352A" w:rsidP="002467E8">
      <w:pPr>
        <w:pStyle w:val="Listenabsatz"/>
        <w:numPr>
          <w:ilvl w:val="0"/>
          <w:numId w:val="27"/>
        </w:numPr>
        <w:spacing w:after="0"/>
      </w:pPr>
      <w:r w:rsidRPr="00387CAD">
        <w:t>Sequenzierung der DNA eines Tumors.</w:t>
      </w:r>
    </w:p>
    <w:p w14:paraId="329D7F04" w14:textId="44E2B586" w:rsidR="00E8352A" w:rsidRPr="00387CAD" w:rsidRDefault="00E8352A" w:rsidP="002467E8">
      <w:pPr>
        <w:pStyle w:val="Listenabsatz"/>
        <w:numPr>
          <w:ilvl w:val="0"/>
          <w:numId w:val="27"/>
        </w:numPr>
        <w:spacing w:after="0"/>
      </w:pPr>
      <w:proofErr w:type="spellStart"/>
      <w:r w:rsidRPr="00387CAD">
        <w:t>Genotypisierung</w:t>
      </w:r>
      <w:proofErr w:type="spellEnd"/>
      <w:r w:rsidRPr="00387CAD">
        <w:t xml:space="preserve"> im Rahmen der Spender-Charakterisierung für die Stammzell-Transplantation.</w:t>
      </w:r>
    </w:p>
    <w:p w14:paraId="5F1E789E" w14:textId="485AAC72" w:rsidR="00E8352A" w:rsidRPr="00DC28BC" w:rsidRDefault="00E8352A" w:rsidP="002467E8">
      <w:pPr>
        <w:pStyle w:val="Listenabsatz"/>
        <w:numPr>
          <w:ilvl w:val="0"/>
          <w:numId w:val="27"/>
        </w:numPr>
        <w:spacing w:after="0"/>
        <w:rPr>
          <w:b/>
          <w:bCs/>
        </w:rPr>
      </w:pPr>
      <w:r w:rsidRPr="00DC28BC">
        <w:rPr>
          <w:b/>
          <w:bCs/>
        </w:rPr>
        <w:t>LDL-Cholesterinwert-Bestimmung im Rahmen der Vroni-Studie.</w:t>
      </w:r>
    </w:p>
    <w:p w14:paraId="2F064022" w14:textId="5996784A" w:rsidR="00E8352A" w:rsidRPr="00387CAD" w:rsidRDefault="00E8352A" w:rsidP="002467E8">
      <w:pPr>
        <w:pStyle w:val="Listenabsatz"/>
        <w:numPr>
          <w:ilvl w:val="0"/>
          <w:numId w:val="27"/>
        </w:numPr>
        <w:spacing w:after="0"/>
      </w:pPr>
      <w:r w:rsidRPr="00387CAD">
        <w:t>Sequenzierung des Darm-Mikrobioms.</w:t>
      </w:r>
    </w:p>
    <w:p w14:paraId="1DD7200F" w14:textId="7C9197C7" w:rsidR="00E8352A" w:rsidRPr="00387CAD" w:rsidRDefault="00E8352A" w:rsidP="002467E8">
      <w:pPr>
        <w:pStyle w:val="Listenabsatz"/>
        <w:numPr>
          <w:ilvl w:val="0"/>
          <w:numId w:val="27"/>
        </w:numPr>
        <w:spacing w:after="0"/>
      </w:pPr>
      <w:r w:rsidRPr="00387CAD">
        <w:t>PCR-Nachweis einer Corona-Infektion.</w:t>
      </w:r>
    </w:p>
    <w:p w14:paraId="60F5B2C5" w14:textId="77777777" w:rsidR="00E8352A" w:rsidRPr="00133093" w:rsidRDefault="00E8352A" w:rsidP="00E8352A">
      <w:pPr>
        <w:spacing w:after="0"/>
      </w:pPr>
    </w:p>
    <w:p w14:paraId="22846F3B" w14:textId="77777777" w:rsidR="00E8352A" w:rsidRPr="00694C62" w:rsidRDefault="00E8352A" w:rsidP="00E8352A">
      <w:pPr>
        <w:spacing w:after="0" w:line="240" w:lineRule="auto"/>
        <w:rPr>
          <w:rFonts w:cstheme="minorHAnsi"/>
        </w:rPr>
      </w:pPr>
      <w:r w:rsidRPr="00694C62">
        <w:rPr>
          <w:rFonts w:cstheme="minorHAnsi"/>
        </w:rPr>
        <w:t>--</w:t>
      </w:r>
    </w:p>
    <w:p w14:paraId="4DABEF98" w14:textId="2F52DB62" w:rsidR="00E8352A" w:rsidRDefault="005B78CF" w:rsidP="00E8352A">
      <w:pPr>
        <w:spacing w:after="0" w:line="240" w:lineRule="auto"/>
        <w:rPr>
          <w:ins w:id="67" w:author="Entwistle, Andrew" w:date="2026-01-22T20:26:00Z"/>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4F7BC09D" w14:textId="77777777" w:rsidR="00DC28BC" w:rsidRDefault="00DC28BC" w:rsidP="00E8352A">
      <w:pPr>
        <w:spacing w:after="0" w:line="240" w:lineRule="auto"/>
        <w:rPr>
          <w:ins w:id="68" w:author="Entwistle, Andrew" w:date="2026-01-22T20:26:00Z"/>
          <w:rFonts w:cstheme="minorHAnsi"/>
        </w:rPr>
      </w:pPr>
    </w:p>
    <w:p w14:paraId="3E2959D9" w14:textId="77777777" w:rsidR="00DC28BC" w:rsidRPr="005B78CF" w:rsidRDefault="00DC28BC" w:rsidP="00DC28BC">
      <w:pPr>
        <w:spacing w:after="0"/>
        <w:rPr>
          <w:moveTo w:id="69" w:author="Entwistle, Andrew" w:date="2026-01-22T20:26:00Z"/>
        </w:rPr>
      </w:pPr>
      <w:moveToRangeStart w:id="70" w:author="Entwistle, Andrew" w:date="2026-01-22T20:26:00Z" w:name="move220006016"/>
      <w:moveTo w:id="71" w:author="Entwistle, Andrew" w:date="2026-01-22T20:26:00Z">
        <w:r w:rsidRPr="005B78CF">
          <w:t xml:space="preserve">Eine Sequenzvariante wird analysiert, um eine Beteiligung an einer Erkrankung zu untersuchen. </w:t>
        </w:r>
      </w:moveTo>
    </w:p>
    <w:moveToRangeEnd w:id="70"/>
    <w:p w14:paraId="43BA478A" w14:textId="77777777" w:rsidR="00DC28BC" w:rsidRPr="00694C62" w:rsidRDefault="00DC28BC" w:rsidP="00E8352A">
      <w:pPr>
        <w:spacing w:after="0" w:line="240" w:lineRule="auto"/>
        <w:rPr>
          <w:rFonts w:cstheme="minorHAnsi"/>
        </w:rPr>
      </w:pPr>
    </w:p>
    <w:p w14:paraId="581366CB" w14:textId="77777777" w:rsidR="00E8352A" w:rsidRPr="00694C62" w:rsidRDefault="00E8352A" w:rsidP="00E8352A">
      <w:pPr>
        <w:spacing w:after="0" w:line="240" w:lineRule="auto"/>
        <w:rPr>
          <w:rFonts w:cstheme="minorHAnsi"/>
        </w:rPr>
      </w:pPr>
      <w:r w:rsidRPr="00694C62">
        <w:rPr>
          <w:rFonts w:cstheme="minorHAnsi"/>
        </w:rPr>
        <w:t>--</w:t>
      </w:r>
    </w:p>
    <w:p w14:paraId="4CD808CE" w14:textId="77777777" w:rsidR="00E8352A" w:rsidRPr="00133093" w:rsidRDefault="00E8352A" w:rsidP="00E8352A">
      <w:pPr>
        <w:spacing w:after="0"/>
      </w:pPr>
    </w:p>
    <w:p w14:paraId="65079DA3" w14:textId="32089B43" w:rsidR="00E8352A" w:rsidRPr="005B78CF" w:rsidDel="00DC28BC" w:rsidRDefault="00E8352A" w:rsidP="00E8352A">
      <w:pPr>
        <w:spacing w:after="0"/>
        <w:rPr>
          <w:moveFrom w:id="72" w:author="Entwistle, Andrew" w:date="2026-01-22T20:26:00Z"/>
        </w:rPr>
      </w:pPr>
      <w:moveFromRangeStart w:id="73" w:author="Entwistle, Andrew" w:date="2026-01-22T20:26:00Z" w:name="move220006016"/>
      <w:moveFrom w:id="74" w:author="Entwistle, Andrew" w:date="2026-01-22T20:26:00Z">
        <w:r w:rsidRPr="005B78CF" w:rsidDel="00DC28BC">
          <w:t>Eine Sequenzvariante wird analysiert</w:t>
        </w:r>
        <w:r w:rsidR="00921BA3" w:rsidRPr="005B78CF" w:rsidDel="00DC28BC">
          <w:t>,</w:t>
        </w:r>
        <w:r w:rsidRPr="005B78CF" w:rsidDel="00DC28BC">
          <w:t xml:space="preserve"> um eine Beteiligung an einer Erkrankung zu untersuchen. </w:t>
        </w:r>
      </w:moveFrom>
    </w:p>
    <w:moveFromRangeEnd w:id="73"/>
    <w:p w14:paraId="16D6AD7E" w14:textId="13B1053B" w:rsidR="00E8352A" w:rsidRPr="005B78CF" w:rsidRDefault="00E8352A" w:rsidP="00E8352A">
      <w:pPr>
        <w:spacing w:after="0"/>
      </w:pPr>
      <w:r w:rsidRPr="005B78CF">
        <w:t>28) Welche Aussage</w:t>
      </w:r>
      <w:r w:rsidR="00387CAD" w:rsidRPr="005B78CF">
        <w:t>n</w:t>
      </w:r>
      <w:r w:rsidRPr="005B78CF">
        <w:t xml:space="preserve"> zur Bewertung des genetischen Tests </w:t>
      </w:r>
      <w:r w:rsidR="00387CAD" w:rsidRPr="005B78CF">
        <w:t>sind korrekt</w:t>
      </w:r>
      <w:r w:rsidRPr="005B78CF">
        <w:t>?</w:t>
      </w:r>
    </w:p>
    <w:p w14:paraId="53D19DDA" w14:textId="3C9986C6" w:rsidR="00366DA1" w:rsidRPr="00E8352A" w:rsidRDefault="00366DA1" w:rsidP="00E8352A">
      <w:pPr>
        <w:spacing w:after="0"/>
        <w:rPr>
          <w:b/>
          <w:bCs/>
        </w:rPr>
      </w:pPr>
      <w:proofErr w:type="spellStart"/>
      <w:proofErr w:type="gramStart"/>
      <w:r>
        <w:t>Typ:PickS</w:t>
      </w:r>
      <w:proofErr w:type="spellEnd"/>
      <w:proofErr w:type="gramEnd"/>
    </w:p>
    <w:p w14:paraId="44CA6868" w14:textId="77777777" w:rsidR="00E8352A" w:rsidRPr="00133093" w:rsidRDefault="00E8352A" w:rsidP="00E8352A">
      <w:pPr>
        <w:spacing w:after="0"/>
      </w:pPr>
    </w:p>
    <w:p w14:paraId="24142903" w14:textId="6F9B8DE5" w:rsidR="00E8352A" w:rsidRPr="00133093" w:rsidRDefault="00E8352A" w:rsidP="002467E8">
      <w:pPr>
        <w:pStyle w:val="Listenabsatz"/>
        <w:numPr>
          <w:ilvl w:val="0"/>
          <w:numId w:val="28"/>
        </w:numPr>
        <w:spacing w:after="0"/>
      </w:pPr>
      <w:commentRangeStart w:id="75"/>
      <w:r w:rsidRPr="00133093">
        <w:t xml:space="preserve">Die analytische </w:t>
      </w:r>
      <w:r w:rsidR="00387CAD">
        <w:t>Spezifität</w:t>
      </w:r>
      <w:r w:rsidR="00387CAD" w:rsidRPr="00133093">
        <w:t xml:space="preserve"> </w:t>
      </w:r>
      <w:r w:rsidRPr="00133093">
        <w:t>gibt den Anteil an positiven Tests</w:t>
      </w:r>
      <w:r>
        <w:t xml:space="preserve"> (Nachweis der Sequenzvariante) </w:t>
      </w:r>
      <w:r w:rsidRPr="00133093">
        <w:t>an, wenn die Mutation vorhanden ist.</w:t>
      </w:r>
    </w:p>
    <w:p w14:paraId="347619A7" w14:textId="3D9F89F2" w:rsidR="00E8352A" w:rsidRPr="00DC28BC" w:rsidRDefault="00E8352A" w:rsidP="002467E8">
      <w:pPr>
        <w:pStyle w:val="Listenabsatz"/>
        <w:numPr>
          <w:ilvl w:val="0"/>
          <w:numId w:val="28"/>
        </w:numPr>
        <w:spacing w:after="0"/>
        <w:rPr>
          <w:b/>
          <w:bCs/>
        </w:rPr>
      </w:pPr>
      <w:r w:rsidRPr="00DC28BC">
        <w:rPr>
          <w:b/>
          <w:bCs/>
        </w:rPr>
        <w:t>Bei multifaktoriellen Erkrankungen ist die genetische Analyse oft von geringer Bedeutung für Diagnose und Behandlung.</w:t>
      </w:r>
    </w:p>
    <w:p w14:paraId="31C2F309" w14:textId="2C7BD737" w:rsidR="00E8352A" w:rsidRPr="00DC28BC" w:rsidRDefault="00E8352A" w:rsidP="002467E8">
      <w:pPr>
        <w:pStyle w:val="Listenabsatz"/>
        <w:numPr>
          <w:ilvl w:val="0"/>
          <w:numId w:val="28"/>
        </w:numPr>
        <w:spacing w:after="0"/>
        <w:rPr>
          <w:b/>
          <w:bCs/>
        </w:rPr>
      </w:pPr>
      <w:r w:rsidRPr="00DC28BC">
        <w:rPr>
          <w:b/>
          <w:bCs/>
        </w:rPr>
        <w:t>Wenn die klinische Sensitivität 50 % beträgt, erkrankt nur die Hälfte der Mutationsträger.</w:t>
      </w:r>
    </w:p>
    <w:p w14:paraId="1EF2722B" w14:textId="25FC2BB4" w:rsidR="00E8352A" w:rsidRPr="00366DA1" w:rsidRDefault="00E8352A" w:rsidP="002467E8">
      <w:pPr>
        <w:pStyle w:val="Listenabsatz"/>
        <w:numPr>
          <w:ilvl w:val="0"/>
          <w:numId w:val="28"/>
        </w:numPr>
        <w:spacing w:after="0"/>
        <w:rPr>
          <w:b/>
          <w:bCs/>
        </w:rPr>
      </w:pPr>
      <w:r w:rsidRPr="00366DA1">
        <w:rPr>
          <w:b/>
          <w:bCs/>
        </w:rPr>
        <w:t>Die klinische Spezifität gibt den Anteil der Personen an, die nicht Träger der Sequenzvariante sind und nicht erkranken.</w:t>
      </w:r>
    </w:p>
    <w:p w14:paraId="5612A38D" w14:textId="5625603F" w:rsidR="00E8352A" w:rsidRPr="00366DA1" w:rsidRDefault="00E8352A" w:rsidP="002467E8">
      <w:pPr>
        <w:pStyle w:val="Listenabsatz"/>
        <w:numPr>
          <w:ilvl w:val="0"/>
          <w:numId w:val="28"/>
        </w:numPr>
        <w:spacing w:after="0"/>
      </w:pPr>
      <w:r w:rsidRPr="00366DA1">
        <w:t>Eine hohe analytische Sensitivität deutet oft auf eine hohe klinische Sensitivität.</w:t>
      </w:r>
      <w:commentRangeEnd w:id="75"/>
      <w:r w:rsidR="00DC28BC">
        <w:rPr>
          <w:rStyle w:val="Kommentarzeichen"/>
        </w:rPr>
        <w:commentReference w:id="75"/>
      </w:r>
    </w:p>
    <w:p w14:paraId="0686B24E" w14:textId="77777777" w:rsidR="00105840" w:rsidRDefault="00105840"/>
    <w:p w14:paraId="0B9A7947" w14:textId="77777777" w:rsidR="00E8352A" w:rsidRPr="00694C62" w:rsidRDefault="00E8352A" w:rsidP="00E8352A">
      <w:pPr>
        <w:spacing w:after="0" w:line="240" w:lineRule="auto"/>
        <w:rPr>
          <w:rFonts w:cstheme="minorHAnsi"/>
        </w:rPr>
      </w:pPr>
      <w:r w:rsidRPr="00694C62">
        <w:rPr>
          <w:rFonts w:cstheme="minorHAnsi"/>
        </w:rPr>
        <w:t>--</w:t>
      </w:r>
    </w:p>
    <w:p w14:paraId="402B5A35" w14:textId="41CD08C2" w:rsidR="00E8352A" w:rsidRPr="00694C62" w:rsidRDefault="005B78CF" w:rsidP="00E8352A">
      <w:pPr>
        <w:spacing w:after="0" w:line="240" w:lineRule="auto"/>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5A306CAF" w14:textId="77777777" w:rsidR="00E8352A" w:rsidRPr="00694C62" w:rsidRDefault="00E8352A" w:rsidP="00E8352A">
      <w:pPr>
        <w:spacing w:after="0" w:line="240" w:lineRule="auto"/>
        <w:rPr>
          <w:rFonts w:cstheme="minorHAnsi"/>
        </w:rPr>
      </w:pPr>
      <w:r w:rsidRPr="00694C62">
        <w:rPr>
          <w:rFonts w:cstheme="minorHAnsi"/>
        </w:rPr>
        <w:t>--</w:t>
      </w:r>
    </w:p>
    <w:p w14:paraId="7EA1FA95" w14:textId="77777777" w:rsidR="00E8352A" w:rsidRDefault="00E8352A"/>
    <w:p w14:paraId="1FCD944F" w14:textId="77777777" w:rsidR="005947B4" w:rsidRPr="005B78CF" w:rsidRDefault="00E8352A" w:rsidP="005947B4">
      <w:pPr>
        <w:spacing w:after="0" w:line="240" w:lineRule="auto"/>
      </w:pPr>
      <w:r w:rsidRPr="005B78CF">
        <w:t>29) Welche Aussagen zur Präanalytik und klassischen Liquor-Diagnostik treffen zu?</w:t>
      </w:r>
    </w:p>
    <w:p w14:paraId="030A06D5" w14:textId="61C00D5D" w:rsidR="00E8352A" w:rsidRDefault="00E8352A" w:rsidP="005947B4">
      <w:pPr>
        <w:spacing w:after="0" w:line="240" w:lineRule="auto"/>
      </w:pPr>
      <w:proofErr w:type="spellStart"/>
      <w:proofErr w:type="gramStart"/>
      <w:r>
        <w:t>Typ:PickS</w:t>
      </w:r>
      <w:proofErr w:type="spellEnd"/>
      <w:proofErr w:type="gramEnd"/>
    </w:p>
    <w:p w14:paraId="3F29EA73" w14:textId="77777777" w:rsidR="00DC28BC" w:rsidRPr="00E8352A" w:rsidRDefault="00DC28BC" w:rsidP="005947B4">
      <w:pPr>
        <w:spacing w:after="0" w:line="240" w:lineRule="auto"/>
      </w:pPr>
    </w:p>
    <w:p w14:paraId="21ED311F" w14:textId="5EE8922A" w:rsidR="005947B4" w:rsidRPr="00DC28BC" w:rsidRDefault="00E8352A" w:rsidP="002467E8">
      <w:pPr>
        <w:pStyle w:val="Listenabsatz"/>
        <w:numPr>
          <w:ilvl w:val="0"/>
          <w:numId w:val="29"/>
        </w:numPr>
        <w:spacing w:after="0" w:line="240" w:lineRule="auto"/>
        <w:rPr>
          <w:b/>
          <w:bCs/>
        </w:rPr>
      </w:pPr>
      <w:commentRangeStart w:id="76"/>
      <w:r w:rsidRPr="00DC28BC">
        <w:rPr>
          <w:b/>
          <w:bCs/>
        </w:rPr>
        <w:t>Die 3-Gläser-Probe kann helfen, eine traumatische Punktion von einer Subarachnoidalblutung zu unterscheiden</w:t>
      </w:r>
    </w:p>
    <w:p w14:paraId="68B3BEAC" w14:textId="1B3C467A" w:rsidR="005947B4" w:rsidRDefault="00E8352A" w:rsidP="002467E8">
      <w:pPr>
        <w:pStyle w:val="Listenabsatz"/>
        <w:numPr>
          <w:ilvl w:val="0"/>
          <w:numId w:val="29"/>
        </w:numPr>
        <w:spacing w:after="0" w:line="240" w:lineRule="auto"/>
      </w:pPr>
      <w:r w:rsidRPr="00E8352A">
        <w:t xml:space="preserve">Für die Beurteilung der </w:t>
      </w:r>
      <w:proofErr w:type="spellStart"/>
      <w:r w:rsidRPr="00E8352A">
        <w:t>Liquorglukose</w:t>
      </w:r>
      <w:proofErr w:type="spellEnd"/>
      <w:r w:rsidRPr="00E8352A">
        <w:t xml:space="preserve"> ist eine gleichzeitige </w:t>
      </w:r>
      <w:proofErr w:type="spellStart"/>
      <w:r w:rsidRPr="00E8352A">
        <w:t>Serumalbuminbestimmung</w:t>
      </w:r>
      <w:proofErr w:type="spellEnd"/>
      <w:r w:rsidRPr="00E8352A">
        <w:t xml:space="preserve"> sinnvoll</w:t>
      </w:r>
    </w:p>
    <w:p w14:paraId="52CB3CA9" w14:textId="72687B67" w:rsidR="005947B4" w:rsidRPr="00DC28BC" w:rsidRDefault="00E8352A" w:rsidP="002467E8">
      <w:pPr>
        <w:pStyle w:val="Listenabsatz"/>
        <w:numPr>
          <w:ilvl w:val="0"/>
          <w:numId w:val="29"/>
        </w:numPr>
        <w:spacing w:after="0" w:line="240" w:lineRule="auto"/>
        <w:rPr>
          <w:b/>
          <w:bCs/>
        </w:rPr>
      </w:pPr>
      <w:r w:rsidRPr="00DC28BC">
        <w:rPr>
          <w:b/>
          <w:bCs/>
        </w:rPr>
        <w:t>Die Farbe des Liquors kann sich durch Zentrifugation ändern.</w:t>
      </w:r>
    </w:p>
    <w:p w14:paraId="348206AB" w14:textId="2D530A64" w:rsidR="005947B4" w:rsidRPr="00DC28BC" w:rsidRDefault="00E8352A" w:rsidP="002467E8">
      <w:pPr>
        <w:pStyle w:val="Listenabsatz"/>
        <w:numPr>
          <w:ilvl w:val="0"/>
          <w:numId w:val="29"/>
        </w:numPr>
        <w:spacing w:after="0" w:line="240" w:lineRule="auto"/>
        <w:rPr>
          <w:b/>
          <w:bCs/>
        </w:rPr>
      </w:pPr>
      <w:r w:rsidRPr="00DC28BC">
        <w:rPr>
          <w:b/>
          <w:bCs/>
        </w:rPr>
        <w:t>Die Aufarbeitung sollte binnen 2 Stunden erfolgen.</w:t>
      </w:r>
    </w:p>
    <w:p w14:paraId="32B4BB9F" w14:textId="65C26E6D" w:rsidR="00E8352A" w:rsidRPr="00E8352A" w:rsidRDefault="00E8352A" w:rsidP="002467E8">
      <w:pPr>
        <w:pStyle w:val="Listenabsatz"/>
        <w:numPr>
          <w:ilvl w:val="0"/>
          <w:numId w:val="29"/>
        </w:numPr>
        <w:spacing w:after="0" w:line="240" w:lineRule="auto"/>
      </w:pPr>
      <w:r w:rsidRPr="00E8352A">
        <w:t>Goldstandard ist die Zellzählung nach Reibach-Schema.</w:t>
      </w:r>
    </w:p>
    <w:commentRangeEnd w:id="76"/>
    <w:p w14:paraId="4A60BA7F" w14:textId="77777777" w:rsidR="005B78CF" w:rsidRDefault="002467E8" w:rsidP="00E8352A">
      <w:pPr>
        <w:spacing w:after="0" w:line="240" w:lineRule="auto"/>
      </w:pPr>
      <w:r>
        <w:rPr>
          <w:rStyle w:val="Kommentarzeichen"/>
        </w:rPr>
        <w:commentReference w:id="76"/>
      </w:r>
    </w:p>
    <w:p w14:paraId="1BF745F2" w14:textId="1FC7ADBC" w:rsidR="00E8352A" w:rsidRPr="00694C62" w:rsidRDefault="00E8352A" w:rsidP="00E8352A">
      <w:pPr>
        <w:spacing w:after="0" w:line="240" w:lineRule="auto"/>
        <w:rPr>
          <w:rFonts w:cstheme="minorHAnsi"/>
        </w:rPr>
      </w:pPr>
      <w:r w:rsidRPr="00694C62">
        <w:rPr>
          <w:rFonts w:cstheme="minorHAnsi"/>
        </w:rPr>
        <w:t>--</w:t>
      </w:r>
    </w:p>
    <w:p w14:paraId="78430E75" w14:textId="350524AA" w:rsidR="00E8352A" w:rsidRPr="00694C62" w:rsidRDefault="005B78CF" w:rsidP="00E8352A">
      <w:pPr>
        <w:spacing w:after="0" w:line="240" w:lineRule="auto"/>
        <w:rPr>
          <w:rFonts w:cstheme="minorHAnsi"/>
        </w:rPr>
      </w:pPr>
      <w:r>
        <w:rPr>
          <w:rFonts w:cstheme="minorHAnsi"/>
        </w:rPr>
        <w:t xml:space="preserve">Titel: Klinische Chemie und </w:t>
      </w:r>
      <w:proofErr w:type="spellStart"/>
      <w:r>
        <w:rPr>
          <w:rFonts w:cstheme="minorHAnsi"/>
        </w:rPr>
        <w:t>Laboratoriumsdiagnostik</w:t>
      </w:r>
      <w:proofErr w:type="spellEnd"/>
      <w:r>
        <w:rPr>
          <w:rFonts w:cstheme="minorHAnsi"/>
        </w:rPr>
        <w:t xml:space="preserve"> </w:t>
      </w:r>
      <w:proofErr w:type="spellStart"/>
      <w:r>
        <w:rPr>
          <w:rFonts w:cstheme="minorHAnsi"/>
        </w:rPr>
        <w:t>WiSe</w:t>
      </w:r>
      <w:proofErr w:type="spellEnd"/>
      <w:r>
        <w:rPr>
          <w:rFonts w:cstheme="minorHAnsi"/>
        </w:rPr>
        <w:t xml:space="preserve"> 2526</w:t>
      </w:r>
    </w:p>
    <w:p w14:paraId="3F8E8B86" w14:textId="77777777" w:rsidR="00E8352A" w:rsidRPr="00694C62" w:rsidRDefault="00E8352A" w:rsidP="00E8352A">
      <w:pPr>
        <w:spacing w:after="0" w:line="240" w:lineRule="auto"/>
        <w:rPr>
          <w:rFonts w:cstheme="minorHAnsi"/>
        </w:rPr>
      </w:pPr>
      <w:r w:rsidRPr="00694C62">
        <w:rPr>
          <w:rFonts w:cstheme="minorHAnsi"/>
        </w:rPr>
        <w:t>--</w:t>
      </w:r>
    </w:p>
    <w:p w14:paraId="49A6B840" w14:textId="77777777" w:rsidR="00E8352A" w:rsidRPr="00E8352A" w:rsidRDefault="00E8352A" w:rsidP="005947B4">
      <w:pPr>
        <w:spacing w:after="0" w:line="240" w:lineRule="auto"/>
      </w:pPr>
    </w:p>
    <w:p w14:paraId="3EFAB288" w14:textId="77777777" w:rsidR="005947B4" w:rsidRPr="005B78CF" w:rsidRDefault="00E8352A" w:rsidP="005947B4">
      <w:pPr>
        <w:spacing w:after="0" w:line="240" w:lineRule="auto"/>
      </w:pPr>
      <w:r w:rsidRPr="005B78CF">
        <w:t>30) Welche Aussagen zur Bestimmung intrathekaler Immunglobuline und oligoklonaler Banden im Liquor treffen zu?</w:t>
      </w:r>
    </w:p>
    <w:p w14:paraId="2C2907FA" w14:textId="72804C44" w:rsidR="00E8352A" w:rsidRDefault="00E8352A" w:rsidP="005947B4">
      <w:pPr>
        <w:spacing w:after="0" w:line="240" w:lineRule="auto"/>
      </w:pPr>
      <w:proofErr w:type="spellStart"/>
      <w:proofErr w:type="gramStart"/>
      <w:r>
        <w:t>Typ:PickS</w:t>
      </w:r>
      <w:proofErr w:type="spellEnd"/>
      <w:proofErr w:type="gramEnd"/>
    </w:p>
    <w:p w14:paraId="463D51D2" w14:textId="77777777" w:rsidR="005B78CF" w:rsidRPr="00E8352A" w:rsidRDefault="005B78CF" w:rsidP="005947B4">
      <w:pPr>
        <w:spacing w:after="0" w:line="240" w:lineRule="auto"/>
      </w:pPr>
    </w:p>
    <w:p w14:paraId="29B89EA6" w14:textId="04115817" w:rsidR="005947B4" w:rsidRPr="002467E8" w:rsidRDefault="00E8352A" w:rsidP="002467E8">
      <w:pPr>
        <w:pStyle w:val="Listenabsatz"/>
        <w:numPr>
          <w:ilvl w:val="0"/>
          <w:numId w:val="30"/>
        </w:numPr>
        <w:spacing w:after="0" w:line="240" w:lineRule="auto"/>
        <w:rPr>
          <w:b/>
          <w:bCs/>
        </w:rPr>
      </w:pPr>
      <w:commentRangeStart w:id="77"/>
      <w:r w:rsidRPr="002467E8">
        <w:rPr>
          <w:b/>
          <w:bCs/>
        </w:rPr>
        <w:t>Oligoklonale Banden werden mittels isoelektrischer Fokussierung nachgewiesen.</w:t>
      </w:r>
    </w:p>
    <w:p w14:paraId="79339770" w14:textId="286D0C99" w:rsidR="005947B4" w:rsidRPr="002467E8" w:rsidRDefault="00E8352A" w:rsidP="002467E8">
      <w:pPr>
        <w:pStyle w:val="Listenabsatz"/>
        <w:numPr>
          <w:ilvl w:val="0"/>
          <w:numId w:val="30"/>
        </w:numPr>
        <w:spacing w:after="0" w:line="240" w:lineRule="auto"/>
        <w:rPr>
          <w:b/>
          <w:bCs/>
        </w:rPr>
      </w:pPr>
      <w:r w:rsidRPr="002467E8">
        <w:rPr>
          <w:b/>
          <w:bCs/>
        </w:rPr>
        <w:t xml:space="preserve">Oligoklonale Banden im Liquor, die im Serum fehlen, sprechen für eine intrathekale </w:t>
      </w:r>
      <w:proofErr w:type="spellStart"/>
      <w:r w:rsidRPr="002467E8">
        <w:rPr>
          <w:b/>
          <w:bCs/>
        </w:rPr>
        <w:t>Ig</w:t>
      </w:r>
      <w:proofErr w:type="spellEnd"/>
      <w:r w:rsidRPr="002467E8">
        <w:rPr>
          <w:b/>
          <w:bCs/>
        </w:rPr>
        <w:t>-Synthese.</w:t>
      </w:r>
    </w:p>
    <w:p w14:paraId="49CC58B5" w14:textId="7A8923CB" w:rsidR="005947B4" w:rsidRPr="002467E8" w:rsidRDefault="00E8352A" w:rsidP="002467E8">
      <w:pPr>
        <w:pStyle w:val="Listenabsatz"/>
        <w:numPr>
          <w:ilvl w:val="0"/>
          <w:numId w:val="30"/>
        </w:numPr>
        <w:spacing w:after="0" w:line="240" w:lineRule="auto"/>
        <w:rPr>
          <w:b/>
          <w:bCs/>
        </w:rPr>
      </w:pPr>
      <w:r w:rsidRPr="002467E8">
        <w:rPr>
          <w:b/>
          <w:bCs/>
        </w:rPr>
        <w:t>Oligoklonale Banden kommen häufig bei Multipler Sklerose vor.</w:t>
      </w:r>
    </w:p>
    <w:p w14:paraId="112FD4A1" w14:textId="7A2F1742" w:rsidR="005947B4" w:rsidRDefault="00E8352A" w:rsidP="002467E8">
      <w:pPr>
        <w:pStyle w:val="Listenabsatz"/>
        <w:numPr>
          <w:ilvl w:val="0"/>
          <w:numId w:val="30"/>
        </w:numPr>
        <w:spacing w:after="0" w:line="240" w:lineRule="auto"/>
      </w:pPr>
      <w:r w:rsidRPr="00E8352A">
        <w:t>Eine stark blutige Punktion hat keinen Einfluss auf das Ergebnis.</w:t>
      </w:r>
    </w:p>
    <w:p w14:paraId="3D23BD8A" w14:textId="7B9C2A32" w:rsidR="00E8352A" w:rsidRPr="00E8352A" w:rsidRDefault="00E8352A" w:rsidP="002467E8">
      <w:pPr>
        <w:pStyle w:val="Listenabsatz"/>
        <w:numPr>
          <w:ilvl w:val="0"/>
          <w:numId w:val="30"/>
        </w:numPr>
        <w:spacing w:after="0" w:line="240" w:lineRule="auto"/>
      </w:pPr>
      <w:r w:rsidRPr="00E8352A">
        <w:t>Immunglobuline lassen sich im Liquor nur bei einer Schrankenfunktionsstörung nachweisen.</w:t>
      </w:r>
      <w:commentRangeEnd w:id="77"/>
      <w:r w:rsidR="002467E8">
        <w:rPr>
          <w:rStyle w:val="Kommentarzeichen"/>
        </w:rPr>
        <w:commentReference w:id="77"/>
      </w:r>
    </w:p>
    <w:p w14:paraId="3B15A002" w14:textId="67D62BD5" w:rsidR="00E8352A" w:rsidRDefault="005B78CF">
      <w:r>
        <w:t>--</w:t>
      </w:r>
    </w:p>
    <w:p w14:paraId="5B213722" w14:textId="77777777" w:rsidR="005B78CF" w:rsidRDefault="005B78CF"/>
    <w:sectPr w:rsidR="005B78CF">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ntwistle, Andrew" w:date="2026-01-22T19:47:00Z" w:initials="EA">
    <w:p w14:paraId="2A7DBB5F" w14:textId="77777777" w:rsidR="00DF1733" w:rsidRDefault="00DF1733">
      <w:pPr>
        <w:pStyle w:val="Kommentartext"/>
      </w:pPr>
      <w:r>
        <w:rPr>
          <w:rStyle w:val="Kommentarzeichen"/>
        </w:rPr>
        <w:annotationRef/>
      </w:r>
      <w:r>
        <w:t>Allgemeine Hinweise:</w:t>
      </w:r>
    </w:p>
    <w:p w14:paraId="44B574C4" w14:textId="6EF79DD9" w:rsidR="00DF1733" w:rsidRDefault="00DF1733">
      <w:pPr>
        <w:pStyle w:val="Kommentartext"/>
      </w:pPr>
      <w:r>
        <w:t>Empfehlungen zur Anzahl der Antwortoptionen (AOs) bei verschiedenen Fragemodi (ehemals Typen):</w:t>
      </w:r>
    </w:p>
    <w:p w14:paraId="592A5B8B" w14:textId="77777777" w:rsidR="00DF1733" w:rsidRDefault="00DF1733">
      <w:pPr>
        <w:pStyle w:val="Kommentartext"/>
      </w:pPr>
      <w:proofErr w:type="spellStart"/>
      <w:r>
        <w:t>TypA</w:t>
      </w:r>
      <w:proofErr w:type="spellEnd"/>
      <w:r>
        <w:t>: 5 AOs</w:t>
      </w:r>
    </w:p>
    <w:p w14:paraId="6AC386E0" w14:textId="0F39E8B7" w:rsidR="00DF1733" w:rsidRDefault="00DF1733">
      <w:pPr>
        <w:pStyle w:val="Kommentartext"/>
      </w:pPr>
      <w:proofErr w:type="spellStart"/>
      <w:r>
        <w:t>PickS</w:t>
      </w:r>
      <w:proofErr w:type="spellEnd"/>
      <w:r>
        <w:t>: Doppelt so viele AOs wir richtige Antworten (Also 4/2, 6/3, 8/4, nicht mehr als 8 AOs, aus Platzgründen in der Auswertung</w:t>
      </w:r>
    </w:p>
    <w:p w14:paraId="234AEBEF" w14:textId="77777777" w:rsidR="00DF1733" w:rsidRDefault="00DF1733">
      <w:pPr>
        <w:pStyle w:val="Kommentartext"/>
      </w:pPr>
      <w:proofErr w:type="spellStart"/>
      <w:r>
        <w:t>KPrim</w:t>
      </w:r>
      <w:proofErr w:type="spellEnd"/>
      <w:r>
        <w:t>: 4 AOs nur</w:t>
      </w:r>
    </w:p>
    <w:p w14:paraId="49BF01EE" w14:textId="71A797B1" w:rsidR="00DF1733" w:rsidRDefault="000636A7">
      <w:pPr>
        <w:pStyle w:val="Kommentartext"/>
      </w:pPr>
      <w:r>
        <w:t>Wir bitten alle, womöglich Abkürzungen nur zu nutzen, wenn sie mehrfach in einer Frage vorkommt – es sei denn, die Abkürzung bildet irgendwie den Kern der Frage. Denken Sie daran, dass durch die Randomisierung der Fragen, nicht immer Ihre erste vermeintliche Nutzung der ausgeschriebenen Abkürzung die erst in der Fassung der Klausur für Prüflinge sein könnte; also bitte in jeder Frage, die erste Nutzung ausschreiben.</w:t>
      </w:r>
    </w:p>
    <w:p w14:paraId="3B6500B1" w14:textId="6736321A" w:rsidR="00DF1733" w:rsidRDefault="00DF1733">
      <w:pPr>
        <w:pStyle w:val="Kommentartext"/>
      </w:pPr>
      <w:r>
        <w:t xml:space="preserve">Ich habe grundsätzlich ein wenig formatiert, zum Beispiel die Fragen nicht fett (sieht etwas komisch in </w:t>
      </w:r>
      <w:proofErr w:type="spellStart"/>
      <w:r>
        <w:t>CaseTrain</w:t>
      </w:r>
      <w:proofErr w:type="spellEnd"/>
      <w:r>
        <w:t xml:space="preserve"> aus), überschüssige Leerzeichen entfernt</w:t>
      </w:r>
      <w:r w:rsidR="000636A7">
        <w:t>, Leerzeilen entfernt…</w:t>
      </w:r>
    </w:p>
  </w:comment>
  <w:comment w:id="1" w:author="Entwistle, Andrew" w:date="2026-01-22T19:54:00Z" w:initials="EA">
    <w:p w14:paraId="4E7A3CF9" w14:textId="18F013E9" w:rsidR="00DF1733" w:rsidRDefault="00DF1733">
      <w:pPr>
        <w:pStyle w:val="Kommentartext"/>
      </w:pPr>
      <w:r>
        <w:rPr>
          <w:rStyle w:val="Kommentarzeichen"/>
        </w:rPr>
        <w:annotationRef/>
      </w:r>
      <w:r>
        <w:t>Zu wenig AOs für die Anzahl der richtigen Antworten</w:t>
      </w:r>
    </w:p>
  </w:comment>
  <w:comment w:id="2" w:author="Entwistle, Andrew" w:date="2026-01-22T19:54:00Z" w:initials="EA">
    <w:p w14:paraId="77A0AA73" w14:textId="39BE43EA" w:rsidR="00DF1733" w:rsidRDefault="00DF1733">
      <w:pPr>
        <w:pStyle w:val="Kommentartext"/>
      </w:pPr>
      <w:r>
        <w:rPr>
          <w:rStyle w:val="Kommentarzeichen"/>
        </w:rPr>
        <w:annotationRef/>
      </w:r>
      <w:r>
        <w:t>Siehe Kommentar zu F1</w:t>
      </w:r>
    </w:p>
  </w:comment>
  <w:comment w:id="3" w:author="Entwistle, Andrew" w:date="2026-01-22T19:55:00Z" w:initials="EA">
    <w:p w14:paraId="180C9D10" w14:textId="4BDFE4C7" w:rsidR="00DF1733" w:rsidRDefault="00DF1733">
      <w:pPr>
        <w:pStyle w:val="Kommentartext"/>
      </w:pPr>
      <w:r>
        <w:rPr>
          <w:rStyle w:val="Kommentarzeichen"/>
        </w:rPr>
        <w:annotationRef/>
      </w:r>
      <w:r>
        <w:t>Siehe Kommentar zu F1</w:t>
      </w:r>
    </w:p>
  </w:comment>
  <w:comment w:id="4" w:author="Entwistle, Andrew" w:date="2026-01-22T19:55:00Z" w:initials="EA">
    <w:p w14:paraId="65789DCD" w14:textId="7B5F8465" w:rsidR="00DF1733" w:rsidRDefault="00DF1733">
      <w:pPr>
        <w:pStyle w:val="Kommentartext"/>
      </w:pPr>
      <w:r>
        <w:rPr>
          <w:rStyle w:val="Kommentarzeichen"/>
        </w:rPr>
        <w:annotationRef/>
      </w:r>
      <w:r>
        <w:t>Siehe Kommentar zu F1, 4 von 5 richtig macht die Frage recht einfach…</w:t>
      </w:r>
    </w:p>
  </w:comment>
  <w:comment w:id="6" w:author="Entwistle, Andrew" w:date="2026-01-22T20:12:00Z" w:initials="EA">
    <w:p w14:paraId="6BF723A0" w14:textId="36F1330D" w:rsidR="002547DA" w:rsidRDefault="002547DA">
      <w:pPr>
        <w:pStyle w:val="Kommentartext"/>
      </w:pPr>
      <w:r>
        <w:rPr>
          <w:rStyle w:val="Kommentarzeichen"/>
        </w:rPr>
        <w:annotationRef/>
      </w:r>
      <w:r>
        <w:t>Bitte Abkürzungen ausschreiben</w:t>
      </w:r>
    </w:p>
  </w:comment>
  <w:comment w:id="24" w:author="Entwistle, Andrew" w:date="2026-01-22T20:00:00Z" w:initials="EA">
    <w:p w14:paraId="71B9638A" w14:textId="161FA417" w:rsidR="004368D4" w:rsidRDefault="004368D4">
      <w:pPr>
        <w:pStyle w:val="Kommentartext"/>
      </w:pPr>
      <w:r>
        <w:rPr>
          <w:rStyle w:val="Kommentarzeichen"/>
        </w:rPr>
        <w:annotationRef/>
      </w:r>
      <w:r>
        <w:t xml:space="preserve">Nur 4 AOs bei </w:t>
      </w:r>
      <w:proofErr w:type="spellStart"/>
      <w:r>
        <w:t>TypA</w:t>
      </w:r>
      <w:proofErr w:type="spellEnd"/>
    </w:p>
  </w:comment>
  <w:comment w:id="25" w:author="Entwistle, Andrew" w:date="2026-01-22T20:01:00Z" w:initials="EA">
    <w:p w14:paraId="65B79AFA" w14:textId="389A123D" w:rsidR="004368D4" w:rsidRDefault="004368D4">
      <w:pPr>
        <w:pStyle w:val="Kommentartext"/>
      </w:pPr>
      <w:r>
        <w:rPr>
          <w:rStyle w:val="Kommentarzeichen"/>
        </w:rPr>
        <w:annotationRef/>
      </w:r>
      <w:r>
        <w:t xml:space="preserve">Kein </w:t>
      </w:r>
      <w:proofErr w:type="spellStart"/>
      <w:r>
        <w:t>Cue</w:t>
      </w:r>
      <w:proofErr w:type="spellEnd"/>
      <w:r>
        <w:t xml:space="preserve"> zur Anzahl der richtigen Antworten, und bitte nur 4 AOs</w:t>
      </w:r>
    </w:p>
  </w:comment>
  <w:comment w:id="29" w:author="Entwistle, Andrew" w:date="2026-01-22T20:05:00Z" w:initials="EA">
    <w:p w14:paraId="4A6C7E94" w14:textId="77777777" w:rsidR="004368D4" w:rsidRDefault="004368D4">
      <w:pPr>
        <w:pStyle w:val="Kommentartext"/>
      </w:pPr>
      <w:r>
        <w:rPr>
          <w:rStyle w:val="Kommentarzeichen"/>
        </w:rPr>
        <w:annotationRef/>
      </w:r>
      <w:r>
        <w:t xml:space="preserve">Bitte nur 4 AOs bei </w:t>
      </w:r>
      <w:proofErr w:type="spellStart"/>
      <w:r>
        <w:t>KPrim</w:t>
      </w:r>
      <w:proofErr w:type="spellEnd"/>
    </w:p>
    <w:p w14:paraId="661F8020" w14:textId="77777777" w:rsidR="004368D4" w:rsidRDefault="004368D4">
      <w:pPr>
        <w:pStyle w:val="Kommentartext"/>
      </w:pPr>
    </w:p>
    <w:p w14:paraId="193CE7C4" w14:textId="54D07E53" w:rsidR="004368D4" w:rsidRDefault="004368D4">
      <w:pPr>
        <w:pStyle w:val="Kommentartext"/>
      </w:pPr>
      <w:r>
        <w:t>Siehe auch Kommentar zu F10</w:t>
      </w:r>
    </w:p>
  </w:comment>
  <w:comment w:id="31" w:author="Entwistle, Andrew" w:date="2026-01-22T20:08:00Z" w:initials="EA">
    <w:p w14:paraId="3223EB1D" w14:textId="1743B22B" w:rsidR="002547DA" w:rsidRDefault="002547DA">
      <w:pPr>
        <w:pStyle w:val="Kommentartext"/>
      </w:pPr>
      <w:r>
        <w:rPr>
          <w:rStyle w:val="Kommentarzeichen"/>
        </w:rPr>
        <w:annotationRef/>
      </w:r>
      <w:r>
        <w:t>Siehe Kommentar zu F10</w:t>
      </w:r>
    </w:p>
  </w:comment>
  <w:comment w:id="35" w:author="Entwistle, Andrew" w:date="2026-01-22T20:15:00Z" w:initials="EA">
    <w:p w14:paraId="0E3F9B88" w14:textId="5BCE8DBB" w:rsidR="002547DA" w:rsidRDefault="002547DA">
      <w:pPr>
        <w:pStyle w:val="Kommentartext"/>
      </w:pPr>
      <w:r>
        <w:rPr>
          <w:rStyle w:val="Kommentarzeichen"/>
        </w:rPr>
        <w:annotationRef/>
      </w:r>
      <w:r>
        <w:t>Siehe Kommentar zu F10</w:t>
      </w:r>
    </w:p>
  </w:comment>
  <w:comment w:id="38" w:author="Entwistle, Andrew" w:date="2026-01-22T20:16:00Z" w:initials="EA">
    <w:p w14:paraId="1723FC2E" w14:textId="6273B0C9" w:rsidR="002547DA" w:rsidRDefault="002547DA">
      <w:pPr>
        <w:pStyle w:val="Kommentartext"/>
      </w:pPr>
      <w:r>
        <w:rPr>
          <w:rStyle w:val="Kommentarzeichen"/>
        </w:rPr>
        <w:annotationRef/>
      </w:r>
      <w:r>
        <w:t>Siehe Kommentar zu F10</w:t>
      </w:r>
    </w:p>
  </w:comment>
  <w:comment w:id="39" w:author="Entwistle, Andrew" w:date="2026-01-22T20:17:00Z" w:initials="EA">
    <w:p w14:paraId="19D85B42" w14:textId="3477F8F1" w:rsidR="002547DA" w:rsidRDefault="002547DA">
      <w:pPr>
        <w:pStyle w:val="Kommentartext"/>
      </w:pPr>
      <w:r>
        <w:rPr>
          <w:rStyle w:val="Kommentarzeichen"/>
        </w:rPr>
        <w:annotationRef/>
      </w:r>
      <w:r>
        <w:t>Siehe Kommentar zu F10</w:t>
      </w:r>
    </w:p>
  </w:comment>
  <w:comment w:id="40" w:author="Entwistle, Andrew" w:date="2026-01-22T20:18:00Z" w:initials="EA">
    <w:p w14:paraId="7E9FF31B" w14:textId="1FD6CF5D" w:rsidR="002547DA" w:rsidRDefault="002547DA">
      <w:pPr>
        <w:pStyle w:val="Kommentartext"/>
      </w:pPr>
      <w:r>
        <w:rPr>
          <w:rStyle w:val="Kommentarzeichen"/>
        </w:rPr>
        <w:annotationRef/>
      </w:r>
      <w:r>
        <w:t>Siehe Kommentar zu F10</w:t>
      </w:r>
    </w:p>
  </w:comment>
  <w:comment w:id="41" w:author="Entwistle, Andrew" w:date="2026-01-22T20:18:00Z" w:initials="EA">
    <w:p w14:paraId="6E05CCD4" w14:textId="478296E0" w:rsidR="00DC28BC" w:rsidRDefault="00DC28BC">
      <w:pPr>
        <w:pStyle w:val="Kommentartext"/>
      </w:pPr>
      <w:r>
        <w:rPr>
          <w:rStyle w:val="Kommentarzeichen"/>
        </w:rPr>
        <w:annotationRef/>
      </w:r>
      <w:r>
        <w:t xml:space="preserve">Zu wenig AOs bei 3 Richtigen für </w:t>
      </w:r>
      <w:proofErr w:type="spellStart"/>
      <w:r>
        <w:t>PickS</w:t>
      </w:r>
      <w:proofErr w:type="spellEnd"/>
    </w:p>
  </w:comment>
  <w:comment w:id="59" w:author="Entwistle, Andrew" w:date="2026-01-22T20:24:00Z" w:initials="EA">
    <w:p w14:paraId="6E2262B5" w14:textId="3DA7B526" w:rsidR="00DC28BC" w:rsidRDefault="00DC28BC">
      <w:pPr>
        <w:pStyle w:val="Kommentartext"/>
      </w:pPr>
      <w:r>
        <w:rPr>
          <w:rStyle w:val="Kommentarzeichen"/>
        </w:rPr>
        <w:annotationRef/>
      </w:r>
      <w:r>
        <w:t>Was bedeutet diese Abkürzung? Oder wäre das Ausschreiben fatal für die Frage?</w:t>
      </w:r>
    </w:p>
  </w:comment>
  <w:comment w:id="65" w:author="Entwistle, Andrew" w:date="2026-01-22T20:25:00Z" w:initials="EA">
    <w:p w14:paraId="587B4AFB" w14:textId="60E6385C" w:rsidR="00DC28BC" w:rsidRDefault="00DC28BC">
      <w:pPr>
        <w:pStyle w:val="Kommentartext"/>
      </w:pPr>
      <w:r>
        <w:rPr>
          <w:rStyle w:val="Kommentarzeichen"/>
        </w:rPr>
        <w:annotationRef/>
      </w:r>
      <w:r>
        <w:t xml:space="preserve">Bitte nur 4 AOs bei </w:t>
      </w:r>
      <w:proofErr w:type="spellStart"/>
      <w:r>
        <w:t>KPrim</w:t>
      </w:r>
      <w:proofErr w:type="spellEnd"/>
    </w:p>
  </w:comment>
  <w:comment w:id="75" w:author="Entwistle, Andrew" w:date="2026-01-22T20:27:00Z" w:initials="EA">
    <w:p w14:paraId="72EA3224" w14:textId="00119CF6" w:rsidR="00DC28BC" w:rsidRDefault="00DC28BC">
      <w:pPr>
        <w:pStyle w:val="Kommentartext"/>
      </w:pPr>
      <w:r>
        <w:rPr>
          <w:rStyle w:val="Kommentarzeichen"/>
        </w:rPr>
        <w:annotationRef/>
      </w:r>
      <w:r>
        <w:t xml:space="preserve">Zu wenig AOs für die Anzahl der Richtigen bei </w:t>
      </w:r>
      <w:proofErr w:type="spellStart"/>
      <w:r>
        <w:t>PickS</w:t>
      </w:r>
      <w:proofErr w:type="spellEnd"/>
    </w:p>
  </w:comment>
  <w:comment w:id="76" w:author="Entwistle, Andrew" w:date="2026-01-22T20:28:00Z" w:initials="EA">
    <w:p w14:paraId="77FC7405" w14:textId="40A28D31" w:rsidR="002467E8" w:rsidRDefault="002467E8">
      <w:pPr>
        <w:pStyle w:val="Kommentartext"/>
      </w:pPr>
      <w:r>
        <w:rPr>
          <w:rStyle w:val="Kommentarzeichen"/>
        </w:rPr>
        <w:annotationRef/>
      </w:r>
      <w:r>
        <w:t xml:space="preserve">Zu wenig AOs bei 3 Richtigen für </w:t>
      </w:r>
      <w:proofErr w:type="spellStart"/>
      <w:r>
        <w:t>PickS</w:t>
      </w:r>
      <w:proofErr w:type="spellEnd"/>
    </w:p>
  </w:comment>
  <w:comment w:id="77" w:author="Entwistle, Andrew" w:date="2026-01-22T20:30:00Z" w:initials="EA">
    <w:p w14:paraId="2C81B3A6" w14:textId="2FA86BF1" w:rsidR="002467E8" w:rsidRDefault="002467E8">
      <w:pPr>
        <w:pStyle w:val="Kommentartext"/>
      </w:pPr>
      <w:r>
        <w:rPr>
          <w:rStyle w:val="Kommentarzeichen"/>
        </w:rPr>
        <w:annotationRef/>
      </w:r>
      <w:r>
        <w:t>Siehe Kommentar zu F29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6500B1" w15:done="0"/>
  <w15:commentEx w15:paraId="4E7A3CF9" w15:done="0"/>
  <w15:commentEx w15:paraId="77A0AA73" w15:done="0"/>
  <w15:commentEx w15:paraId="180C9D10" w15:done="0"/>
  <w15:commentEx w15:paraId="65789DCD" w15:done="0"/>
  <w15:commentEx w15:paraId="6BF723A0" w15:done="0"/>
  <w15:commentEx w15:paraId="71B9638A" w15:done="0"/>
  <w15:commentEx w15:paraId="65B79AFA" w15:done="0"/>
  <w15:commentEx w15:paraId="193CE7C4" w15:done="0"/>
  <w15:commentEx w15:paraId="3223EB1D" w15:done="0"/>
  <w15:commentEx w15:paraId="0E3F9B88" w15:done="0"/>
  <w15:commentEx w15:paraId="1723FC2E" w15:done="0"/>
  <w15:commentEx w15:paraId="19D85B42" w15:done="0"/>
  <w15:commentEx w15:paraId="7E9FF31B" w15:done="0"/>
  <w15:commentEx w15:paraId="6E05CCD4" w15:done="0"/>
  <w15:commentEx w15:paraId="6E2262B5" w15:done="0"/>
  <w15:commentEx w15:paraId="587B4AFB" w15:done="0"/>
  <w15:commentEx w15:paraId="72EA3224" w15:done="0"/>
  <w15:commentEx w15:paraId="77FC7405" w15:done="0"/>
  <w15:commentEx w15:paraId="2C81B3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1E7DBBA" w16cex:dateUtc="2026-01-22T18:47:00Z"/>
  <w16cex:commentExtensible w16cex:durableId="01F283D3" w16cex:dateUtc="2026-01-22T18:54:00Z"/>
  <w16cex:commentExtensible w16cex:durableId="7E9CA796" w16cex:dateUtc="2026-01-22T18:54:00Z"/>
  <w16cex:commentExtensible w16cex:durableId="11F4F058" w16cex:dateUtc="2026-01-22T18:55:00Z"/>
  <w16cex:commentExtensible w16cex:durableId="1FBC348F" w16cex:dateUtc="2026-01-22T18:55:00Z"/>
  <w16cex:commentExtensible w16cex:durableId="43BAF6AE" w16cex:dateUtc="2026-01-22T19:12:00Z"/>
  <w16cex:commentExtensible w16cex:durableId="6D0888B8" w16cex:dateUtc="2026-01-22T19:00:00Z"/>
  <w16cex:commentExtensible w16cex:durableId="3718E68B" w16cex:dateUtc="2026-01-22T19:01:00Z"/>
  <w16cex:commentExtensible w16cex:durableId="503D2452" w16cex:dateUtc="2026-01-22T19:05:00Z"/>
  <w16cex:commentExtensible w16cex:durableId="1A4A28F8" w16cex:dateUtc="2026-01-22T19:08:00Z"/>
  <w16cex:commentExtensible w16cex:durableId="0267370A" w16cex:dateUtc="2026-01-22T19:15:00Z"/>
  <w16cex:commentExtensible w16cex:durableId="1FF9F732" w16cex:dateUtc="2026-01-22T19:16:00Z"/>
  <w16cex:commentExtensible w16cex:durableId="49ED56AA" w16cex:dateUtc="2026-01-22T19:17:00Z"/>
  <w16cex:commentExtensible w16cex:durableId="172AB0CF" w16cex:dateUtc="2026-01-22T19:18:00Z"/>
  <w16cex:commentExtensible w16cex:durableId="4D5AD632" w16cex:dateUtc="2026-01-22T19:18:00Z"/>
  <w16cex:commentExtensible w16cex:durableId="3CFA4349" w16cex:dateUtc="2026-01-22T19:24:00Z"/>
  <w16cex:commentExtensible w16cex:durableId="53A21F37" w16cex:dateUtc="2026-01-22T19:25:00Z"/>
  <w16cex:commentExtensible w16cex:durableId="3B3BC83C" w16cex:dateUtc="2026-01-22T19:27:00Z"/>
  <w16cex:commentExtensible w16cex:durableId="09308862" w16cex:dateUtc="2026-01-22T19:28:00Z"/>
  <w16cex:commentExtensible w16cex:durableId="1D9D5EB8" w16cex:dateUtc="2026-01-22T1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6500B1" w16cid:durableId="61E7DBBA"/>
  <w16cid:commentId w16cid:paraId="4E7A3CF9" w16cid:durableId="01F283D3"/>
  <w16cid:commentId w16cid:paraId="77A0AA73" w16cid:durableId="7E9CA796"/>
  <w16cid:commentId w16cid:paraId="180C9D10" w16cid:durableId="11F4F058"/>
  <w16cid:commentId w16cid:paraId="65789DCD" w16cid:durableId="1FBC348F"/>
  <w16cid:commentId w16cid:paraId="6BF723A0" w16cid:durableId="43BAF6AE"/>
  <w16cid:commentId w16cid:paraId="71B9638A" w16cid:durableId="6D0888B8"/>
  <w16cid:commentId w16cid:paraId="65B79AFA" w16cid:durableId="3718E68B"/>
  <w16cid:commentId w16cid:paraId="193CE7C4" w16cid:durableId="503D2452"/>
  <w16cid:commentId w16cid:paraId="3223EB1D" w16cid:durableId="1A4A28F8"/>
  <w16cid:commentId w16cid:paraId="0E3F9B88" w16cid:durableId="0267370A"/>
  <w16cid:commentId w16cid:paraId="1723FC2E" w16cid:durableId="1FF9F732"/>
  <w16cid:commentId w16cid:paraId="19D85B42" w16cid:durableId="49ED56AA"/>
  <w16cid:commentId w16cid:paraId="7E9FF31B" w16cid:durableId="172AB0CF"/>
  <w16cid:commentId w16cid:paraId="6E05CCD4" w16cid:durableId="4D5AD632"/>
  <w16cid:commentId w16cid:paraId="6E2262B5" w16cid:durableId="3CFA4349"/>
  <w16cid:commentId w16cid:paraId="587B4AFB" w16cid:durableId="53A21F37"/>
  <w16cid:commentId w16cid:paraId="72EA3224" w16cid:durableId="3B3BC83C"/>
  <w16cid:commentId w16cid:paraId="77FC7405" w16cid:durableId="09308862"/>
  <w16cid:commentId w16cid:paraId="2C81B3A6" w16cid:durableId="1D9D5E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25AF"/>
    <w:multiLevelType w:val="hybridMultilevel"/>
    <w:tmpl w:val="B5D061C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1BA7215"/>
    <w:multiLevelType w:val="hybridMultilevel"/>
    <w:tmpl w:val="E61073F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0B6409F"/>
    <w:multiLevelType w:val="hybridMultilevel"/>
    <w:tmpl w:val="A8C6378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680693A"/>
    <w:multiLevelType w:val="hybridMultilevel"/>
    <w:tmpl w:val="40FC6D80"/>
    <w:lvl w:ilvl="0" w:tplc="04070017">
      <w:start w:val="1"/>
      <w:numFmt w:val="lowerLetter"/>
      <w:lvlText w:val="%1)"/>
      <w:lvlJc w:val="left"/>
      <w:pPr>
        <w:ind w:left="862" w:hanging="360"/>
      </w:pPr>
    </w:lvl>
    <w:lvl w:ilvl="1" w:tplc="04070019" w:tentative="1">
      <w:start w:val="1"/>
      <w:numFmt w:val="lowerLetter"/>
      <w:lvlText w:val="%2."/>
      <w:lvlJc w:val="left"/>
      <w:pPr>
        <w:ind w:left="1582" w:hanging="360"/>
      </w:pPr>
    </w:lvl>
    <w:lvl w:ilvl="2" w:tplc="0407001B" w:tentative="1">
      <w:start w:val="1"/>
      <w:numFmt w:val="lowerRoman"/>
      <w:lvlText w:val="%3."/>
      <w:lvlJc w:val="right"/>
      <w:pPr>
        <w:ind w:left="2302" w:hanging="180"/>
      </w:pPr>
    </w:lvl>
    <w:lvl w:ilvl="3" w:tplc="0407000F" w:tentative="1">
      <w:start w:val="1"/>
      <w:numFmt w:val="decimal"/>
      <w:lvlText w:val="%4."/>
      <w:lvlJc w:val="left"/>
      <w:pPr>
        <w:ind w:left="3022" w:hanging="360"/>
      </w:pPr>
    </w:lvl>
    <w:lvl w:ilvl="4" w:tplc="04070019" w:tentative="1">
      <w:start w:val="1"/>
      <w:numFmt w:val="lowerLetter"/>
      <w:lvlText w:val="%5."/>
      <w:lvlJc w:val="left"/>
      <w:pPr>
        <w:ind w:left="3742" w:hanging="360"/>
      </w:pPr>
    </w:lvl>
    <w:lvl w:ilvl="5" w:tplc="0407001B" w:tentative="1">
      <w:start w:val="1"/>
      <w:numFmt w:val="lowerRoman"/>
      <w:lvlText w:val="%6."/>
      <w:lvlJc w:val="right"/>
      <w:pPr>
        <w:ind w:left="4462" w:hanging="180"/>
      </w:pPr>
    </w:lvl>
    <w:lvl w:ilvl="6" w:tplc="0407000F" w:tentative="1">
      <w:start w:val="1"/>
      <w:numFmt w:val="decimal"/>
      <w:lvlText w:val="%7."/>
      <w:lvlJc w:val="left"/>
      <w:pPr>
        <w:ind w:left="5182" w:hanging="360"/>
      </w:pPr>
    </w:lvl>
    <w:lvl w:ilvl="7" w:tplc="04070019" w:tentative="1">
      <w:start w:val="1"/>
      <w:numFmt w:val="lowerLetter"/>
      <w:lvlText w:val="%8."/>
      <w:lvlJc w:val="left"/>
      <w:pPr>
        <w:ind w:left="5902" w:hanging="360"/>
      </w:pPr>
    </w:lvl>
    <w:lvl w:ilvl="8" w:tplc="0407001B" w:tentative="1">
      <w:start w:val="1"/>
      <w:numFmt w:val="lowerRoman"/>
      <w:lvlText w:val="%9."/>
      <w:lvlJc w:val="right"/>
      <w:pPr>
        <w:ind w:left="6622" w:hanging="180"/>
      </w:pPr>
    </w:lvl>
  </w:abstractNum>
  <w:abstractNum w:abstractNumId="4" w15:restartNumberingAfterBreak="0">
    <w:nsid w:val="18B515CF"/>
    <w:multiLevelType w:val="hybridMultilevel"/>
    <w:tmpl w:val="9D9E4B2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A7A5F51"/>
    <w:multiLevelType w:val="hybridMultilevel"/>
    <w:tmpl w:val="E116A78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F71652C"/>
    <w:multiLevelType w:val="hybridMultilevel"/>
    <w:tmpl w:val="45F2AD6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1D352ED"/>
    <w:multiLevelType w:val="hybridMultilevel"/>
    <w:tmpl w:val="34A87D8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25012E1"/>
    <w:multiLevelType w:val="hybridMultilevel"/>
    <w:tmpl w:val="E68C2E6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7CF71CB"/>
    <w:multiLevelType w:val="hybridMultilevel"/>
    <w:tmpl w:val="84AC339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B830772"/>
    <w:multiLevelType w:val="hybridMultilevel"/>
    <w:tmpl w:val="B8D6A1C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FE3587A"/>
    <w:multiLevelType w:val="hybridMultilevel"/>
    <w:tmpl w:val="2370FE4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AC97E2C"/>
    <w:multiLevelType w:val="hybridMultilevel"/>
    <w:tmpl w:val="71867E8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ACD0C83"/>
    <w:multiLevelType w:val="hybridMultilevel"/>
    <w:tmpl w:val="678CC100"/>
    <w:lvl w:ilvl="0" w:tplc="04070017">
      <w:start w:val="1"/>
      <w:numFmt w:val="lowerLetter"/>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4" w15:restartNumberingAfterBreak="0">
    <w:nsid w:val="3D7566B9"/>
    <w:multiLevelType w:val="hybridMultilevel"/>
    <w:tmpl w:val="4BFEB89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2C420C8"/>
    <w:multiLevelType w:val="hybridMultilevel"/>
    <w:tmpl w:val="8F9CE6D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2F62547"/>
    <w:multiLevelType w:val="hybridMultilevel"/>
    <w:tmpl w:val="BC06CE0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6A44EDB"/>
    <w:multiLevelType w:val="hybridMultilevel"/>
    <w:tmpl w:val="D7A20DC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E8D3E7C"/>
    <w:multiLevelType w:val="hybridMultilevel"/>
    <w:tmpl w:val="9D462B4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0161B36"/>
    <w:multiLevelType w:val="hybridMultilevel"/>
    <w:tmpl w:val="3CE0E15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12E2999"/>
    <w:multiLevelType w:val="hybridMultilevel"/>
    <w:tmpl w:val="1E00490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66E7A89"/>
    <w:multiLevelType w:val="hybridMultilevel"/>
    <w:tmpl w:val="60BEB73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69A1939"/>
    <w:multiLevelType w:val="hybridMultilevel"/>
    <w:tmpl w:val="A56C94F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AC727C0"/>
    <w:multiLevelType w:val="hybridMultilevel"/>
    <w:tmpl w:val="58DECAC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BC94A82"/>
    <w:multiLevelType w:val="hybridMultilevel"/>
    <w:tmpl w:val="52A8639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775F4162"/>
    <w:multiLevelType w:val="hybridMultilevel"/>
    <w:tmpl w:val="16D8D3B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7ACC2EF7"/>
    <w:multiLevelType w:val="hybridMultilevel"/>
    <w:tmpl w:val="CCEAC01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7B3D295F"/>
    <w:multiLevelType w:val="hybridMultilevel"/>
    <w:tmpl w:val="9932919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7B426F6E"/>
    <w:multiLevelType w:val="hybridMultilevel"/>
    <w:tmpl w:val="1A384B5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7B554592"/>
    <w:multiLevelType w:val="hybridMultilevel"/>
    <w:tmpl w:val="6C50920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41959206">
    <w:abstractNumId w:val="14"/>
  </w:num>
  <w:num w:numId="2" w16cid:durableId="763646242">
    <w:abstractNumId w:val="13"/>
  </w:num>
  <w:num w:numId="3" w16cid:durableId="1375888134">
    <w:abstractNumId w:val="3"/>
  </w:num>
  <w:num w:numId="4" w16cid:durableId="656374985">
    <w:abstractNumId w:val="24"/>
  </w:num>
  <w:num w:numId="5" w16cid:durableId="1756631660">
    <w:abstractNumId w:val="28"/>
  </w:num>
  <w:num w:numId="6" w16cid:durableId="1458135593">
    <w:abstractNumId w:val="27"/>
  </w:num>
  <w:num w:numId="7" w16cid:durableId="1733192266">
    <w:abstractNumId w:val="23"/>
  </w:num>
  <w:num w:numId="8" w16cid:durableId="2106806414">
    <w:abstractNumId w:val="2"/>
  </w:num>
  <w:num w:numId="9" w16cid:durableId="200748293">
    <w:abstractNumId w:val="16"/>
  </w:num>
  <w:num w:numId="10" w16cid:durableId="993408103">
    <w:abstractNumId w:val="5"/>
  </w:num>
  <w:num w:numId="11" w16cid:durableId="1835296795">
    <w:abstractNumId w:val="7"/>
  </w:num>
  <w:num w:numId="12" w16cid:durableId="1691253795">
    <w:abstractNumId w:val="8"/>
  </w:num>
  <w:num w:numId="13" w16cid:durableId="1819498026">
    <w:abstractNumId w:val="15"/>
  </w:num>
  <w:num w:numId="14" w16cid:durableId="1647464749">
    <w:abstractNumId w:val="26"/>
  </w:num>
  <w:num w:numId="15" w16cid:durableId="1945377180">
    <w:abstractNumId w:val="4"/>
  </w:num>
  <w:num w:numId="16" w16cid:durableId="2027049894">
    <w:abstractNumId w:val="20"/>
  </w:num>
  <w:num w:numId="17" w16cid:durableId="175535743">
    <w:abstractNumId w:val="9"/>
  </w:num>
  <w:num w:numId="18" w16cid:durableId="1463885417">
    <w:abstractNumId w:val="22"/>
  </w:num>
  <w:num w:numId="19" w16cid:durableId="1830438837">
    <w:abstractNumId w:val="10"/>
  </w:num>
  <w:num w:numId="20" w16cid:durableId="866480616">
    <w:abstractNumId w:val="11"/>
  </w:num>
  <w:num w:numId="21" w16cid:durableId="985359876">
    <w:abstractNumId w:val="0"/>
  </w:num>
  <w:num w:numId="22" w16cid:durableId="1320769741">
    <w:abstractNumId w:val="1"/>
  </w:num>
  <w:num w:numId="23" w16cid:durableId="1591547519">
    <w:abstractNumId w:val="12"/>
  </w:num>
  <w:num w:numId="24" w16cid:durableId="957877261">
    <w:abstractNumId w:val="29"/>
  </w:num>
  <w:num w:numId="25" w16cid:durableId="1873880981">
    <w:abstractNumId w:val="17"/>
  </w:num>
  <w:num w:numId="26" w16cid:durableId="1794519989">
    <w:abstractNumId w:val="25"/>
  </w:num>
  <w:num w:numId="27" w16cid:durableId="469786565">
    <w:abstractNumId w:val="21"/>
  </w:num>
  <w:num w:numId="28" w16cid:durableId="1494838800">
    <w:abstractNumId w:val="6"/>
  </w:num>
  <w:num w:numId="29" w16cid:durableId="250622093">
    <w:abstractNumId w:val="18"/>
  </w:num>
  <w:num w:numId="30" w16cid:durableId="20983008">
    <w:abstractNumId w:val="19"/>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ntwistle, Andrew">
    <w15:presenceInfo w15:providerId="AD" w15:userId="S-1-5-21-682003330-1078081533-1177238915-1946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52A"/>
    <w:rsid w:val="000636A7"/>
    <w:rsid w:val="00105840"/>
    <w:rsid w:val="00192B95"/>
    <w:rsid w:val="001B4E53"/>
    <w:rsid w:val="002467E8"/>
    <w:rsid w:val="002547DA"/>
    <w:rsid w:val="00366DA1"/>
    <w:rsid w:val="00387CAD"/>
    <w:rsid w:val="00400229"/>
    <w:rsid w:val="00401599"/>
    <w:rsid w:val="004219EE"/>
    <w:rsid w:val="004368D4"/>
    <w:rsid w:val="004F08BB"/>
    <w:rsid w:val="0055665D"/>
    <w:rsid w:val="005947B4"/>
    <w:rsid w:val="005B78CF"/>
    <w:rsid w:val="006F1168"/>
    <w:rsid w:val="007E6786"/>
    <w:rsid w:val="00835D5C"/>
    <w:rsid w:val="00921BA3"/>
    <w:rsid w:val="009F76D4"/>
    <w:rsid w:val="00A64CE6"/>
    <w:rsid w:val="00B01561"/>
    <w:rsid w:val="00B43E93"/>
    <w:rsid w:val="00B759A1"/>
    <w:rsid w:val="00C854B5"/>
    <w:rsid w:val="00CC447D"/>
    <w:rsid w:val="00D3610F"/>
    <w:rsid w:val="00D6577B"/>
    <w:rsid w:val="00DC28BC"/>
    <w:rsid w:val="00DF1733"/>
    <w:rsid w:val="00E8352A"/>
    <w:rsid w:val="00E83E97"/>
    <w:rsid w:val="00FD1D7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B7536"/>
  <w15:chartTrackingRefBased/>
  <w15:docId w15:val="{C57DC594-327E-4892-AA92-81335F545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8352A"/>
    <w:rPr>
      <w:kern w:val="0"/>
      <w14:ligatures w14:val="none"/>
    </w:rPr>
  </w:style>
  <w:style w:type="paragraph" w:styleId="berschrift1">
    <w:name w:val="heading 1"/>
    <w:basedOn w:val="Standard"/>
    <w:next w:val="Standard"/>
    <w:link w:val="berschrift1Zchn"/>
    <w:uiPriority w:val="9"/>
    <w:qFormat/>
    <w:rsid w:val="00E8352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E8352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E8352A"/>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E8352A"/>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E8352A"/>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E8352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8352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8352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8352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8352A"/>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E8352A"/>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E8352A"/>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E8352A"/>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E8352A"/>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E8352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8352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8352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8352A"/>
    <w:rPr>
      <w:rFonts w:eastAsiaTheme="majorEastAsia" w:cstheme="majorBidi"/>
      <w:color w:val="272727" w:themeColor="text1" w:themeTint="D8"/>
    </w:rPr>
  </w:style>
  <w:style w:type="paragraph" w:styleId="Titel">
    <w:name w:val="Title"/>
    <w:basedOn w:val="Standard"/>
    <w:next w:val="Standard"/>
    <w:link w:val="TitelZchn"/>
    <w:uiPriority w:val="10"/>
    <w:qFormat/>
    <w:rsid w:val="00E83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8352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8352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8352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8352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8352A"/>
    <w:rPr>
      <w:i/>
      <w:iCs/>
      <w:color w:val="404040" w:themeColor="text1" w:themeTint="BF"/>
    </w:rPr>
  </w:style>
  <w:style w:type="paragraph" w:styleId="Listenabsatz">
    <w:name w:val="List Paragraph"/>
    <w:basedOn w:val="Standard"/>
    <w:uiPriority w:val="34"/>
    <w:qFormat/>
    <w:rsid w:val="00E8352A"/>
    <w:pPr>
      <w:ind w:left="720"/>
      <w:contextualSpacing/>
    </w:pPr>
  </w:style>
  <w:style w:type="character" w:styleId="IntensiveHervorhebung">
    <w:name w:val="Intense Emphasis"/>
    <w:basedOn w:val="Absatz-Standardschriftart"/>
    <w:uiPriority w:val="21"/>
    <w:qFormat/>
    <w:rsid w:val="00E8352A"/>
    <w:rPr>
      <w:i/>
      <w:iCs/>
      <w:color w:val="2E74B5" w:themeColor="accent1" w:themeShade="BF"/>
    </w:rPr>
  </w:style>
  <w:style w:type="paragraph" w:styleId="IntensivesZitat">
    <w:name w:val="Intense Quote"/>
    <w:basedOn w:val="Standard"/>
    <w:next w:val="Standard"/>
    <w:link w:val="IntensivesZitatZchn"/>
    <w:uiPriority w:val="30"/>
    <w:qFormat/>
    <w:rsid w:val="00E835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E8352A"/>
    <w:rPr>
      <w:i/>
      <w:iCs/>
      <w:color w:val="2E74B5" w:themeColor="accent1" w:themeShade="BF"/>
    </w:rPr>
  </w:style>
  <w:style w:type="character" w:styleId="IntensiverVerweis">
    <w:name w:val="Intense Reference"/>
    <w:basedOn w:val="Absatz-Standardschriftart"/>
    <w:uiPriority w:val="32"/>
    <w:qFormat/>
    <w:rsid w:val="00E8352A"/>
    <w:rPr>
      <w:b/>
      <w:bCs/>
      <w:smallCaps/>
      <w:color w:val="2E74B5" w:themeColor="accent1" w:themeShade="BF"/>
      <w:spacing w:val="5"/>
    </w:rPr>
  </w:style>
  <w:style w:type="paragraph" w:customStyle="1" w:styleId="DefaultStyle">
    <w:name w:val="Default Style"/>
    <w:rsid w:val="00E8352A"/>
    <w:pPr>
      <w:suppressAutoHyphens/>
      <w:spacing w:after="200" w:line="276" w:lineRule="auto"/>
    </w:pPr>
    <w:rPr>
      <w:rFonts w:ascii="Calibri" w:eastAsia="DejaVu Sans" w:hAnsi="Calibri" w:cs="Calibri"/>
      <w:color w:val="00000A"/>
      <w:kern w:val="0"/>
      <w:lang w:val="en-GB"/>
      <w14:ligatures w14:val="none"/>
    </w:rPr>
  </w:style>
  <w:style w:type="paragraph" w:styleId="StandardWeb">
    <w:name w:val="Normal (Web)"/>
    <w:basedOn w:val="Standard"/>
    <w:uiPriority w:val="99"/>
    <w:semiHidden/>
    <w:unhideWhenUsed/>
    <w:rsid w:val="00E8352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pple-converted-space">
    <w:name w:val="apple-converted-space"/>
    <w:basedOn w:val="Absatz-Standardschriftart"/>
    <w:rsid w:val="00E8352A"/>
  </w:style>
  <w:style w:type="character" w:styleId="Fett">
    <w:name w:val="Strong"/>
    <w:basedOn w:val="Absatz-Standardschriftart"/>
    <w:uiPriority w:val="22"/>
    <w:qFormat/>
    <w:rsid w:val="00E8352A"/>
    <w:rPr>
      <w:b/>
      <w:bCs/>
    </w:rPr>
  </w:style>
  <w:style w:type="paragraph" w:styleId="berarbeitung">
    <w:name w:val="Revision"/>
    <w:hidden/>
    <w:uiPriority w:val="99"/>
    <w:semiHidden/>
    <w:rsid w:val="00387CAD"/>
    <w:pPr>
      <w:spacing w:after="0" w:line="240" w:lineRule="auto"/>
    </w:pPr>
    <w:rPr>
      <w:kern w:val="0"/>
      <w14:ligatures w14:val="none"/>
    </w:rPr>
  </w:style>
  <w:style w:type="character" w:styleId="Kommentarzeichen">
    <w:name w:val="annotation reference"/>
    <w:basedOn w:val="Absatz-Standardschriftart"/>
    <w:uiPriority w:val="99"/>
    <w:semiHidden/>
    <w:unhideWhenUsed/>
    <w:rsid w:val="00DF1733"/>
    <w:rPr>
      <w:sz w:val="16"/>
      <w:szCs w:val="16"/>
    </w:rPr>
  </w:style>
  <w:style w:type="paragraph" w:styleId="Kommentartext">
    <w:name w:val="annotation text"/>
    <w:basedOn w:val="Standard"/>
    <w:link w:val="KommentartextZchn"/>
    <w:uiPriority w:val="99"/>
    <w:semiHidden/>
    <w:unhideWhenUsed/>
    <w:rsid w:val="00DF1733"/>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F1733"/>
    <w:rPr>
      <w:kern w:val="0"/>
      <w:sz w:val="20"/>
      <w:szCs w:val="20"/>
      <w14:ligatures w14:val="none"/>
    </w:rPr>
  </w:style>
  <w:style w:type="paragraph" w:styleId="Kommentarthema">
    <w:name w:val="annotation subject"/>
    <w:basedOn w:val="Kommentartext"/>
    <w:next w:val="Kommentartext"/>
    <w:link w:val="KommentarthemaZchn"/>
    <w:uiPriority w:val="99"/>
    <w:semiHidden/>
    <w:unhideWhenUsed/>
    <w:rsid w:val="00DF1733"/>
    <w:rPr>
      <w:b/>
      <w:bCs/>
    </w:rPr>
  </w:style>
  <w:style w:type="character" w:customStyle="1" w:styleId="KommentarthemaZchn">
    <w:name w:val="Kommentarthema Zchn"/>
    <w:basedOn w:val="KommentartextZchn"/>
    <w:link w:val="Kommentarthema"/>
    <w:uiPriority w:val="99"/>
    <w:semiHidden/>
    <w:rsid w:val="00DF1733"/>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856556">
      <w:bodyDiv w:val="1"/>
      <w:marLeft w:val="0"/>
      <w:marRight w:val="0"/>
      <w:marTop w:val="0"/>
      <w:marBottom w:val="0"/>
      <w:divBdr>
        <w:top w:val="none" w:sz="0" w:space="0" w:color="auto"/>
        <w:left w:val="none" w:sz="0" w:space="0" w:color="auto"/>
        <w:bottom w:val="none" w:sz="0" w:space="0" w:color="auto"/>
        <w:right w:val="none" w:sz="0" w:space="0" w:color="auto"/>
      </w:divBdr>
    </w:div>
    <w:div w:id="210976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2615</Words>
  <Characters>16478</Characters>
  <Application>Microsoft Office Word</Application>
  <DocSecurity>0</DocSecurity>
  <Lines>137</Lines>
  <Paragraphs>38</Paragraphs>
  <ScaleCrop>false</ScaleCrop>
  <HeadingPairs>
    <vt:vector size="2" baseType="variant">
      <vt:variant>
        <vt:lpstr>Titel</vt:lpstr>
      </vt:variant>
      <vt:variant>
        <vt:i4>1</vt:i4>
      </vt:variant>
    </vt:vector>
  </HeadingPairs>
  <TitlesOfParts>
    <vt:vector size="1" baseType="lpstr">
      <vt:lpstr/>
    </vt:vector>
  </TitlesOfParts>
  <Company>UniversitaetsklinikumWuerzburg</Company>
  <LinksUpToDate>false</LinksUpToDate>
  <CharactersWithSpaces>19055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Schülein, Silvia</dc:creator>
  <cp:keywords/>
  <dc:description/>
  <cp:lastModifiedBy>Entwistle, Andrew</cp:lastModifiedBy>
  <cp:revision>5</cp:revision>
  <dcterms:created xsi:type="dcterms:W3CDTF">2026-01-22T17:33:00Z</dcterms:created>
  <dcterms:modified xsi:type="dcterms:W3CDTF">2026-01-22T19:50:00Z</dcterms:modified>
</cp:coreProperties>
</file>