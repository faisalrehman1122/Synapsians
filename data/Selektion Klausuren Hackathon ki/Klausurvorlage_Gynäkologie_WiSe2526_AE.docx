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25F93" w14:textId="5520712F" w:rsidR="00092851" w:rsidRPr="00125297" w:rsidRDefault="00092851" w:rsidP="00092851">
      <w:pPr>
        <w:autoSpaceDE w:val="0"/>
        <w:autoSpaceDN w:val="0"/>
        <w:adjustRightInd w:val="0"/>
        <w:rPr>
          <w:rFonts w:ascii="Arial" w:hAnsi="Arial" w:cs="Arial"/>
          <w:sz w:val="20"/>
          <w:szCs w:val="20"/>
        </w:rPr>
      </w:pPr>
      <w:r w:rsidRPr="00125297">
        <w:rPr>
          <w:rFonts w:ascii="Arial" w:hAnsi="Arial" w:cs="Arial"/>
          <w:sz w:val="20"/>
          <w:szCs w:val="20"/>
        </w:rPr>
        <w:t>Klausur Gynäkologie und Geburtshilfe WS 2025/26</w:t>
      </w:r>
    </w:p>
    <w:p w14:paraId="5F297553"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Autor: Leonhardt</w:t>
      </w:r>
    </w:p>
    <w:p w14:paraId="5486D2B5" w14:textId="2770211B"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Datum: 02.02.2026</w:t>
      </w:r>
    </w:p>
    <w:p w14:paraId="534E56A0"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Schema: PS50P</w:t>
      </w:r>
    </w:p>
    <w:p w14:paraId="7F5E0F0A"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KEINE_ABSCHNITTSPUNKTE: ja</w:t>
      </w:r>
    </w:p>
    <w:p w14:paraId="5673E772"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FRAGE_NUMMERN: fortlaufend</w:t>
      </w:r>
    </w:p>
    <w:p w14:paraId="3782E126"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KEINE_MARKIERUNGEN: nein</w:t>
      </w:r>
    </w:p>
    <w:p w14:paraId="33043563"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GUI_AUFTEILUNG: B 53</w:t>
      </w:r>
    </w:p>
    <w:p w14:paraId="4380F4DA"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ABSCHNITTE_RANDOMISIEREN: ja</w:t>
      </w:r>
    </w:p>
    <w:p w14:paraId="453E1986"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ABSCHNITT_R_MUSTER:</w:t>
      </w:r>
    </w:p>
    <w:p w14:paraId="7A660AB5"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FRAGEN_RANDOMISIEREN: ja</w:t>
      </w:r>
    </w:p>
    <w:p w14:paraId="37B5CA93"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ABSCHNITTE_OHNE_FRAGERANDOMISIERUNG:</w:t>
      </w:r>
    </w:p>
    <w:p w14:paraId="542936F4"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ANTWORTEN_RANDOMISIEREN: ja</w:t>
      </w:r>
    </w:p>
    <w:p w14:paraId="4C2E0868"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FRAGEN_OHNE_ANTWORTRANDOMISIERUNG:</w:t>
      </w:r>
    </w:p>
    <w:p w14:paraId="1D05487D" w14:textId="77777777" w:rsidR="00092851" w:rsidRPr="00125297" w:rsidRDefault="00092851" w:rsidP="00092851">
      <w:pPr>
        <w:pStyle w:val="Default"/>
        <w:rPr>
          <w:rFonts w:ascii="Arial" w:hAnsi="Arial" w:cs="Arial"/>
          <w:color w:val="auto"/>
          <w:sz w:val="20"/>
          <w:szCs w:val="20"/>
        </w:rPr>
      </w:pPr>
      <w:r w:rsidRPr="00125297">
        <w:rPr>
          <w:rFonts w:ascii="Arial" w:hAnsi="Arial" w:cs="Arial"/>
          <w:color w:val="auto"/>
          <w:sz w:val="20"/>
          <w:szCs w:val="20"/>
        </w:rPr>
        <w:t>MOBIL_GEEIGNET: ja</w:t>
      </w:r>
    </w:p>
    <w:p w14:paraId="6EBA9A8E" w14:textId="77777777" w:rsidR="00092851" w:rsidRPr="00125297" w:rsidRDefault="00092851" w:rsidP="00092851">
      <w:pPr>
        <w:pStyle w:val="Default"/>
        <w:rPr>
          <w:rFonts w:ascii="Arial" w:hAnsi="Arial" w:cs="Arial"/>
          <w:color w:val="auto"/>
          <w:sz w:val="20"/>
          <w:szCs w:val="20"/>
        </w:rPr>
      </w:pPr>
    </w:p>
    <w:p w14:paraId="07C82DCE" w14:textId="381ABFE9" w:rsidR="00092851" w:rsidRPr="00125297" w:rsidRDefault="00092851" w:rsidP="00092851">
      <w:pPr>
        <w:rPr>
          <w:rFonts w:ascii="Arial" w:eastAsia="Calibri" w:hAnsi="Arial" w:cs="Arial"/>
          <w:sz w:val="20"/>
          <w:szCs w:val="20"/>
        </w:rPr>
      </w:pPr>
      <w:r w:rsidRPr="00125297">
        <w:rPr>
          <w:rFonts w:ascii="Arial" w:eastAsia="Calibri" w:hAnsi="Arial" w:cs="Arial"/>
          <w:sz w:val="20"/>
          <w:szCs w:val="20"/>
        </w:rPr>
        <w:t>Das Kopieren von Schrift-</w:t>
      </w:r>
      <w:r w:rsidR="009D47AB">
        <w:rPr>
          <w:rFonts w:ascii="Arial" w:eastAsia="Calibri" w:hAnsi="Arial" w:cs="Arial"/>
          <w:sz w:val="20"/>
          <w:szCs w:val="20"/>
        </w:rPr>
        <w:t xml:space="preserve"> </w:t>
      </w:r>
      <w:r w:rsidRPr="00125297">
        <w:rPr>
          <w:rFonts w:ascii="Arial" w:eastAsia="Calibri" w:hAnsi="Arial" w:cs="Arial"/>
          <w:sz w:val="20"/>
          <w:szCs w:val="20"/>
        </w:rPr>
        <w:t>und Bildmaterial während der Klausur mittels Handy</w:t>
      </w:r>
      <w:r w:rsidR="009D47AB">
        <w:rPr>
          <w:rFonts w:ascii="Arial" w:eastAsia="Calibri" w:hAnsi="Arial" w:cs="Arial"/>
          <w:sz w:val="20"/>
          <w:szCs w:val="20"/>
        </w:rPr>
        <w:t>s</w:t>
      </w:r>
      <w:r w:rsidRPr="00125297">
        <w:rPr>
          <w:rFonts w:ascii="Arial" w:eastAsia="Calibri" w:hAnsi="Arial" w:cs="Arial"/>
          <w:sz w:val="20"/>
          <w:szCs w:val="20"/>
        </w:rPr>
        <w:t xml:space="preserve">, Kameras oder anderen technischen Geräten ist aus urheberrechtlichen Gründen untersagt. Verstöße werden mit </w:t>
      </w:r>
      <w:r w:rsidRPr="00125297">
        <w:rPr>
          <w:rFonts w:ascii="Arial" w:eastAsia="Calibri" w:hAnsi="Arial" w:cs="Arial"/>
          <w:b/>
          <w:sz w:val="20"/>
          <w:szCs w:val="20"/>
        </w:rPr>
        <w:t xml:space="preserve">Nichtbestehen </w:t>
      </w:r>
      <w:r w:rsidRPr="00125297">
        <w:rPr>
          <w:rFonts w:ascii="Arial" w:eastAsia="Calibri" w:hAnsi="Arial" w:cs="Arial"/>
          <w:sz w:val="20"/>
          <w:szCs w:val="20"/>
        </w:rPr>
        <w:t>der Klausur geahndet.</w:t>
      </w:r>
    </w:p>
    <w:p w14:paraId="2591E0D3" w14:textId="77777777" w:rsidR="00092851" w:rsidRPr="00125297" w:rsidRDefault="00092851" w:rsidP="00092851">
      <w:pPr>
        <w:rPr>
          <w:rFonts w:ascii="Arial" w:eastAsia="Calibri" w:hAnsi="Arial" w:cs="Arial"/>
          <w:sz w:val="20"/>
          <w:szCs w:val="20"/>
        </w:rPr>
      </w:pPr>
      <w:r w:rsidRPr="00125297">
        <w:rPr>
          <w:rFonts w:ascii="Arial" w:eastAsia="Calibri" w:hAnsi="Arial" w:cs="Arial"/>
          <w:b/>
          <w:sz w:val="20"/>
          <w:szCs w:val="20"/>
        </w:rPr>
        <w:t xml:space="preserve">Allgemein gilt, dass die Verwendung nicht erlaubter Hilfsmittel während der Klausur im Sinne eines Täuschungsversuches zum Nichtbestehen der Klausur führt. </w:t>
      </w:r>
      <w:r w:rsidRPr="00125297">
        <w:rPr>
          <w:rFonts w:ascii="Arial" w:eastAsia="Calibri" w:hAnsi="Arial" w:cs="Arial"/>
          <w:sz w:val="20"/>
          <w:szCs w:val="20"/>
        </w:rPr>
        <w:t xml:space="preserve">Dies gilt insbesondere im Hinblick auf Mobilfunkgeräte. Stellen Sie bitte sicher, dass sich diese </w:t>
      </w:r>
      <w:r w:rsidRPr="00125297">
        <w:rPr>
          <w:rFonts w:ascii="Arial" w:eastAsia="Calibri" w:hAnsi="Arial" w:cs="Arial"/>
          <w:b/>
          <w:sz w:val="20"/>
          <w:szCs w:val="20"/>
        </w:rPr>
        <w:t xml:space="preserve">weder auf Ihrem Arbeitsplatz noch in unmittelbarer Nähe dazu befinden </w:t>
      </w:r>
      <w:r w:rsidRPr="00125297">
        <w:rPr>
          <w:rFonts w:ascii="Arial" w:eastAsia="Calibri" w:hAnsi="Arial" w:cs="Arial"/>
          <w:sz w:val="20"/>
          <w:szCs w:val="20"/>
        </w:rPr>
        <w:t>und dass die Geräte ausgeschaltet sind.</w:t>
      </w:r>
    </w:p>
    <w:p w14:paraId="686ABFD6" w14:textId="77777777" w:rsidR="00092851" w:rsidRPr="00125297" w:rsidRDefault="00092851" w:rsidP="00092851">
      <w:pPr>
        <w:pStyle w:val="Default"/>
        <w:rPr>
          <w:rFonts w:ascii="Arial" w:hAnsi="Arial" w:cs="Arial"/>
          <w:color w:val="auto"/>
          <w:sz w:val="20"/>
          <w:szCs w:val="20"/>
        </w:rPr>
      </w:pPr>
    </w:p>
    <w:p w14:paraId="624E75FE" w14:textId="77777777" w:rsidR="00092851" w:rsidRPr="00125297" w:rsidRDefault="00092851" w:rsidP="00092851">
      <w:pPr>
        <w:pStyle w:val="Default"/>
        <w:rPr>
          <w:rFonts w:ascii="Arial" w:hAnsi="Arial" w:cs="Arial"/>
          <w:color w:val="auto"/>
          <w:sz w:val="20"/>
          <w:szCs w:val="20"/>
          <w:u w:val="single"/>
        </w:rPr>
      </w:pPr>
      <w:r w:rsidRPr="00125297">
        <w:rPr>
          <w:rFonts w:ascii="Arial" w:hAnsi="Arial" w:cs="Arial"/>
          <w:color w:val="auto"/>
          <w:sz w:val="20"/>
          <w:szCs w:val="20"/>
          <w:u w:val="single"/>
        </w:rPr>
        <w:t>Bewertungsschema:</w:t>
      </w:r>
    </w:p>
    <w:p w14:paraId="771177C6" w14:textId="77777777" w:rsidR="00092851" w:rsidRPr="00125297" w:rsidRDefault="00092851" w:rsidP="00092851">
      <w:pPr>
        <w:pStyle w:val="Default"/>
        <w:rPr>
          <w:rFonts w:ascii="Arial" w:hAnsi="Arial" w:cs="Arial"/>
          <w:color w:val="auto"/>
          <w:sz w:val="20"/>
          <w:szCs w:val="20"/>
          <w:u w:val="single"/>
        </w:rPr>
      </w:pPr>
    </w:p>
    <w:p w14:paraId="742CD359" w14:textId="77777777" w:rsidR="00092851" w:rsidRPr="00125297" w:rsidRDefault="00092851" w:rsidP="00092851">
      <w:pPr>
        <w:pStyle w:val="Default"/>
        <w:rPr>
          <w:rFonts w:ascii="Arial" w:hAnsi="Arial" w:cs="Arial"/>
          <w:color w:val="auto"/>
          <w:sz w:val="20"/>
          <w:szCs w:val="20"/>
        </w:rPr>
      </w:pPr>
      <w:proofErr w:type="spellStart"/>
      <w:r w:rsidRPr="00125297">
        <w:rPr>
          <w:rFonts w:ascii="Arial" w:hAnsi="Arial" w:cs="Arial"/>
          <w:color w:val="auto"/>
          <w:sz w:val="20"/>
          <w:szCs w:val="20"/>
          <w:u w:val="single"/>
        </w:rPr>
        <w:t>TypA</w:t>
      </w:r>
      <w:proofErr w:type="spellEnd"/>
      <w:r w:rsidRPr="00125297">
        <w:rPr>
          <w:rFonts w:ascii="Arial" w:hAnsi="Arial" w:cs="Arial"/>
          <w:color w:val="auto"/>
          <w:sz w:val="20"/>
          <w:szCs w:val="20"/>
          <w:u w:val="single"/>
        </w:rPr>
        <w:t xml:space="preserve"> (Einfachauswahl bei 5 Antwortalternativen):</w:t>
      </w:r>
      <w:r w:rsidRPr="00125297">
        <w:rPr>
          <w:rFonts w:ascii="Arial" w:hAnsi="Arial" w:cs="Arial"/>
          <w:color w:val="auto"/>
          <w:sz w:val="20"/>
          <w:szCs w:val="20"/>
        </w:rPr>
        <w:t xml:space="preserve"> Jede Abweichung von der vorgegebenen Lösung ergibt 0%.</w:t>
      </w:r>
    </w:p>
    <w:p w14:paraId="76B4F73D" w14:textId="77777777" w:rsidR="00092851" w:rsidRPr="00125297" w:rsidRDefault="00092851" w:rsidP="00092851">
      <w:pPr>
        <w:pStyle w:val="Default"/>
        <w:rPr>
          <w:rFonts w:ascii="Arial" w:hAnsi="Arial" w:cs="Arial"/>
          <w:color w:val="auto"/>
          <w:sz w:val="20"/>
          <w:szCs w:val="20"/>
        </w:rPr>
      </w:pPr>
      <w:proofErr w:type="spellStart"/>
      <w:r w:rsidRPr="00125297">
        <w:rPr>
          <w:rFonts w:ascii="Arial" w:hAnsi="Arial" w:cs="Arial"/>
          <w:color w:val="auto"/>
          <w:sz w:val="20"/>
          <w:szCs w:val="20"/>
          <w:u w:val="single"/>
        </w:rPr>
        <w:t>PickS</w:t>
      </w:r>
      <w:proofErr w:type="spellEnd"/>
      <w:r w:rsidRPr="00125297">
        <w:rPr>
          <w:rFonts w:ascii="Arial" w:hAnsi="Arial" w:cs="Arial"/>
          <w:color w:val="auto"/>
          <w:sz w:val="20"/>
          <w:szCs w:val="20"/>
          <w:u w:val="single"/>
        </w:rPr>
        <w:t xml:space="preserve"> (x aus y Antwortalternativen sind auszuwählen):</w:t>
      </w:r>
      <w:r w:rsidRPr="00125297">
        <w:rPr>
          <w:rFonts w:ascii="Arial" w:hAnsi="Arial" w:cs="Arial"/>
          <w:color w:val="auto"/>
          <w:sz w:val="20"/>
          <w:szCs w:val="20"/>
        </w:rPr>
        <w:t xml:space="preserve"> </w:t>
      </w:r>
      <w:proofErr w:type="spellStart"/>
      <w:r w:rsidRPr="00125297">
        <w:rPr>
          <w:rFonts w:ascii="Arial" w:hAnsi="Arial" w:cs="Arial"/>
          <w:sz w:val="20"/>
          <w:szCs w:val="20"/>
        </w:rPr>
        <w:t>PickS</w:t>
      </w:r>
      <w:proofErr w:type="spellEnd"/>
      <w:r w:rsidRPr="00125297">
        <w:rPr>
          <w:rFonts w:ascii="Arial" w:hAnsi="Arial" w:cs="Arial"/>
          <w:sz w:val="20"/>
          <w:szCs w:val="20"/>
        </w:rPr>
        <w:t xml:space="preserve"> (scharfe Mehrfachauswahl): Sind mehr als die Hälfte der Antworten richtig klassifiziert (Kreuz bei einer zutreffenden Aussage bzw. kein Kreuz bei einer nicht zutreffenden Aussage), erhält man 50%, bei mehr Abweichungen 0%. Die Zahl der auszuwählenden Antworten ist angegeben. </w:t>
      </w:r>
      <w:r w:rsidRPr="00125297">
        <w:rPr>
          <w:rFonts w:ascii="Arial" w:hAnsi="Arial" w:cs="Arial"/>
          <w:b/>
          <w:bCs/>
          <w:sz w:val="20"/>
          <w:szCs w:val="20"/>
        </w:rPr>
        <w:t>Wählen Sie weniger bzw. mehr Antwortalternativen aus als angegeben sind, erhalten Sie automatisch 0 Punkte.</w:t>
      </w:r>
    </w:p>
    <w:p w14:paraId="177DCD62" w14:textId="77777777" w:rsidR="00092851" w:rsidRPr="00125297" w:rsidRDefault="00092851" w:rsidP="00092851">
      <w:pPr>
        <w:pStyle w:val="Default"/>
        <w:rPr>
          <w:rFonts w:ascii="Arial" w:hAnsi="Arial" w:cs="Arial"/>
          <w:color w:val="auto"/>
          <w:sz w:val="20"/>
          <w:szCs w:val="20"/>
        </w:rPr>
      </w:pPr>
      <w:proofErr w:type="spellStart"/>
      <w:r w:rsidRPr="00125297">
        <w:rPr>
          <w:rFonts w:ascii="Arial" w:hAnsi="Arial" w:cs="Arial"/>
          <w:color w:val="auto"/>
          <w:sz w:val="20"/>
          <w:szCs w:val="20"/>
          <w:u w:val="single"/>
        </w:rPr>
        <w:t>Kprim</w:t>
      </w:r>
      <w:proofErr w:type="spellEnd"/>
      <w:r w:rsidRPr="00125297">
        <w:rPr>
          <w:rFonts w:ascii="Arial" w:hAnsi="Arial" w:cs="Arial"/>
          <w:color w:val="auto"/>
          <w:sz w:val="20"/>
          <w:szCs w:val="20"/>
          <w:u w:val="single"/>
        </w:rPr>
        <w:t xml:space="preserve"> (zu jeder Aussage muss </w:t>
      </w:r>
      <w:proofErr w:type="gramStart"/>
      <w:r w:rsidRPr="00125297">
        <w:rPr>
          <w:rFonts w:ascii="Arial" w:hAnsi="Arial" w:cs="Arial"/>
          <w:color w:val="auto"/>
          <w:sz w:val="20"/>
          <w:szCs w:val="20"/>
          <w:u w:val="single"/>
        </w:rPr>
        <w:t>eine Ja</w:t>
      </w:r>
      <w:proofErr w:type="gramEnd"/>
      <w:r w:rsidRPr="00125297">
        <w:rPr>
          <w:rFonts w:ascii="Arial" w:hAnsi="Arial" w:cs="Arial"/>
          <w:color w:val="auto"/>
          <w:sz w:val="20"/>
          <w:szCs w:val="20"/>
          <w:u w:val="single"/>
        </w:rPr>
        <w:t>/Nein Entscheidung getroffen werden):</w:t>
      </w:r>
      <w:r w:rsidRPr="00125297">
        <w:rPr>
          <w:rFonts w:ascii="Arial" w:hAnsi="Arial" w:cs="Arial"/>
          <w:color w:val="auto"/>
          <w:sz w:val="20"/>
          <w:szCs w:val="20"/>
        </w:rPr>
        <w:t xml:space="preserve"> Bei 4 erwarteten Entscheidungen ergibt eine Abweichung von der vorgegebenen Lösung noch 50%, ansonsten 0%.</w:t>
      </w:r>
    </w:p>
    <w:p w14:paraId="503CE392" w14:textId="77777777" w:rsidR="00092851" w:rsidRPr="00125297" w:rsidRDefault="00092851" w:rsidP="00092851">
      <w:pPr>
        <w:rPr>
          <w:rFonts w:ascii="Arial" w:hAnsi="Arial" w:cs="Arial"/>
          <w:sz w:val="20"/>
          <w:szCs w:val="20"/>
        </w:rPr>
      </w:pPr>
    </w:p>
    <w:p w14:paraId="7195C1F4" w14:textId="1563806D" w:rsidR="00CB51CD" w:rsidRPr="00125297" w:rsidRDefault="00CB51CD" w:rsidP="006B3C62">
      <w:pPr>
        <w:rPr>
          <w:rFonts w:ascii="Arial" w:hAnsi="Arial" w:cs="Arial"/>
          <w:sz w:val="20"/>
          <w:szCs w:val="20"/>
        </w:rPr>
      </w:pPr>
      <w:r w:rsidRPr="00125297">
        <w:rPr>
          <w:rFonts w:ascii="Arial" w:hAnsi="Arial" w:cs="Arial"/>
          <w:sz w:val="20"/>
          <w:szCs w:val="20"/>
        </w:rPr>
        <w:t>--</w:t>
      </w:r>
    </w:p>
    <w:p w14:paraId="6A9013ED" w14:textId="311BACEC" w:rsidR="00CB51CD" w:rsidRPr="00125297" w:rsidRDefault="00CB51CD" w:rsidP="006B3C62">
      <w:pPr>
        <w:rPr>
          <w:rFonts w:ascii="Arial" w:hAnsi="Arial" w:cs="Arial"/>
          <w:sz w:val="20"/>
          <w:szCs w:val="20"/>
        </w:rPr>
      </w:pPr>
      <w:r w:rsidRPr="00125297">
        <w:rPr>
          <w:rFonts w:ascii="Arial" w:hAnsi="Arial" w:cs="Arial"/>
          <w:sz w:val="20"/>
          <w:szCs w:val="20"/>
        </w:rPr>
        <w:t>Titel: Klausur Gynäkologie und Geburtshilfe WS 2025/26</w:t>
      </w:r>
    </w:p>
    <w:p w14:paraId="62AD5AB7" w14:textId="03CB1880" w:rsidR="00CB51CD" w:rsidRPr="00125297" w:rsidRDefault="00CB51CD" w:rsidP="006B3C62">
      <w:pPr>
        <w:rPr>
          <w:rFonts w:ascii="Arial" w:hAnsi="Arial" w:cs="Arial"/>
          <w:sz w:val="20"/>
          <w:szCs w:val="20"/>
        </w:rPr>
      </w:pPr>
      <w:r w:rsidRPr="00125297">
        <w:rPr>
          <w:rFonts w:ascii="Arial" w:hAnsi="Arial" w:cs="Arial"/>
          <w:sz w:val="20"/>
          <w:szCs w:val="20"/>
        </w:rPr>
        <w:t>--</w:t>
      </w:r>
    </w:p>
    <w:p w14:paraId="613D66E8" w14:textId="4033BF75" w:rsidR="006B3C62" w:rsidRPr="00125297" w:rsidRDefault="002B7DD5" w:rsidP="002B7DD5">
      <w:pPr>
        <w:shd w:val="clear" w:color="auto" w:fill="FFFFFF"/>
        <w:spacing w:after="0" w:line="240" w:lineRule="auto"/>
        <w:rPr>
          <w:rFonts w:ascii="Arial" w:eastAsia="Times New Roman" w:hAnsi="Arial" w:cs="Arial"/>
          <w:color w:val="000000"/>
          <w:sz w:val="20"/>
          <w:szCs w:val="20"/>
          <w:lang w:eastAsia="de-DE"/>
        </w:rPr>
      </w:pPr>
      <w:r w:rsidRPr="00125297">
        <w:rPr>
          <w:rFonts w:ascii="Arial" w:hAnsi="Arial" w:cs="Arial"/>
          <w:sz w:val="20"/>
          <w:szCs w:val="20"/>
        </w:rPr>
        <w:t xml:space="preserve">1. </w:t>
      </w:r>
      <w:r w:rsidR="006B3C62" w:rsidRPr="00125297">
        <w:rPr>
          <w:rFonts w:ascii="Arial" w:eastAsia="Times New Roman" w:hAnsi="Arial" w:cs="Arial"/>
          <w:color w:val="000000"/>
          <w:sz w:val="20"/>
          <w:szCs w:val="20"/>
          <w:lang w:eastAsia="de-DE"/>
        </w:rPr>
        <w:t xml:space="preserve">Welche der folgenden Aussagen zum Endometriumkarzinom </w:t>
      </w:r>
      <w:r w:rsidR="00CB51CD" w:rsidRPr="00125297">
        <w:rPr>
          <w:rFonts w:ascii="Arial" w:eastAsia="Times New Roman" w:hAnsi="Arial" w:cs="Arial"/>
          <w:color w:val="000000"/>
          <w:sz w:val="20"/>
          <w:szCs w:val="20"/>
          <w:lang w:eastAsia="de-DE"/>
        </w:rPr>
        <w:t>trifft am ehesten zu</w:t>
      </w:r>
      <w:r w:rsidR="006B3C62" w:rsidRPr="00125297">
        <w:rPr>
          <w:rFonts w:ascii="Arial" w:eastAsia="Times New Roman" w:hAnsi="Arial" w:cs="Arial"/>
          <w:color w:val="000000"/>
          <w:sz w:val="20"/>
          <w:szCs w:val="20"/>
          <w:lang w:eastAsia="de-DE"/>
        </w:rPr>
        <w:t>?</w:t>
      </w:r>
    </w:p>
    <w:p w14:paraId="26E9294B" w14:textId="7C3A64D3" w:rsidR="00CB51CD" w:rsidRPr="00125297" w:rsidRDefault="00CB51CD" w:rsidP="002B7DD5">
      <w:pPr>
        <w:shd w:val="clear" w:color="auto" w:fill="FFFFFF"/>
        <w:spacing w:after="0" w:line="240" w:lineRule="auto"/>
        <w:rPr>
          <w:rFonts w:ascii="Arial" w:eastAsia="Times New Roman" w:hAnsi="Arial" w:cs="Arial"/>
          <w:color w:val="000000"/>
          <w:sz w:val="20"/>
          <w:szCs w:val="20"/>
          <w:lang w:eastAsia="de-DE"/>
        </w:rPr>
      </w:pPr>
      <w:r w:rsidRPr="00125297">
        <w:rPr>
          <w:rFonts w:ascii="Arial" w:eastAsia="Times New Roman" w:hAnsi="Arial" w:cs="Arial"/>
          <w:color w:val="000000"/>
          <w:sz w:val="20"/>
          <w:szCs w:val="20"/>
          <w:lang w:eastAsia="de-DE"/>
        </w:rPr>
        <w:t xml:space="preserve">Typ: </w:t>
      </w:r>
      <w:proofErr w:type="spellStart"/>
      <w:r w:rsidRPr="00125297">
        <w:rPr>
          <w:rFonts w:ascii="Arial" w:eastAsia="Times New Roman" w:hAnsi="Arial" w:cs="Arial"/>
          <w:color w:val="000000"/>
          <w:sz w:val="20"/>
          <w:szCs w:val="20"/>
          <w:lang w:eastAsia="de-DE"/>
        </w:rPr>
        <w:t>TypA</w:t>
      </w:r>
      <w:proofErr w:type="spellEnd"/>
    </w:p>
    <w:p w14:paraId="0BA1AD79" w14:textId="5474D03D" w:rsidR="006B3C62" w:rsidRPr="00125297" w:rsidRDefault="006B3C62" w:rsidP="00A2414E">
      <w:pPr>
        <w:pStyle w:val="Listenabsatz"/>
        <w:numPr>
          <w:ilvl w:val="0"/>
          <w:numId w:val="9"/>
        </w:numPr>
        <w:shd w:val="clear" w:color="auto" w:fill="FFFFFF"/>
        <w:spacing w:after="0" w:line="240" w:lineRule="auto"/>
        <w:rPr>
          <w:rFonts w:ascii="Arial" w:eastAsia="Times New Roman" w:hAnsi="Arial" w:cs="Arial"/>
          <w:bCs/>
          <w:color w:val="000000"/>
          <w:sz w:val="20"/>
          <w:szCs w:val="20"/>
          <w:lang w:eastAsia="de-DE"/>
        </w:rPr>
      </w:pPr>
      <w:r w:rsidRPr="00125297">
        <w:rPr>
          <w:rFonts w:ascii="Arial" w:eastAsia="Times New Roman" w:hAnsi="Arial" w:cs="Arial"/>
          <w:bCs/>
          <w:color w:val="000000"/>
          <w:sz w:val="20"/>
          <w:szCs w:val="20"/>
          <w:lang w:eastAsia="de-DE"/>
        </w:rPr>
        <w:t>Die Erkrankung zeigt sich häufig bei Erstdiagnose schon primär metastasiert.</w:t>
      </w:r>
    </w:p>
    <w:p w14:paraId="5488B09B" w14:textId="6BCFC4AC" w:rsidR="006B3C62" w:rsidRPr="00125297" w:rsidRDefault="006B3C62" w:rsidP="00A2414E">
      <w:pPr>
        <w:pStyle w:val="Listenabsatz"/>
        <w:numPr>
          <w:ilvl w:val="0"/>
          <w:numId w:val="9"/>
        </w:numPr>
        <w:shd w:val="clear" w:color="auto" w:fill="FFFFFF"/>
        <w:spacing w:after="0" w:line="240" w:lineRule="auto"/>
        <w:rPr>
          <w:rFonts w:ascii="Arial" w:eastAsia="Times New Roman" w:hAnsi="Arial" w:cs="Arial"/>
          <w:color w:val="000000"/>
          <w:sz w:val="20"/>
          <w:szCs w:val="20"/>
          <w:lang w:eastAsia="de-DE"/>
        </w:rPr>
      </w:pPr>
      <w:r w:rsidRPr="00125297">
        <w:rPr>
          <w:rFonts w:ascii="Arial" w:eastAsia="Times New Roman" w:hAnsi="Arial" w:cs="Arial"/>
          <w:color w:val="000000"/>
          <w:sz w:val="20"/>
          <w:szCs w:val="20"/>
          <w:lang w:eastAsia="de-DE"/>
        </w:rPr>
        <w:t xml:space="preserve">Im Fall der Metastasierung ist die Therapie der Wahl </w:t>
      </w:r>
      <w:proofErr w:type="spellStart"/>
      <w:r w:rsidRPr="00125297">
        <w:rPr>
          <w:rFonts w:ascii="Arial" w:eastAsia="Times New Roman" w:hAnsi="Arial" w:cs="Arial"/>
          <w:color w:val="000000"/>
          <w:sz w:val="20"/>
          <w:szCs w:val="20"/>
          <w:lang w:eastAsia="de-DE"/>
        </w:rPr>
        <w:t>Medroxyprogesteronacetat</w:t>
      </w:r>
      <w:proofErr w:type="spellEnd"/>
      <w:r w:rsidRPr="00125297">
        <w:rPr>
          <w:rFonts w:ascii="Arial" w:eastAsia="Times New Roman" w:hAnsi="Arial" w:cs="Arial"/>
          <w:color w:val="000000"/>
          <w:sz w:val="20"/>
          <w:szCs w:val="20"/>
          <w:lang w:eastAsia="de-DE"/>
        </w:rPr>
        <w:t xml:space="preserve"> (MPA) als Erstlinie.</w:t>
      </w:r>
    </w:p>
    <w:p w14:paraId="1AEC0640" w14:textId="74682365" w:rsidR="006B3C62" w:rsidRPr="00125297" w:rsidRDefault="006B3C62" w:rsidP="00A2414E">
      <w:pPr>
        <w:pStyle w:val="Listenabsatz"/>
        <w:numPr>
          <w:ilvl w:val="0"/>
          <w:numId w:val="9"/>
        </w:numPr>
        <w:shd w:val="clear" w:color="auto" w:fill="FFFFFF"/>
        <w:spacing w:after="0" w:line="240" w:lineRule="auto"/>
        <w:rPr>
          <w:rFonts w:ascii="Arial" w:eastAsia="Times New Roman" w:hAnsi="Arial" w:cs="Arial"/>
          <w:color w:val="000000"/>
          <w:sz w:val="20"/>
          <w:szCs w:val="20"/>
          <w:lang w:eastAsia="de-DE"/>
        </w:rPr>
      </w:pPr>
      <w:r w:rsidRPr="00125297">
        <w:rPr>
          <w:rFonts w:ascii="Arial" w:eastAsia="Times New Roman" w:hAnsi="Arial" w:cs="Arial"/>
          <w:color w:val="000000"/>
          <w:sz w:val="20"/>
          <w:szCs w:val="20"/>
          <w:lang w:eastAsia="de-DE"/>
        </w:rPr>
        <w:t xml:space="preserve">Technetium wird meist für die Markierung des Wächterlymphknotens verwendet. </w:t>
      </w:r>
    </w:p>
    <w:p w14:paraId="6BB873DA" w14:textId="4BD50A1C" w:rsidR="006B3C62" w:rsidRPr="00125297" w:rsidRDefault="006B3C62" w:rsidP="00A2414E">
      <w:pPr>
        <w:pStyle w:val="Listenabsatz"/>
        <w:numPr>
          <w:ilvl w:val="0"/>
          <w:numId w:val="9"/>
        </w:numPr>
        <w:shd w:val="clear" w:color="auto" w:fill="FFFFFF"/>
        <w:spacing w:after="0" w:line="240" w:lineRule="auto"/>
        <w:rPr>
          <w:rFonts w:ascii="Arial" w:eastAsia="Times New Roman" w:hAnsi="Arial" w:cs="Arial"/>
          <w:color w:val="000000"/>
          <w:sz w:val="20"/>
          <w:szCs w:val="20"/>
          <w:lang w:eastAsia="de-DE"/>
        </w:rPr>
      </w:pPr>
      <w:r w:rsidRPr="00125297">
        <w:rPr>
          <w:rFonts w:ascii="Arial" w:eastAsia="Times New Roman" w:hAnsi="Arial" w:cs="Arial"/>
          <w:color w:val="000000"/>
          <w:sz w:val="20"/>
          <w:szCs w:val="20"/>
          <w:lang w:eastAsia="de-DE"/>
        </w:rPr>
        <w:t>Lokalrezidive entstehen in der Regel postoperativ in Form einer Fern-Metastasierung außerhalb des kleinen Beckens.</w:t>
      </w:r>
    </w:p>
    <w:p w14:paraId="1E4171A7" w14:textId="08367865" w:rsidR="006B3C62" w:rsidRPr="00125297" w:rsidRDefault="006B3C62" w:rsidP="00A2414E">
      <w:pPr>
        <w:pStyle w:val="Listenabsatz"/>
        <w:numPr>
          <w:ilvl w:val="0"/>
          <w:numId w:val="9"/>
        </w:numPr>
        <w:shd w:val="clear" w:color="auto" w:fill="FFFFFF"/>
        <w:spacing w:after="0" w:line="240" w:lineRule="auto"/>
        <w:rPr>
          <w:rFonts w:ascii="Arial" w:eastAsia="Times New Roman" w:hAnsi="Arial" w:cs="Arial"/>
          <w:b/>
          <w:bCs/>
          <w:color w:val="000000"/>
          <w:sz w:val="20"/>
          <w:szCs w:val="20"/>
          <w:lang w:eastAsia="de-DE"/>
        </w:rPr>
      </w:pPr>
      <w:r w:rsidRPr="00125297">
        <w:rPr>
          <w:rFonts w:ascii="Arial" w:eastAsia="Times New Roman" w:hAnsi="Arial" w:cs="Arial"/>
          <w:b/>
          <w:bCs/>
          <w:color w:val="000000"/>
          <w:sz w:val="20"/>
          <w:szCs w:val="20"/>
          <w:lang w:eastAsia="de-DE"/>
        </w:rPr>
        <w:t xml:space="preserve">Eine Hormonersatztherapie kann das Risiko für die Entstehung eines Endometriumkarzinoms erhöhen. </w:t>
      </w:r>
    </w:p>
    <w:p w14:paraId="1B868693" w14:textId="77777777" w:rsidR="00CB51CD" w:rsidRPr="00125297" w:rsidRDefault="00CB51CD" w:rsidP="00CB51CD">
      <w:pPr>
        <w:rPr>
          <w:rFonts w:ascii="Arial" w:hAnsi="Arial" w:cs="Arial"/>
          <w:sz w:val="20"/>
          <w:szCs w:val="20"/>
        </w:rPr>
      </w:pPr>
      <w:r w:rsidRPr="00125297">
        <w:rPr>
          <w:rFonts w:ascii="Arial" w:hAnsi="Arial" w:cs="Arial"/>
          <w:sz w:val="20"/>
          <w:szCs w:val="20"/>
        </w:rPr>
        <w:t>--</w:t>
      </w:r>
    </w:p>
    <w:p w14:paraId="12E57864" w14:textId="77777777" w:rsidR="00CB51CD" w:rsidRPr="00125297" w:rsidRDefault="00CB51CD" w:rsidP="00CB51CD">
      <w:pPr>
        <w:rPr>
          <w:rFonts w:ascii="Arial" w:hAnsi="Arial" w:cs="Arial"/>
          <w:sz w:val="20"/>
          <w:szCs w:val="20"/>
        </w:rPr>
      </w:pPr>
      <w:r w:rsidRPr="00125297">
        <w:rPr>
          <w:rFonts w:ascii="Arial" w:hAnsi="Arial" w:cs="Arial"/>
          <w:sz w:val="20"/>
          <w:szCs w:val="20"/>
        </w:rPr>
        <w:t>Titel: Klausur Gynäkologie und Geburtshilfe WS 2025/26</w:t>
      </w:r>
    </w:p>
    <w:p w14:paraId="084856A5" w14:textId="77777777" w:rsidR="00CB51CD" w:rsidRPr="00125297" w:rsidRDefault="00CB51CD" w:rsidP="00CB51CD">
      <w:pPr>
        <w:rPr>
          <w:rFonts w:ascii="Arial" w:hAnsi="Arial" w:cs="Arial"/>
          <w:sz w:val="20"/>
          <w:szCs w:val="20"/>
        </w:rPr>
      </w:pPr>
      <w:r w:rsidRPr="00125297">
        <w:rPr>
          <w:rFonts w:ascii="Arial" w:hAnsi="Arial" w:cs="Arial"/>
          <w:sz w:val="20"/>
          <w:szCs w:val="20"/>
        </w:rPr>
        <w:t>--</w:t>
      </w:r>
    </w:p>
    <w:p w14:paraId="5B00C385" w14:textId="152CDF57" w:rsidR="00CB51CD" w:rsidRPr="00125297" w:rsidRDefault="00CB51CD" w:rsidP="002B7DD5">
      <w:pPr>
        <w:shd w:val="clear" w:color="auto" w:fill="FFFFFF"/>
        <w:spacing w:after="0" w:line="240" w:lineRule="auto"/>
        <w:rPr>
          <w:rFonts w:ascii="Arial" w:eastAsia="Times New Roman" w:hAnsi="Arial" w:cs="Arial"/>
          <w:b/>
          <w:color w:val="000000"/>
          <w:sz w:val="20"/>
          <w:szCs w:val="20"/>
          <w:lang w:eastAsia="de-DE"/>
        </w:rPr>
      </w:pPr>
      <w:r w:rsidRPr="00125297">
        <w:rPr>
          <w:rFonts w:ascii="Arial" w:eastAsia="Times New Roman" w:hAnsi="Arial" w:cs="Arial"/>
          <w:color w:val="000000"/>
          <w:sz w:val="20"/>
          <w:szCs w:val="20"/>
          <w:lang w:eastAsia="de-DE"/>
        </w:rPr>
        <w:t xml:space="preserve">2. </w:t>
      </w:r>
      <w:r w:rsidR="006B3C62" w:rsidRPr="00125297">
        <w:rPr>
          <w:rFonts w:ascii="Arial" w:eastAsia="Times New Roman" w:hAnsi="Arial" w:cs="Arial"/>
          <w:color w:val="000000"/>
          <w:sz w:val="20"/>
          <w:szCs w:val="20"/>
          <w:lang w:eastAsia="de-DE"/>
        </w:rPr>
        <w:t xml:space="preserve">Welche der folgenden Aussagen zum </w:t>
      </w:r>
      <w:proofErr w:type="spellStart"/>
      <w:r w:rsidR="006B3C62" w:rsidRPr="00125297">
        <w:rPr>
          <w:rFonts w:ascii="Arial" w:eastAsia="Times New Roman" w:hAnsi="Arial" w:cs="Arial"/>
          <w:color w:val="000000"/>
          <w:sz w:val="20"/>
          <w:szCs w:val="20"/>
          <w:lang w:eastAsia="de-DE"/>
        </w:rPr>
        <w:t>Vulvakarzinom</w:t>
      </w:r>
      <w:proofErr w:type="spellEnd"/>
      <w:r w:rsidR="006B3C62" w:rsidRPr="00125297">
        <w:rPr>
          <w:rFonts w:ascii="Arial" w:eastAsia="Times New Roman" w:hAnsi="Arial" w:cs="Arial"/>
          <w:color w:val="000000"/>
          <w:sz w:val="20"/>
          <w:szCs w:val="20"/>
          <w:lang w:eastAsia="de-DE"/>
        </w:rPr>
        <w:t xml:space="preserve"> </w:t>
      </w:r>
      <w:r w:rsidRPr="00125297">
        <w:rPr>
          <w:rFonts w:ascii="Arial" w:eastAsia="Times New Roman" w:hAnsi="Arial" w:cs="Arial"/>
          <w:color w:val="000000"/>
          <w:sz w:val="20"/>
          <w:szCs w:val="20"/>
          <w:lang w:eastAsia="de-DE"/>
        </w:rPr>
        <w:t>trifft am ehesten zu</w:t>
      </w:r>
      <w:r w:rsidR="006B3C62" w:rsidRPr="00125297">
        <w:rPr>
          <w:rFonts w:ascii="Arial" w:eastAsia="Times New Roman" w:hAnsi="Arial" w:cs="Arial"/>
          <w:color w:val="000000"/>
          <w:sz w:val="20"/>
          <w:szCs w:val="20"/>
          <w:lang w:eastAsia="de-DE"/>
        </w:rPr>
        <w:t>?</w:t>
      </w:r>
    </w:p>
    <w:p w14:paraId="05E8DDF2" w14:textId="045B0E60" w:rsidR="00CB51CD" w:rsidRPr="00125297" w:rsidRDefault="00CB51CD" w:rsidP="002B7DD5">
      <w:pPr>
        <w:shd w:val="clear" w:color="auto" w:fill="FFFFFF"/>
        <w:spacing w:after="0" w:line="240" w:lineRule="auto"/>
        <w:rPr>
          <w:rFonts w:ascii="Arial" w:eastAsia="Times New Roman" w:hAnsi="Arial" w:cs="Arial"/>
          <w:b/>
          <w:color w:val="000000"/>
          <w:sz w:val="20"/>
          <w:szCs w:val="20"/>
          <w:lang w:eastAsia="de-DE"/>
        </w:rPr>
      </w:pPr>
      <w:r w:rsidRPr="00125297">
        <w:rPr>
          <w:rFonts w:ascii="Arial" w:eastAsia="Times New Roman" w:hAnsi="Arial" w:cs="Arial"/>
          <w:color w:val="000000"/>
          <w:sz w:val="20"/>
          <w:szCs w:val="20"/>
          <w:lang w:eastAsia="de-DE"/>
        </w:rPr>
        <w:lastRenderedPageBreak/>
        <w:t xml:space="preserve">Typ: </w:t>
      </w:r>
      <w:proofErr w:type="spellStart"/>
      <w:r w:rsidRPr="00125297">
        <w:rPr>
          <w:rFonts w:ascii="Arial" w:eastAsia="Times New Roman" w:hAnsi="Arial" w:cs="Arial"/>
          <w:color w:val="000000"/>
          <w:sz w:val="20"/>
          <w:szCs w:val="20"/>
          <w:lang w:eastAsia="de-DE"/>
        </w:rPr>
        <w:t>TypA</w:t>
      </w:r>
      <w:proofErr w:type="spellEnd"/>
    </w:p>
    <w:p w14:paraId="6E316F74" w14:textId="19624BC6" w:rsidR="006B3C62" w:rsidRPr="00125297" w:rsidRDefault="006B3C62" w:rsidP="00A2414E">
      <w:pPr>
        <w:pStyle w:val="Listenabsatz"/>
        <w:numPr>
          <w:ilvl w:val="0"/>
          <w:numId w:val="10"/>
        </w:numPr>
        <w:shd w:val="clear" w:color="auto" w:fill="FFFFFF"/>
        <w:spacing w:after="0" w:line="240" w:lineRule="auto"/>
        <w:rPr>
          <w:rFonts w:ascii="Arial" w:eastAsia="Times New Roman" w:hAnsi="Arial" w:cs="Arial"/>
          <w:b/>
          <w:color w:val="000000"/>
          <w:sz w:val="20"/>
          <w:szCs w:val="20"/>
          <w:lang w:eastAsia="de-DE"/>
        </w:rPr>
      </w:pPr>
      <w:r w:rsidRPr="00125297">
        <w:rPr>
          <w:rFonts w:ascii="Arial" w:eastAsia="Times New Roman" w:hAnsi="Arial" w:cs="Arial"/>
          <w:color w:val="000000"/>
          <w:sz w:val="20"/>
          <w:szCs w:val="20"/>
          <w:lang w:eastAsia="de-DE"/>
        </w:rPr>
        <w:t xml:space="preserve">Es besteht keine Möglichkeit der Impfprävention. </w:t>
      </w:r>
    </w:p>
    <w:p w14:paraId="26078A1F" w14:textId="77777777" w:rsidR="009456D3" w:rsidRPr="00125297" w:rsidRDefault="006B3C62" w:rsidP="00A2414E">
      <w:pPr>
        <w:pStyle w:val="Listenabsatz"/>
        <w:numPr>
          <w:ilvl w:val="0"/>
          <w:numId w:val="10"/>
        </w:numPr>
        <w:spacing w:after="200" w:line="276" w:lineRule="auto"/>
        <w:rPr>
          <w:rFonts w:ascii="Arial" w:eastAsia="Times New Roman" w:hAnsi="Arial" w:cs="Arial"/>
          <w:color w:val="000000"/>
          <w:sz w:val="20"/>
          <w:szCs w:val="20"/>
          <w:lang w:eastAsia="de-DE"/>
        </w:rPr>
      </w:pPr>
      <w:r w:rsidRPr="00125297">
        <w:rPr>
          <w:rFonts w:ascii="Arial" w:eastAsia="Times New Roman" w:hAnsi="Arial" w:cs="Arial"/>
          <w:color w:val="000000"/>
          <w:sz w:val="20"/>
          <w:szCs w:val="20"/>
          <w:lang w:eastAsia="de-DE"/>
        </w:rPr>
        <w:t xml:space="preserve">Das </w:t>
      </w:r>
      <w:proofErr w:type="spellStart"/>
      <w:r w:rsidRPr="00125297">
        <w:rPr>
          <w:rFonts w:ascii="Arial" w:eastAsia="Times New Roman" w:hAnsi="Arial" w:cs="Arial"/>
          <w:color w:val="000000"/>
          <w:sz w:val="20"/>
          <w:szCs w:val="20"/>
          <w:lang w:eastAsia="de-DE"/>
        </w:rPr>
        <w:t>Vulvakarzinom</w:t>
      </w:r>
      <w:proofErr w:type="spellEnd"/>
      <w:r w:rsidRPr="00125297">
        <w:rPr>
          <w:rFonts w:ascii="Arial" w:eastAsia="Times New Roman" w:hAnsi="Arial" w:cs="Arial"/>
          <w:color w:val="000000"/>
          <w:sz w:val="20"/>
          <w:szCs w:val="20"/>
          <w:lang w:eastAsia="de-DE"/>
        </w:rPr>
        <w:t xml:space="preserve"> entsteht in der Regel de </w:t>
      </w:r>
      <w:proofErr w:type="spellStart"/>
      <w:r w:rsidRPr="00125297">
        <w:rPr>
          <w:rFonts w:ascii="Arial" w:eastAsia="Times New Roman" w:hAnsi="Arial" w:cs="Arial"/>
          <w:color w:val="000000"/>
          <w:sz w:val="20"/>
          <w:szCs w:val="20"/>
          <w:lang w:eastAsia="de-DE"/>
        </w:rPr>
        <w:t>novo</w:t>
      </w:r>
      <w:proofErr w:type="spellEnd"/>
      <w:r w:rsidRPr="00125297">
        <w:rPr>
          <w:rFonts w:ascii="Arial" w:eastAsia="Times New Roman" w:hAnsi="Arial" w:cs="Arial"/>
          <w:color w:val="000000"/>
          <w:sz w:val="20"/>
          <w:szCs w:val="20"/>
          <w:lang w:eastAsia="de-DE"/>
        </w:rPr>
        <w:t>.</w:t>
      </w:r>
    </w:p>
    <w:p w14:paraId="338798F4" w14:textId="77777777" w:rsidR="009456D3" w:rsidRPr="00125297" w:rsidRDefault="006B3C62" w:rsidP="00A2414E">
      <w:pPr>
        <w:pStyle w:val="Listenabsatz"/>
        <w:numPr>
          <w:ilvl w:val="0"/>
          <w:numId w:val="10"/>
        </w:numPr>
        <w:spacing w:after="200" w:line="276" w:lineRule="auto"/>
        <w:rPr>
          <w:rFonts w:ascii="Arial" w:eastAsia="Times New Roman" w:hAnsi="Arial" w:cs="Arial"/>
          <w:color w:val="000000"/>
          <w:sz w:val="20"/>
          <w:szCs w:val="20"/>
          <w:lang w:eastAsia="de-DE"/>
        </w:rPr>
      </w:pPr>
      <w:r w:rsidRPr="00125297">
        <w:rPr>
          <w:rFonts w:ascii="Arial" w:eastAsia="Times New Roman" w:hAnsi="Arial" w:cs="Arial"/>
          <w:bCs/>
          <w:color w:val="000000"/>
          <w:sz w:val="20"/>
          <w:szCs w:val="20"/>
          <w:lang w:eastAsia="de-DE"/>
        </w:rPr>
        <w:t xml:space="preserve">Der primäre Weg der Metastasierung des </w:t>
      </w:r>
      <w:proofErr w:type="spellStart"/>
      <w:r w:rsidRPr="00125297">
        <w:rPr>
          <w:rFonts w:ascii="Arial" w:eastAsia="Times New Roman" w:hAnsi="Arial" w:cs="Arial"/>
          <w:bCs/>
          <w:color w:val="000000"/>
          <w:sz w:val="20"/>
          <w:szCs w:val="20"/>
          <w:lang w:eastAsia="de-DE"/>
        </w:rPr>
        <w:t>Vulvakarzinoms</w:t>
      </w:r>
      <w:proofErr w:type="spellEnd"/>
      <w:r w:rsidRPr="00125297">
        <w:rPr>
          <w:rFonts w:ascii="Arial" w:eastAsia="Times New Roman" w:hAnsi="Arial" w:cs="Arial"/>
          <w:bCs/>
          <w:color w:val="000000"/>
          <w:sz w:val="20"/>
          <w:szCs w:val="20"/>
          <w:lang w:eastAsia="de-DE"/>
        </w:rPr>
        <w:t xml:space="preserve"> ist meist hämatogen.</w:t>
      </w:r>
    </w:p>
    <w:p w14:paraId="16D40434" w14:textId="77777777" w:rsidR="009456D3" w:rsidRPr="00125297" w:rsidRDefault="006B3C62" w:rsidP="00A2414E">
      <w:pPr>
        <w:pStyle w:val="Listenabsatz"/>
        <w:numPr>
          <w:ilvl w:val="0"/>
          <w:numId w:val="10"/>
        </w:numPr>
        <w:spacing w:after="200" w:line="276" w:lineRule="auto"/>
        <w:rPr>
          <w:rFonts w:ascii="Arial" w:eastAsia="Times New Roman" w:hAnsi="Arial" w:cs="Arial"/>
          <w:color w:val="000000"/>
          <w:sz w:val="20"/>
          <w:szCs w:val="20"/>
          <w:lang w:eastAsia="de-DE"/>
        </w:rPr>
      </w:pPr>
      <w:r w:rsidRPr="00125297">
        <w:rPr>
          <w:rFonts w:ascii="Arial" w:eastAsia="Times New Roman" w:hAnsi="Arial" w:cs="Arial"/>
          <w:b/>
          <w:bCs/>
          <w:color w:val="000000"/>
          <w:sz w:val="20"/>
          <w:szCs w:val="20"/>
          <w:lang w:eastAsia="de-DE"/>
        </w:rPr>
        <w:t>Das Risiko für eine Metastasierung steigt mit der Tiefe der Infiltration des Karzinoms.</w:t>
      </w:r>
    </w:p>
    <w:p w14:paraId="6C081F67" w14:textId="7F3E5F1E" w:rsidR="006B3C62" w:rsidRPr="00125297" w:rsidRDefault="006B3C62" w:rsidP="00A2414E">
      <w:pPr>
        <w:pStyle w:val="Listenabsatz"/>
        <w:numPr>
          <w:ilvl w:val="0"/>
          <w:numId w:val="10"/>
        </w:numPr>
        <w:spacing w:after="200" w:line="276" w:lineRule="auto"/>
        <w:rPr>
          <w:rFonts w:ascii="Arial" w:eastAsia="Times New Roman" w:hAnsi="Arial" w:cs="Arial"/>
          <w:color w:val="000000"/>
          <w:sz w:val="20"/>
          <w:szCs w:val="20"/>
          <w:lang w:eastAsia="de-DE"/>
        </w:rPr>
      </w:pPr>
      <w:r w:rsidRPr="00125297">
        <w:rPr>
          <w:rFonts w:ascii="Arial" w:eastAsia="Times New Roman" w:hAnsi="Arial" w:cs="Arial"/>
          <w:color w:val="000000"/>
          <w:sz w:val="20"/>
          <w:szCs w:val="20"/>
          <w:lang w:eastAsia="de-DE"/>
        </w:rPr>
        <w:t>Im Zuge der Nachsorge sollte regelmäßig eine CT-Untersuchung des Beckens erfolgen.</w:t>
      </w:r>
    </w:p>
    <w:p w14:paraId="2B441613" w14:textId="77777777" w:rsidR="00CB51CD" w:rsidRPr="00125297" w:rsidRDefault="00CB51CD" w:rsidP="002B7DD5">
      <w:pPr>
        <w:rPr>
          <w:rFonts w:ascii="Arial" w:hAnsi="Arial" w:cs="Arial"/>
          <w:sz w:val="20"/>
          <w:szCs w:val="20"/>
        </w:rPr>
      </w:pPr>
      <w:r w:rsidRPr="00125297">
        <w:rPr>
          <w:rFonts w:ascii="Arial" w:hAnsi="Arial" w:cs="Arial"/>
          <w:sz w:val="20"/>
          <w:szCs w:val="20"/>
        </w:rPr>
        <w:t>--</w:t>
      </w:r>
    </w:p>
    <w:p w14:paraId="6E0F9CCF" w14:textId="77777777" w:rsidR="00CB51CD" w:rsidRPr="00125297" w:rsidRDefault="00CB51CD" w:rsidP="00CB51CD">
      <w:pPr>
        <w:rPr>
          <w:rFonts w:ascii="Arial" w:hAnsi="Arial" w:cs="Arial"/>
          <w:sz w:val="20"/>
          <w:szCs w:val="20"/>
        </w:rPr>
      </w:pPr>
      <w:r w:rsidRPr="00125297">
        <w:rPr>
          <w:rFonts w:ascii="Arial" w:hAnsi="Arial" w:cs="Arial"/>
          <w:sz w:val="20"/>
          <w:szCs w:val="20"/>
        </w:rPr>
        <w:t>Titel: Klausur Gynäkologie und Geburtshilfe WS 2025/26</w:t>
      </w:r>
    </w:p>
    <w:p w14:paraId="67FF9D18" w14:textId="77777777" w:rsidR="00CB51CD" w:rsidRPr="00125297" w:rsidRDefault="00CB51CD" w:rsidP="00CB51CD">
      <w:pPr>
        <w:rPr>
          <w:rFonts w:ascii="Arial" w:hAnsi="Arial" w:cs="Arial"/>
          <w:sz w:val="20"/>
          <w:szCs w:val="20"/>
        </w:rPr>
      </w:pPr>
      <w:r w:rsidRPr="00125297">
        <w:rPr>
          <w:rFonts w:ascii="Arial" w:hAnsi="Arial" w:cs="Arial"/>
          <w:sz w:val="20"/>
          <w:szCs w:val="20"/>
        </w:rPr>
        <w:t>--</w:t>
      </w:r>
    </w:p>
    <w:p w14:paraId="4101D3BE" w14:textId="019C967D" w:rsidR="006B3C62" w:rsidRPr="00125297" w:rsidRDefault="00CB51CD" w:rsidP="002B7DD5">
      <w:pPr>
        <w:shd w:val="clear" w:color="auto" w:fill="FFFFFF"/>
        <w:spacing w:after="0" w:line="240" w:lineRule="auto"/>
        <w:rPr>
          <w:rFonts w:ascii="Arial" w:eastAsia="Times New Roman" w:hAnsi="Arial" w:cs="Arial"/>
          <w:color w:val="000000"/>
          <w:sz w:val="20"/>
          <w:szCs w:val="20"/>
          <w:lang w:eastAsia="de-DE"/>
        </w:rPr>
      </w:pPr>
      <w:r w:rsidRPr="00125297">
        <w:rPr>
          <w:rFonts w:ascii="Arial" w:eastAsia="Times New Roman" w:hAnsi="Arial" w:cs="Arial"/>
          <w:color w:val="000000"/>
          <w:sz w:val="20"/>
          <w:szCs w:val="20"/>
          <w:lang w:eastAsia="de-DE"/>
        </w:rPr>
        <w:t xml:space="preserve">3. </w:t>
      </w:r>
      <w:r w:rsidR="006B3C62" w:rsidRPr="00125297">
        <w:rPr>
          <w:rFonts w:ascii="Arial" w:eastAsia="Times New Roman" w:hAnsi="Arial" w:cs="Arial"/>
          <w:color w:val="000000"/>
          <w:sz w:val="20"/>
          <w:szCs w:val="20"/>
          <w:lang w:eastAsia="de-DE"/>
        </w:rPr>
        <w:t xml:space="preserve">Welche der folgenden Aussagen zum Endometriumkarzinom </w:t>
      </w:r>
      <w:r w:rsidRPr="00125297">
        <w:rPr>
          <w:rFonts w:ascii="Arial" w:eastAsia="Times New Roman" w:hAnsi="Arial" w:cs="Arial"/>
          <w:color w:val="000000"/>
          <w:sz w:val="20"/>
          <w:szCs w:val="20"/>
          <w:lang w:eastAsia="de-DE"/>
        </w:rPr>
        <w:t>trifft am ehesten zu</w:t>
      </w:r>
      <w:r w:rsidR="006B3C62" w:rsidRPr="00125297">
        <w:rPr>
          <w:rFonts w:ascii="Arial" w:eastAsia="Times New Roman" w:hAnsi="Arial" w:cs="Arial"/>
          <w:color w:val="000000"/>
          <w:sz w:val="20"/>
          <w:szCs w:val="20"/>
          <w:lang w:eastAsia="de-DE"/>
        </w:rPr>
        <w:t>?</w:t>
      </w:r>
    </w:p>
    <w:p w14:paraId="6CCE23F4" w14:textId="2B5A6552" w:rsidR="00CB51CD" w:rsidRPr="00125297" w:rsidRDefault="00CB51CD" w:rsidP="002B7DD5">
      <w:pPr>
        <w:shd w:val="clear" w:color="auto" w:fill="FFFFFF"/>
        <w:spacing w:after="0" w:line="240" w:lineRule="auto"/>
        <w:rPr>
          <w:rFonts w:ascii="Arial" w:eastAsia="Times New Roman" w:hAnsi="Arial" w:cs="Arial"/>
          <w:color w:val="000000"/>
          <w:sz w:val="20"/>
          <w:szCs w:val="20"/>
          <w:lang w:eastAsia="de-DE"/>
        </w:rPr>
      </w:pPr>
      <w:r w:rsidRPr="00125297">
        <w:rPr>
          <w:rFonts w:ascii="Arial" w:eastAsia="Times New Roman" w:hAnsi="Arial" w:cs="Arial"/>
          <w:color w:val="000000"/>
          <w:sz w:val="20"/>
          <w:szCs w:val="20"/>
          <w:lang w:eastAsia="de-DE"/>
        </w:rPr>
        <w:t xml:space="preserve">Typ: </w:t>
      </w:r>
      <w:proofErr w:type="spellStart"/>
      <w:r w:rsidRPr="00125297">
        <w:rPr>
          <w:rFonts w:ascii="Arial" w:eastAsia="Times New Roman" w:hAnsi="Arial" w:cs="Arial"/>
          <w:color w:val="000000"/>
          <w:sz w:val="20"/>
          <w:szCs w:val="20"/>
          <w:lang w:eastAsia="de-DE"/>
        </w:rPr>
        <w:t>TypA</w:t>
      </w:r>
      <w:proofErr w:type="spellEnd"/>
    </w:p>
    <w:p w14:paraId="7E25094B" w14:textId="74D3F959" w:rsidR="006B3C62" w:rsidRPr="00125297" w:rsidRDefault="006B3C62" w:rsidP="00A2414E">
      <w:pPr>
        <w:pStyle w:val="Listenabsatz"/>
        <w:numPr>
          <w:ilvl w:val="0"/>
          <w:numId w:val="11"/>
        </w:numPr>
        <w:shd w:val="clear" w:color="auto" w:fill="FFFFFF"/>
        <w:spacing w:after="0" w:line="240" w:lineRule="auto"/>
        <w:rPr>
          <w:rFonts w:ascii="Arial" w:eastAsia="Times New Roman" w:hAnsi="Arial" w:cs="Arial"/>
          <w:bCs/>
          <w:color w:val="000000"/>
          <w:sz w:val="20"/>
          <w:szCs w:val="20"/>
          <w:lang w:eastAsia="de-DE"/>
        </w:rPr>
      </w:pPr>
      <w:r w:rsidRPr="00125297">
        <w:rPr>
          <w:rFonts w:ascii="Arial" w:eastAsia="Times New Roman" w:hAnsi="Arial" w:cs="Arial"/>
          <w:color w:val="000000"/>
          <w:sz w:val="20"/>
          <w:szCs w:val="20"/>
          <w:lang w:eastAsia="de-DE"/>
        </w:rPr>
        <w:t xml:space="preserve">Bei Infiltration der Cervix uteri durch das Carcinom besteht die Indikation zur einfachen Hysterektomie mit Adnexektomie beidseits. </w:t>
      </w:r>
    </w:p>
    <w:p w14:paraId="6DE28A50" w14:textId="54A8471E" w:rsidR="006B3C62" w:rsidRPr="00125297" w:rsidRDefault="006B3C62" w:rsidP="00A2414E">
      <w:pPr>
        <w:pStyle w:val="Listenabsatz"/>
        <w:numPr>
          <w:ilvl w:val="0"/>
          <w:numId w:val="11"/>
        </w:numPr>
        <w:shd w:val="clear" w:color="auto" w:fill="FFFFFF"/>
        <w:spacing w:after="0" w:line="240" w:lineRule="auto"/>
        <w:rPr>
          <w:rFonts w:ascii="Arial" w:eastAsia="Times New Roman" w:hAnsi="Arial" w:cs="Arial"/>
          <w:b/>
          <w:bCs/>
          <w:color w:val="000000"/>
          <w:sz w:val="20"/>
          <w:szCs w:val="20"/>
          <w:lang w:eastAsia="de-DE"/>
        </w:rPr>
      </w:pPr>
      <w:r w:rsidRPr="00125297">
        <w:rPr>
          <w:rFonts w:ascii="Arial" w:eastAsia="Times New Roman" w:hAnsi="Arial" w:cs="Arial"/>
          <w:b/>
          <w:bCs/>
          <w:color w:val="000000"/>
          <w:sz w:val="20"/>
          <w:szCs w:val="20"/>
          <w:lang w:eastAsia="de-DE"/>
        </w:rPr>
        <w:t xml:space="preserve">Es gibt keine </w:t>
      </w:r>
      <w:proofErr w:type="spellStart"/>
      <w:r w:rsidRPr="00125297">
        <w:rPr>
          <w:rFonts w:ascii="Arial" w:eastAsia="Times New Roman" w:hAnsi="Arial" w:cs="Arial"/>
          <w:b/>
          <w:bCs/>
          <w:color w:val="000000"/>
          <w:sz w:val="20"/>
          <w:szCs w:val="20"/>
          <w:lang w:eastAsia="de-DE"/>
        </w:rPr>
        <w:t>Screeningmöglichkeit</w:t>
      </w:r>
      <w:proofErr w:type="spellEnd"/>
      <w:r w:rsidRPr="00125297">
        <w:rPr>
          <w:rFonts w:ascii="Arial" w:eastAsia="Times New Roman" w:hAnsi="Arial" w:cs="Arial"/>
          <w:b/>
          <w:bCs/>
          <w:color w:val="000000"/>
          <w:sz w:val="20"/>
          <w:szCs w:val="20"/>
          <w:lang w:eastAsia="de-DE"/>
        </w:rPr>
        <w:t xml:space="preserve"> für diese Erkrankung.</w:t>
      </w:r>
    </w:p>
    <w:p w14:paraId="26E119DF" w14:textId="0817B23E" w:rsidR="006B3C62" w:rsidRPr="00125297" w:rsidRDefault="006B3C62" w:rsidP="00A2414E">
      <w:pPr>
        <w:pStyle w:val="Listenabsatz"/>
        <w:numPr>
          <w:ilvl w:val="0"/>
          <w:numId w:val="11"/>
        </w:numPr>
        <w:shd w:val="clear" w:color="auto" w:fill="FFFFFF"/>
        <w:spacing w:after="0" w:line="240" w:lineRule="auto"/>
        <w:rPr>
          <w:rFonts w:ascii="Arial" w:eastAsia="Times New Roman" w:hAnsi="Arial" w:cs="Arial"/>
          <w:color w:val="000000"/>
          <w:sz w:val="20"/>
          <w:szCs w:val="20"/>
          <w:lang w:eastAsia="de-DE"/>
        </w:rPr>
      </w:pPr>
      <w:r w:rsidRPr="00125297">
        <w:rPr>
          <w:rFonts w:ascii="Arial" w:eastAsia="Times New Roman" w:hAnsi="Arial" w:cs="Arial"/>
          <w:color w:val="000000"/>
          <w:sz w:val="20"/>
          <w:szCs w:val="20"/>
          <w:lang w:eastAsia="de-DE"/>
        </w:rPr>
        <w:t>Eine Mutation der MMR-Defizienz hat keinen Einfluss auf die Prognose.</w:t>
      </w:r>
    </w:p>
    <w:p w14:paraId="24AA4EC3" w14:textId="3464BB54" w:rsidR="006B3C62" w:rsidRPr="00125297" w:rsidRDefault="006B3C62" w:rsidP="00A2414E">
      <w:pPr>
        <w:pStyle w:val="Listenabsatz"/>
        <w:numPr>
          <w:ilvl w:val="0"/>
          <w:numId w:val="11"/>
        </w:numPr>
        <w:shd w:val="clear" w:color="auto" w:fill="FFFFFF"/>
        <w:spacing w:after="0" w:line="240" w:lineRule="auto"/>
        <w:rPr>
          <w:rFonts w:ascii="Arial" w:eastAsia="Times New Roman" w:hAnsi="Arial" w:cs="Arial"/>
          <w:color w:val="000000"/>
          <w:sz w:val="20"/>
          <w:szCs w:val="20"/>
          <w:lang w:eastAsia="de-DE"/>
        </w:rPr>
      </w:pPr>
      <w:r w:rsidRPr="00125297">
        <w:rPr>
          <w:rFonts w:ascii="Arial" w:eastAsia="Times New Roman" w:hAnsi="Arial" w:cs="Arial"/>
          <w:color w:val="000000"/>
          <w:sz w:val="20"/>
          <w:szCs w:val="20"/>
          <w:lang w:eastAsia="de-DE"/>
        </w:rPr>
        <w:t xml:space="preserve">Eine Mutation von p53 spricht für eine gute Prognose. </w:t>
      </w:r>
    </w:p>
    <w:p w14:paraId="6EDBD338" w14:textId="2577CB80" w:rsidR="006B3C62" w:rsidRPr="00125297" w:rsidRDefault="006B3C62" w:rsidP="00A2414E">
      <w:pPr>
        <w:pStyle w:val="Listenabsatz"/>
        <w:numPr>
          <w:ilvl w:val="0"/>
          <w:numId w:val="11"/>
        </w:numPr>
        <w:shd w:val="clear" w:color="auto" w:fill="FFFFFF"/>
        <w:spacing w:after="0" w:line="240" w:lineRule="auto"/>
        <w:rPr>
          <w:rFonts w:ascii="Arial" w:eastAsia="Times New Roman" w:hAnsi="Arial" w:cs="Arial"/>
          <w:color w:val="000000"/>
          <w:sz w:val="20"/>
          <w:szCs w:val="20"/>
          <w:lang w:eastAsia="de-DE"/>
        </w:rPr>
      </w:pPr>
      <w:r w:rsidRPr="00125297">
        <w:rPr>
          <w:rFonts w:ascii="Arial" w:eastAsia="Times New Roman" w:hAnsi="Arial" w:cs="Arial"/>
          <w:bCs/>
          <w:color w:val="000000"/>
          <w:sz w:val="20"/>
          <w:szCs w:val="20"/>
          <w:lang w:eastAsia="de-DE"/>
        </w:rPr>
        <w:t>Der erste Therapieschritt besteht</w:t>
      </w:r>
      <w:r w:rsidR="00BF32A1" w:rsidRPr="00125297">
        <w:rPr>
          <w:rFonts w:ascii="Arial" w:eastAsia="Times New Roman" w:hAnsi="Arial" w:cs="Arial"/>
          <w:bCs/>
          <w:color w:val="000000"/>
          <w:sz w:val="20"/>
          <w:szCs w:val="20"/>
          <w:lang w:eastAsia="de-DE"/>
        </w:rPr>
        <w:t>,</w:t>
      </w:r>
      <w:r w:rsidRPr="00125297">
        <w:rPr>
          <w:rFonts w:ascii="Arial" w:eastAsia="Times New Roman" w:hAnsi="Arial" w:cs="Arial"/>
          <w:bCs/>
          <w:color w:val="000000"/>
          <w:sz w:val="20"/>
          <w:szCs w:val="20"/>
          <w:lang w:eastAsia="de-DE"/>
        </w:rPr>
        <w:t xml:space="preserve"> wenn möglich</w:t>
      </w:r>
      <w:r w:rsidR="00BF32A1" w:rsidRPr="00125297">
        <w:rPr>
          <w:rFonts w:ascii="Arial" w:eastAsia="Times New Roman" w:hAnsi="Arial" w:cs="Arial"/>
          <w:bCs/>
          <w:color w:val="000000"/>
          <w:sz w:val="20"/>
          <w:szCs w:val="20"/>
          <w:lang w:eastAsia="de-DE"/>
        </w:rPr>
        <w:t>,</w:t>
      </w:r>
      <w:r w:rsidRPr="00125297">
        <w:rPr>
          <w:rFonts w:ascii="Arial" w:eastAsia="Times New Roman" w:hAnsi="Arial" w:cs="Arial"/>
          <w:bCs/>
          <w:color w:val="000000"/>
          <w:sz w:val="20"/>
          <w:szCs w:val="20"/>
          <w:lang w:eastAsia="de-DE"/>
        </w:rPr>
        <w:t xml:space="preserve"> in Chemotherapie.</w:t>
      </w:r>
    </w:p>
    <w:p w14:paraId="11C74D59" w14:textId="77777777" w:rsidR="00CB51CD" w:rsidRPr="00125297" w:rsidRDefault="00CB51CD" w:rsidP="00CB51CD">
      <w:pPr>
        <w:rPr>
          <w:rFonts w:ascii="Arial" w:hAnsi="Arial" w:cs="Arial"/>
          <w:sz w:val="20"/>
          <w:szCs w:val="20"/>
        </w:rPr>
      </w:pPr>
      <w:r w:rsidRPr="00125297">
        <w:rPr>
          <w:rFonts w:ascii="Arial" w:hAnsi="Arial" w:cs="Arial"/>
          <w:sz w:val="20"/>
          <w:szCs w:val="20"/>
        </w:rPr>
        <w:t>--</w:t>
      </w:r>
    </w:p>
    <w:p w14:paraId="25EF146B" w14:textId="77777777" w:rsidR="00CB51CD" w:rsidRDefault="00CB51CD" w:rsidP="00CB51CD">
      <w:r w:rsidRPr="00125297">
        <w:rPr>
          <w:rFonts w:ascii="Arial" w:hAnsi="Arial" w:cs="Arial"/>
          <w:sz w:val="20"/>
          <w:szCs w:val="20"/>
        </w:rPr>
        <w:t>Titel: Klau</w:t>
      </w:r>
      <w:r>
        <w:t>sur Gynäkologie und Geburtshilfe WS 2025/26</w:t>
      </w:r>
    </w:p>
    <w:p w14:paraId="5FEF127A" w14:textId="77777777" w:rsidR="00CB51CD" w:rsidRPr="00125297" w:rsidRDefault="00CB51CD" w:rsidP="00CB51CD">
      <w:pPr>
        <w:rPr>
          <w:rFonts w:ascii="Arial" w:hAnsi="Arial" w:cs="Arial"/>
          <w:sz w:val="20"/>
          <w:szCs w:val="20"/>
        </w:rPr>
      </w:pPr>
      <w:r w:rsidRPr="00125297">
        <w:rPr>
          <w:rFonts w:ascii="Arial" w:hAnsi="Arial" w:cs="Arial"/>
          <w:sz w:val="20"/>
          <w:szCs w:val="20"/>
        </w:rPr>
        <w:t>--</w:t>
      </w:r>
    </w:p>
    <w:p w14:paraId="6F9714EF" w14:textId="74EC985D" w:rsidR="006B3C62" w:rsidRPr="00125297" w:rsidRDefault="00FB2665" w:rsidP="006B3C62">
      <w:pPr>
        <w:spacing w:after="0" w:line="240" w:lineRule="auto"/>
        <w:rPr>
          <w:rFonts w:ascii="Arial" w:eastAsia="Aptos" w:hAnsi="Arial" w:cs="Arial"/>
          <w:kern w:val="0"/>
          <w:sz w:val="20"/>
          <w:szCs w:val="20"/>
          <w14:ligatures w14:val="none"/>
        </w:rPr>
      </w:pPr>
      <w:r w:rsidRPr="00125297">
        <w:rPr>
          <w:rFonts w:ascii="Arial" w:eastAsia="Aptos" w:hAnsi="Arial" w:cs="Arial"/>
          <w:kern w:val="0"/>
          <w:sz w:val="20"/>
          <w:szCs w:val="20"/>
          <w14:ligatures w14:val="none"/>
        </w:rPr>
        <w:t xml:space="preserve">4. </w:t>
      </w:r>
      <w:r w:rsidR="006B3C62" w:rsidRPr="00125297">
        <w:rPr>
          <w:rFonts w:ascii="Arial" w:eastAsia="Aptos" w:hAnsi="Arial" w:cs="Arial"/>
          <w:kern w:val="0"/>
          <w:sz w:val="20"/>
          <w:szCs w:val="20"/>
          <w14:ligatures w14:val="none"/>
        </w:rPr>
        <w:t xml:space="preserve">Ein Kriterium für eine genetische Testung im Rahmen der FBREK </w:t>
      </w:r>
      <w:r w:rsidR="00123E9E">
        <w:rPr>
          <w:rFonts w:ascii="Arial" w:eastAsia="Aptos" w:hAnsi="Arial" w:cs="Arial"/>
          <w:kern w:val="0"/>
          <w:sz w:val="20"/>
          <w:szCs w:val="20"/>
          <w14:ligatures w14:val="none"/>
        </w:rPr>
        <w:t xml:space="preserve">(Familiärer Brust- und Eierstockkrebs) </w:t>
      </w:r>
      <w:r w:rsidR="006B3C62" w:rsidRPr="00125297">
        <w:rPr>
          <w:rFonts w:ascii="Arial" w:eastAsia="Aptos" w:hAnsi="Arial" w:cs="Arial"/>
          <w:kern w:val="0"/>
          <w:sz w:val="20"/>
          <w:szCs w:val="20"/>
          <w14:ligatures w14:val="none"/>
        </w:rPr>
        <w:t>Zentren ist folgendes:</w:t>
      </w:r>
    </w:p>
    <w:p w14:paraId="7FB26D4A" w14:textId="3F559580" w:rsidR="00FB2665" w:rsidRPr="00125297" w:rsidRDefault="00FB2665" w:rsidP="006B3C62">
      <w:pPr>
        <w:spacing w:after="0" w:line="240" w:lineRule="auto"/>
        <w:rPr>
          <w:rFonts w:ascii="Arial" w:eastAsia="Aptos" w:hAnsi="Arial" w:cs="Arial"/>
          <w:kern w:val="0"/>
          <w:sz w:val="20"/>
          <w:szCs w:val="20"/>
          <w14:ligatures w14:val="none"/>
        </w:rPr>
      </w:pPr>
      <w:r w:rsidRPr="00125297">
        <w:rPr>
          <w:rFonts w:ascii="Arial" w:eastAsia="Aptos" w:hAnsi="Arial" w:cs="Arial"/>
          <w:kern w:val="0"/>
          <w:sz w:val="20"/>
          <w:szCs w:val="20"/>
          <w14:ligatures w14:val="none"/>
        </w:rPr>
        <w:t xml:space="preserve">Typ: </w:t>
      </w:r>
      <w:proofErr w:type="spellStart"/>
      <w:r w:rsidRPr="00125297">
        <w:rPr>
          <w:rFonts w:ascii="Arial" w:eastAsia="Aptos" w:hAnsi="Arial" w:cs="Arial"/>
          <w:kern w:val="0"/>
          <w:sz w:val="20"/>
          <w:szCs w:val="20"/>
          <w14:ligatures w14:val="none"/>
        </w:rPr>
        <w:t>TypA</w:t>
      </w:r>
      <w:proofErr w:type="spellEnd"/>
    </w:p>
    <w:p w14:paraId="120AFD47" w14:textId="2044F001" w:rsidR="006B3C62" w:rsidRPr="00125297" w:rsidRDefault="006B3C62" w:rsidP="00A2414E">
      <w:pPr>
        <w:pStyle w:val="Listenabsatz"/>
        <w:numPr>
          <w:ilvl w:val="0"/>
          <w:numId w:val="12"/>
        </w:numPr>
        <w:spacing w:after="0" w:line="240" w:lineRule="auto"/>
        <w:rPr>
          <w:rFonts w:ascii="Arial" w:eastAsia="Aptos" w:hAnsi="Arial" w:cs="Arial"/>
          <w:kern w:val="0"/>
          <w:sz w:val="20"/>
          <w:szCs w:val="20"/>
          <w14:ligatures w14:val="none"/>
        </w:rPr>
      </w:pPr>
      <w:r w:rsidRPr="00125297">
        <w:rPr>
          <w:rFonts w:ascii="Arial" w:eastAsia="Aptos" w:hAnsi="Arial" w:cs="Arial"/>
          <w:kern w:val="0"/>
          <w:sz w:val="20"/>
          <w:szCs w:val="20"/>
          <w14:ligatures w14:val="none"/>
        </w:rPr>
        <w:t>1 Mann mit Magenkarzinom, 1 Frau mit Mammakarzinom im Alter von 65 Jahren</w:t>
      </w:r>
    </w:p>
    <w:p w14:paraId="4AA3485C" w14:textId="59CAD965" w:rsidR="006B3C62" w:rsidRPr="00125297" w:rsidRDefault="006B3C62" w:rsidP="00A2414E">
      <w:pPr>
        <w:pStyle w:val="Listenabsatz"/>
        <w:numPr>
          <w:ilvl w:val="0"/>
          <w:numId w:val="12"/>
        </w:numPr>
        <w:spacing w:after="0" w:line="240" w:lineRule="auto"/>
        <w:rPr>
          <w:rFonts w:ascii="Arial" w:eastAsia="Aptos" w:hAnsi="Arial" w:cs="Arial"/>
          <w:kern w:val="0"/>
          <w:sz w:val="20"/>
          <w:szCs w:val="20"/>
          <w14:ligatures w14:val="none"/>
        </w:rPr>
      </w:pPr>
      <w:r w:rsidRPr="00125297">
        <w:rPr>
          <w:rFonts w:ascii="Arial" w:eastAsia="Aptos" w:hAnsi="Arial" w:cs="Arial"/>
          <w:kern w:val="0"/>
          <w:sz w:val="20"/>
          <w:szCs w:val="20"/>
          <w14:ligatures w14:val="none"/>
        </w:rPr>
        <w:t xml:space="preserve">1 Frau mit Mammakarzinom im Alter von 40 Jahren </w:t>
      </w:r>
    </w:p>
    <w:p w14:paraId="751BDAC5" w14:textId="6604D3DD" w:rsidR="006B3C62" w:rsidRPr="00125297" w:rsidRDefault="006B3C62" w:rsidP="00A2414E">
      <w:pPr>
        <w:pStyle w:val="Listenabsatz"/>
        <w:numPr>
          <w:ilvl w:val="0"/>
          <w:numId w:val="12"/>
        </w:numPr>
        <w:spacing w:after="0" w:line="240" w:lineRule="auto"/>
        <w:rPr>
          <w:rFonts w:ascii="Arial" w:eastAsia="Aptos" w:hAnsi="Arial" w:cs="Arial"/>
          <w:b/>
          <w:bCs/>
          <w:kern w:val="0"/>
          <w:sz w:val="20"/>
          <w:szCs w:val="20"/>
          <w14:ligatures w14:val="none"/>
        </w:rPr>
      </w:pPr>
      <w:r w:rsidRPr="00125297">
        <w:rPr>
          <w:rFonts w:ascii="Arial" w:eastAsia="Aptos" w:hAnsi="Arial" w:cs="Arial"/>
          <w:b/>
          <w:bCs/>
          <w:kern w:val="0"/>
          <w:sz w:val="20"/>
          <w:szCs w:val="20"/>
          <w14:ligatures w14:val="none"/>
        </w:rPr>
        <w:t>1 Mann mit Mammakarzinom (HER</w:t>
      </w:r>
      <w:r w:rsidR="009D7808">
        <w:rPr>
          <w:rFonts w:ascii="Arial" w:eastAsia="Aptos" w:hAnsi="Arial" w:cs="Arial"/>
          <w:b/>
          <w:bCs/>
          <w:kern w:val="0"/>
          <w:sz w:val="20"/>
          <w:szCs w:val="20"/>
          <w14:ligatures w14:val="none"/>
        </w:rPr>
        <w:t>2</w:t>
      </w:r>
      <w:r w:rsidRPr="00125297">
        <w:rPr>
          <w:rFonts w:ascii="Arial" w:eastAsia="Aptos" w:hAnsi="Arial" w:cs="Arial"/>
          <w:b/>
          <w:bCs/>
          <w:kern w:val="0"/>
          <w:sz w:val="20"/>
          <w:szCs w:val="20"/>
          <w14:ligatures w14:val="none"/>
        </w:rPr>
        <w:t>+, HER2-) im Alter von 50 Jahren</w:t>
      </w:r>
    </w:p>
    <w:p w14:paraId="48A4A03E" w14:textId="0960184E" w:rsidR="006B3C62" w:rsidRPr="00125297" w:rsidRDefault="006B3C62" w:rsidP="00A2414E">
      <w:pPr>
        <w:pStyle w:val="Listenabsatz"/>
        <w:numPr>
          <w:ilvl w:val="0"/>
          <w:numId w:val="12"/>
        </w:numPr>
        <w:spacing w:after="0" w:line="240" w:lineRule="auto"/>
        <w:rPr>
          <w:rFonts w:ascii="Arial" w:eastAsia="Aptos" w:hAnsi="Arial" w:cs="Arial"/>
          <w:kern w:val="0"/>
          <w:sz w:val="20"/>
          <w:szCs w:val="20"/>
          <w14:ligatures w14:val="none"/>
        </w:rPr>
      </w:pPr>
      <w:r w:rsidRPr="00125297">
        <w:rPr>
          <w:rFonts w:ascii="Arial" w:eastAsia="Aptos" w:hAnsi="Arial" w:cs="Arial"/>
          <w:kern w:val="0"/>
          <w:sz w:val="20"/>
          <w:szCs w:val="20"/>
          <w14:ligatures w14:val="none"/>
        </w:rPr>
        <w:t>1 Frau mit Pankreaskarzinom, 1 Frau mit Mammakarzinom im Alter von 80 Jahren</w:t>
      </w:r>
    </w:p>
    <w:p w14:paraId="6EA43AEB" w14:textId="51A6D66B" w:rsidR="006B3C62" w:rsidRPr="00125297" w:rsidRDefault="006B3C62" w:rsidP="00A2414E">
      <w:pPr>
        <w:pStyle w:val="Listenabsatz"/>
        <w:numPr>
          <w:ilvl w:val="0"/>
          <w:numId w:val="12"/>
        </w:numPr>
        <w:spacing w:after="0" w:line="240" w:lineRule="auto"/>
        <w:rPr>
          <w:rFonts w:ascii="Arial" w:eastAsia="Aptos" w:hAnsi="Arial" w:cs="Arial"/>
          <w:kern w:val="0"/>
          <w:sz w:val="20"/>
          <w:szCs w:val="20"/>
          <w14:ligatures w14:val="none"/>
        </w:rPr>
      </w:pPr>
      <w:r w:rsidRPr="00125297">
        <w:rPr>
          <w:rFonts w:ascii="Arial" w:eastAsia="Aptos" w:hAnsi="Arial" w:cs="Arial"/>
          <w:kern w:val="0"/>
          <w:sz w:val="20"/>
          <w:szCs w:val="20"/>
          <w14:ligatures w14:val="none"/>
        </w:rPr>
        <w:t>1 Frau mit Ovarialkarzinom im Alter von 85 Jahren</w:t>
      </w:r>
    </w:p>
    <w:p w14:paraId="2D7545C1" w14:textId="77777777" w:rsidR="006B3C62" w:rsidRPr="00125297" w:rsidRDefault="006B3C62" w:rsidP="006B3C62">
      <w:pPr>
        <w:spacing w:after="0" w:line="240" w:lineRule="auto"/>
        <w:rPr>
          <w:rFonts w:ascii="Arial" w:eastAsia="Aptos" w:hAnsi="Arial" w:cs="Arial"/>
          <w:kern w:val="0"/>
          <w:sz w:val="20"/>
          <w:szCs w:val="20"/>
          <w14:ligatures w14:val="none"/>
        </w:rPr>
      </w:pPr>
    </w:p>
    <w:p w14:paraId="7BD632A4" w14:textId="77777777" w:rsidR="00FB2665" w:rsidRPr="00125297" w:rsidRDefault="00FB2665" w:rsidP="00FB2665">
      <w:pPr>
        <w:rPr>
          <w:rFonts w:ascii="Arial" w:hAnsi="Arial" w:cs="Arial"/>
          <w:sz w:val="20"/>
          <w:szCs w:val="20"/>
        </w:rPr>
      </w:pPr>
      <w:r w:rsidRPr="00125297">
        <w:rPr>
          <w:rFonts w:ascii="Arial" w:hAnsi="Arial" w:cs="Arial"/>
          <w:sz w:val="20"/>
          <w:szCs w:val="20"/>
        </w:rPr>
        <w:t>--</w:t>
      </w:r>
    </w:p>
    <w:p w14:paraId="6361B6F6" w14:textId="77777777" w:rsidR="00FB2665" w:rsidRPr="00125297" w:rsidRDefault="00FB2665" w:rsidP="00FB2665">
      <w:pPr>
        <w:rPr>
          <w:rFonts w:ascii="Arial" w:hAnsi="Arial" w:cs="Arial"/>
          <w:sz w:val="20"/>
          <w:szCs w:val="20"/>
        </w:rPr>
      </w:pPr>
      <w:r w:rsidRPr="00125297">
        <w:rPr>
          <w:rFonts w:ascii="Arial" w:hAnsi="Arial" w:cs="Arial"/>
          <w:sz w:val="20"/>
          <w:szCs w:val="20"/>
        </w:rPr>
        <w:t>Titel: Klausur Gynäkologie und Geburtshilfe WS 2025/26</w:t>
      </w:r>
    </w:p>
    <w:p w14:paraId="36B4DF19" w14:textId="77777777" w:rsidR="00FB2665" w:rsidRPr="00125297" w:rsidRDefault="00FB2665" w:rsidP="00FB2665">
      <w:pPr>
        <w:rPr>
          <w:rFonts w:ascii="Arial" w:hAnsi="Arial" w:cs="Arial"/>
          <w:sz w:val="20"/>
          <w:szCs w:val="20"/>
        </w:rPr>
      </w:pPr>
      <w:r w:rsidRPr="00125297">
        <w:rPr>
          <w:rFonts w:ascii="Arial" w:hAnsi="Arial" w:cs="Arial"/>
          <w:sz w:val="20"/>
          <w:szCs w:val="20"/>
        </w:rPr>
        <w:t>--</w:t>
      </w:r>
    </w:p>
    <w:p w14:paraId="67F2FECF" w14:textId="77777777" w:rsidR="00FB2665" w:rsidRPr="00125297" w:rsidRDefault="00FB2665" w:rsidP="006B3C62">
      <w:pPr>
        <w:spacing w:after="0" w:line="240" w:lineRule="auto"/>
        <w:rPr>
          <w:rFonts w:ascii="Arial" w:eastAsia="Aptos" w:hAnsi="Arial" w:cs="Arial"/>
          <w:kern w:val="0"/>
          <w:sz w:val="20"/>
          <w:szCs w:val="20"/>
          <w14:ligatures w14:val="none"/>
        </w:rPr>
      </w:pPr>
      <w:commentRangeStart w:id="0"/>
      <w:r w:rsidRPr="00125297">
        <w:rPr>
          <w:rFonts w:ascii="Arial" w:eastAsia="Aptos" w:hAnsi="Arial" w:cs="Arial"/>
          <w:kern w:val="0"/>
          <w:sz w:val="20"/>
          <w:szCs w:val="20"/>
          <w14:ligatures w14:val="none"/>
        </w:rPr>
        <w:t xml:space="preserve">5. </w:t>
      </w:r>
      <w:r w:rsidR="006B3C62" w:rsidRPr="00125297">
        <w:rPr>
          <w:rFonts w:ascii="Arial" w:eastAsia="Aptos" w:hAnsi="Arial" w:cs="Arial"/>
          <w:kern w:val="0"/>
          <w:sz w:val="20"/>
          <w:szCs w:val="20"/>
          <w14:ligatures w14:val="none"/>
        </w:rPr>
        <w:t>Wie schätzen Sie folgende Aussagen zum genetischen Hintergrund des Mammakarzinoms ein</w:t>
      </w:r>
      <w:r w:rsidRPr="00125297">
        <w:rPr>
          <w:rFonts w:ascii="Arial" w:eastAsia="Aptos" w:hAnsi="Arial" w:cs="Arial"/>
          <w:kern w:val="0"/>
          <w:sz w:val="20"/>
          <w:szCs w:val="20"/>
          <w14:ligatures w14:val="none"/>
        </w:rPr>
        <w:t>?</w:t>
      </w:r>
      <w:commentRangeEnd w:id="0"/>
      <w:r w:rsidR="00BE1E0C">
        <w:rPr>
          <w:rStyle w:val="Kommentarzeichen"/>
        </w:rPr>
        <w:commentReference w:id="0"/>
      </w:r>
    </w:p>
    <w:p w14:paraId="0701C4AC" w14:textId="31C8C28E" w:rsidR="006B3C62" w:rsidRPr="00125297" w:rsidRDefault="00FB2665" w:rsidP="006B3C62">
      <w:pPr>
        <w:spacing w:after="0" w:line="240" w:lineRule="auto"/>
        <w:rPr>
          <w:rFonts w:ascii="Arial" w:eastAsia="Aptos" w:hAnsi="Arial" w:cs="Arial"/>
          <w:kern w:val="0"/>
          <w:sz w:val="20"/>
          <w:szCs w:val="20"/>
          <w14:ligatures w14:val="none"/>
        </w:rPr>
      </w:pPr>
      <w:r w:rsidRPr="00125297">
        <w:rPr>
          <w:rFonts w:ascii="Arial" w:eastAsia="Aptos" w:hAnsi="Arial" w:cs="Arial"/>
          <w:kern w:val="0"/>
          <w:sz w:val="20"/>
          <w:szCs w:val="20"/>
          <w14:ligatures w14:val="none"/>
        </w:rPr>
        <w:t>Typ:</w:t>
      </w:r>
      <w:r w:rsidR="006B3C62" w:rsidRPr="00125297">
        <w:rPr>
          <w:rFonts w:ascii="Arial" w:eastAsia="Aptos" w:hAnsi="Arial" w:cs="Arial"/>
          <w:kern w:val="0"/>
          <w:sz w:val="20"/>
          <w:szCs w:val="20"/>
          <w14:ligatures w14:val="none"/>
        </w:rPr>
        <w:t xml:space="preserve"> </w:t>
      </w:r>
      <w:proofErr w:type="spellStart"/>
      <w:r w:rsidRPr="00125297">
        <w:rPr>
          <w:rFonts w:ascii="Arial" w:eastAsia="Aptos" w:hAnsi="Arial" w:cs="Arial"/>
          <w:kern w:val="0"/>
          <w:sz w:val="20"/>
          <w:szCs w:val="20"/>
          <w14:ligatures w14:val="none"/>
        </w:rPr>
        <w:t>Kprim</w:t>
      </w:r>
      <w:proofErr w:type="spellEnd"/>
    </w:p>
    <w:p w14:paraId="69E2BFDE" w14:textId="2E46343B" w:rsidR="006B3C62" w:rsidRPr="00125297" w:rsidRDefault="006B3C62" w:rsidP="00A2414E">
      <w:pPr>
        <w:pStyle w:val="Listenabsatz"/>
        <w:numPr>
          <w:ilvl w:val="0"/>
          <w:numId w:val="13"/>
        </w:numPr>
        <w:spacing w:after="0" w:line="240" w:lineRule="auto"/>
        <w:rPr>
          <w:rFonts w:ascii="Arial" w:eastAsia="Aptos" w:hAnsi="Arial" w:cs="Arial"/>
          <w:b/>
          <w:bCs/>
          <w:kern w:val="0"/>
          <w:sz w:val="20"/>
          <w:szCs w:val="20"/>
          <w14:ligatures w14:val="none"/>
        </w:rPr>
      </w:pPr>
      <w:r w:rsidRPr="00125297">
        <w:rPr>
          <w:rFonts w:ascii="Arial" w:eastAsia="Aptos" w:hAnsi="Arial" w:cs="Arial"/>
          <w:b/>
          <w:bCs/>
          <w:kern w:val="0"/>
          <w:sz w:val="20"/>
          <w:szCs w:val="20"/>
          <w14:ligatures w14:val="none"/>
        </w:rPr>
        <w:t xml:space="preserve">Bei der Keimbahnanalyse einer gesunden Frau mit auffälliger Familienanamnese handelt es sich um eine prädiktive Testung </w:t>
      </w:r>
    </w:p>
    <w:p w14:paraId="3AE78921" w14:textId="362B8F56" w:rsidR="006B3C62" w:rsidRPr="00125297" w:rsidRDefault="006B3C62" w:rsidP="00A2414E">
      <w:pPr>
        <w:pStyle w:val="Listenabsatz"/>
        <w:numPr>
          <w:ilvl w:val="0"/>
          <w:numId w:val="13"/>
        </w:numPr>
        <w:spacing w:after="0" w:line="240" w:lineRule="auto"/>
        <w:rPr>
          <w:rFonts w:ascii="Arial" w:eastAsia="Aptos" w:hAnsi="Arial" w:cs="Arial"/>
          <w:kern w:val="0"/>
          <w:sz w:val="20"/>
          <w:szCs w:val="20"/>
          <w14:ligatures w14:val="none"/>
        </w:rPr>
      </w:pPr>
      <w:r w:rsidRPr="00125297">
        <w:rPr>
          <w:rFonts w:ascii="Arial" w:eastAsia="Aptos" w:hAnsi="Arial" w:cs="Arial"/>
          <w:kern w:val="0"/>
          <w:sz w:val="20"/>
          <w:szCs w:val="20"/>
          <w14:ligatures w14:val="none"/>
        </w:rPr>
        <w:t xml:space="preserve">Eine genetische Untersuchung auf Keimbahnmutationen erfolgt in der Regel aus dem Tumorgewebe </w:t>
      </w:r>
    </w:p>
    <w:p w14:paraId="5F849CE4" w14:textId="224E2705" w:rsidR="006B3C62" w:rsidRPr="00125297" w:rsidRDefault="006B3C62" w:rsidP="00A2414E">
      <w:pPr>
        <w:pStyle w:val="Listenabsatz"/>
        <w:numPr>
          <w:ilvl w:val="0"/>
          <w:numId w:val="13"/>
        </w:numPr>
        <w:spacing w:after="0" w:line="240" w:lineRule="auto"/>
        <w:rPr>
          <w:rFonts w:ascii="Arial" w:eastAsia="Aptos" w:hAnsi="Arial" w:cs="Arial"/>
          <w:kern w:val="0"/>
          <w:sz w:val="20"/>
          <w:szCs w:val="20"/>
          <w14:ligatures w14:val="none"/>
        </w:rPr>
      </w:pPr>
      <w:r w:rsidRPr="00125297">
        <w:rPr>
          <w:rFonts w:ascii="Arial" w:eastAsia="Aptos" w:hAnsi="Arial" w:cs="Arial"/>
          <w:kern w:val="0"/>
          <w:sz w:val="20"/>
          <w:szCs w:val="20"/>
          <w14:ligatures w14:val="none"/>
        </w:rPr>
        <w:t xml:space="preserve">Eine Keimbahnanalyse im Rahmen von FBREK </w:t>
      </w:r>
      <w:r w:rsidR="00123E9E">
        <w:rPr>
          <w:rFonts w:ascii="Arial" w:eastAsia="Aptos" w:hAnsi="Arial" w:cs="Arial"/>
          <w:kern w:val="0"/>
          <w:sz w:val="20"/>
          <w:szCs w:val="20"/>
          <w14:ligatures w14:val="none"/>
        </w:rPr>
        <w:t xml:space="preserve">(Familiärer Brust- und Eierstockkrebs) </w:t>
      </w:r>
      <w:r w:rsidRPr="00125297">
        <w:rPr>
          <w:rFonts w:ascii="Arial" w:eastAsia="Aptos" w:hAnsi="Arial" w:cs="Arial"/>
          <w:kern w:val="0"/>
          <w:sz w:val="20"/>
          <w:szCs w:val="20"/>
          <w14:ligatures w14:val="none"/>
        </w:rPr>
        <w:t>kann auch vor dem 18. Lebensjahr erfolgen</w:t>
      </w:r>
      <w:r w:rsidR="009456D3" w:rsidRPr="00125297">
        <w:rPr>
          <w:rFonts w:ascii="Arial" w:eastAsia="Aptos" w:hAnsi="Arial" w:cs="Arial"/>
          <w:kern w:val="0"/>
          <w:sz w:val="20"/>
          <w:szCs w:val="20"/>
          <w14:ligatures w14:val="none"/>
        </w:rPr>
        <w:t xml:space="preserve"> </w:t>
      </w:r>
    </w:p>
    <w:p w14:paraId="404B5FB9" w14:textId="646BDA44" w:rsidR="006B3C62" w:rsidRPr="00125297" w:rsidRDefault="006B3C62" w:rsidP="00A2414E">
      <w:pPr>
        <w:pStyle w:val="Listenabsatz"/>
        <w:numPr>
          <w:ilvl w:val="0"/>
          <w:numId w:val="13"/>
        </w:numPr>
        <w:spacing w:after="0" w:line="240" w:lineRule="auto"/>
        <w:rPr>
          <w:rFonts w:ascii="Arial" w:eastAsia="Aptos" w:hAnsi="Arial" w:cs="Arial"/>
          <w:kern w:val="0"/>
          <w:sz w:val="20"/>
          <w:szCs w:val="20"/>
          <w14:ligatures w14:val="none"/>
        </w:rPr>
      </w:pPr>
      <w:r w:rsidRPr="00125297">
        <w:rPr>
          <w:rFonts w:ascii="Arial" w:eastAsia="Aptos" w:hAnsi="Arial" w:cs="Arial"/>
          <w:kern w:val="0"/>
          <w:sz w:val="20"/>
          <w:szCs w:val="20"/>
          <w14:ligatures w14:val="none"/>
        </w:rPr>
        <w:t xml:space="preserve">Die Wahrscheinlichkeit zur Vererbung einer pathogenen BRCA1-Mutation liegt bei 45% </w:t>
      </w:r>
    </w:p>
    <w:p w14:paraId="45D5A2DE" w14:textId="77777777" w:rsidR="00FB2665" w:rsidRPr="00125297" w:rsidRDefault="00FB2665" w:rsidP="00FB2665">
      <w:pPr>
        <w:rPr>
          <w:rFonts w:ascii="Arial" w:hAnsi="Arial" w:cs="Arial"/>
          <w:sz w:val="20"/>
          <w:szCs w:val="20"/>
        </w:rPr>
      </w:pPr>
      <w:r w:rsidRPr="00125297">
        <w:rPr>
          <w:rFonts w:ascii="Arial" w:hAnsi="Arial" w:cs="Arial"/>
          <w:sz w:val="20"/>
          <w:szCs w:val="20"/>
        </w:rPr>
        <w:t>--</w:t>
      </w:r>
    </w:p>
    <w:p w14:paraId="2FD5FC4F" w14:textId="77777777" w:rsidR="00FB2665" w:rsidRPr="00125297" w:rsidRDefault="00FB2665" w:rsidP="00FB2665">
      <w:pPr>
        <w:rPr>
          <w:rFonts w:ascii="Arial" w:hAnsi="Arial" w:cs="Arial"/>
          <w:sz w:val="20"/>
          <w:szCs w:val="20"/>
        </w:rPr>
      </w:pPr>
      <w:r w:rsidRPr="00125297">
        <w:rPr>
          <w:rFonts w:ascii="Arial" w:hAnsi="Arial" w:cs="Arial"/>
          <w:sz w:val="20"/>
          <w:szCs w:val="20"/>
        </w:rPr>
        <w:t>Titel: Klausur Gynäkologie und Geburtshilfe WS 2025/26</w:t>
      </w:r>
    </w:p>
    <w:p w14:paraId="3F3D3E7D" w14:textId="77777777" w:rsidR="00FB2665" w:rsidRPr="00125297" w:rsidRDefault="00FB2665" w:rsidP="00FB2665">
      <w:pPr>
        <w:rPr>
          <w:rFonts w:ascii="Arial" w:hAnsi="Arial" w:cs="Arial"/>
          <w:sz w:val="20"/>
          <w:szCs w:val="20"/>
        </w:rPr>
      </w:pPr>
      <w:r w:rsidRPr="00125297">
        <w:rPr>
          <w:rFonts w:ascii="Arial" w:hAnsi="Arial" w:cs="Arial"/>
          <w:sz w:val="20"/>
          <w:szCs w:val="20"/>
        </w:rPr>
        <w:t>--</w:t>
      </w:r>
    </w:p>
    <w:p w14:paraId="285FF407" w14:textId="04EF828D" w:rsidR="00E02E03" w:rsidRPr="00125297" w:rsidRDefault="00FB2665" w:rsidP="00E02E03">
      <w:pPr>
        <w:rPr>
          <w:rFonts w:ascii="Arial" w:hAnsi="Arial" w:cs="Arial"/>
          <w:sz w:val="20"/>
          <w:szCs w:val="20"/>
        </w:rPr>
      </w:pPr>
      <w:r w:rsidRPr="00125297">
        <w:rPr>
          <w:rFonts w:ascii="Arial" w:hAnsi="Arial" w:cs="Arial"/>
          <w:sz w:val="20"/>
          <w:szCs w:val="20"/>
        </w:rPr>
        <w:t xml:space="preserve">6. </w:t>
      </w:r>
      <w:r w:rsidR="00E02E03" w:rsidRPr="00125297">
        <w:rPr>
          <w:rFonts w:ascii="Arial" w:hAnsi="Arial" w:cs="Arial"/>
          <w:sz w:val="20"/>
          <w:szCs w:val="20"/>
        </w:rPr>
        <w:t>Welche der folgenden Maßnahmen trägt am zuverlässigsten zur Primärprävention des Zervixkarzinoms bei?</w:t>
      </w:r>
    </w:p>
    <w:p w14:paraId="42B7B862" w14:textId="454250C9" w:rsidR="00FB2665" w:rsidRPr="00125297" w:rsidRDefault="00FB2665" w:rsidP="00E02E03">
      <w:pPr>
        <w:rPr>
          <w:rFonts w:ascii="Arial" w:hAnsi="Arial" w:cs="Arial"/>
          <w:sz w:val="20"/>
          <w:szCs w:val="20"/>
        </w:rPr>
      </w:pPr>
      <w:proofErr w:type="spellStart"/>
      <w:proofErr w:type="gramStart"/>
      <w:r w:rsidRPr="00125297">
        <w:rPr>
          <w:rFonts w:ascii="Arial" w:hAnsi="Arial" w:cs="Arial"/>
          <w:sz w:val="20"/>
          <w:szCs w:val="20"/>
        </w:rPr>
        <w:t>Typ:TypA</w:t>
      </w:r>
      <w:proofErr w:type="spellEnd"/>
      <w:proofErr w:type="gramEnd"/>
    </w:p>
    <w:p w14:paraId="34170A22" w14:textId="45EFE619" w:rsidR="00FB2665" w:rsidRPr="00125297" w:rsidRDefault="00E02E03" w:rsidP="00A2414E">
      <w:pPr>
        <w:pStyle w:val="Listenabsatz"/>
        <w:numPr>
          <w:ilvl w:val="0"/>
          <w:numId w:val="14"/>
        </w:numPr>
        <w:rPr>
          <w:rFonts w:ascii="Arial" w:hAnsi="Arial" w:cs="Arial"/>
          <w:b/>
          <w:bCs/>
          <w:sz w:val="20"/>
          <w:szCs w:val="20"/>
        </w:rPr>
      </w:pPr>
      <w:r w:rsidRPr="00125297">
        <w:rPr>
          <w:rFonts w:ascii="Arial" w:hAnsi="Arial" w:cs="Arial"/>
          <w:sz w:val="20"/>
          <w:szCs w:val="20"/>
        </w:rPr>
        <w:t>Regelmäßige Kolposkopie ab dem 20. Lebensjahr</w:t>
      </w:r>
    </w:p>
    <w:p w14:paraId="3CDD6967" w14:textId="6742461E" w:rsidR="00FB2665" w:rsidRPr="00125297" w:rsidRDefault="00E02E03" w:rsidP="00A2414E">
      <w:pPr>
        <w:pStyle w:val="Listenabsatz"/>
        <w:numPr>
          <w:ilvl w:val="0"/>
          <w:numId w:val="14"/>
        </w:numPr>
        <w:rPr>
          <w:rFonts w:ascii="Arial" w:hAnsi="Arial" w:cs="Arial"/>
          <w:b/>
          <w:bCs/>
          <w:sz w:val="20"/>
          <w:szCs w:val="20"/>
        </w:rPr>
      </w:pPr>
      <w:r w:rsidRPr="00125297">
        <w:rPr>
          <w:rFonts w:ascii="Arial" w:hAnsi="Arial" w:cs="Arial"/>
          <w:b/>
          <w:bCs/>
          <w:sz w:val="20"/>
          <w:szCs w:val="20"/>
        </w:rPr>
        <w:t>HPV</w:t>
      </w:r>
      <w:r w:rsidR="00123E9E">
        <w:rPr>
          <w:rFonts w:ascii="Arial" w:hAnsi="Arial" w:cs="Arial"/>
          <w:b/>
          <w:bCs/>
          <w:sz w:val="20"/>
          <w:szCs w:val="20"/>
        </w:rPr>
        <w:t xml:space="preserve"> (Humanes Papilloma </w:t>
      </w:r>
      <w:proofErr w:type="gramStart"/>
      <w:r w:rsidR="00123E9E">
        <w:rPr>
          <w:rFonts w:ascii="Arial" w:hAnsi="Arial" w:cs="Arial"/>
          <w:b/>
          <w:bCs/>
          <w:sz w:val="20"/>
          <w:szCs w:val="20"/>
        </w:rPr>
        <w:t>Virus)</w:t>
      </w:r>
      <w:r w:rsidRPr="00125297">
        <w:rPr>
          <w:rFonts w:ascii="Arial" w:hAnsi="Arial" w:cs="Arial"/>
          <w:b/>
          <w:bCs/>
          <w:sz w:val="20"/>
          <w:szCs w:val="20"/>
        </w:rPr>
        <w:t>-</w:t>
      </w:r>
      <w:proofErr w:type="gramEnd"/>
      <w:r w:rsidRPr="00125297">
        <w:rPr>
          <w:rFonts w:ascii="Arial" w:hAnsi="Arial" w:cs="Arial"/>
          <w:b/>
          <w:bCs/>
          <w:sz w:val="20"/>
          <w:szCs w:val="20"/>
        </w:rPr>
        <w:t>Impfung vor dem ersten Geschlechtsverkehr</w:t>
      </w:r>
    </w:p>
    <w:p w14:paraId="5C5C0E47" w14:textId="403B2476" w:rsidR="00FB2665" w:rsidRPr="00125297" w:rsidRDefault="00E02E03" w:rsidP="00A2414E">
      <w:pPr>
        <w:pStyle w:val="Listenabsatz"/>
        <w:numPr>
          <w:ilvl w:val="0"/>
          <w:numId w:val="14"/>
        </w:numPr>
        <w:rPr>
          <w:rFonts w:ascii="Arial" w:hAnsi="Arial" w:cs="Arial"/>
          <w:sz w:val="20"/>
          <w:szCs w:val="20"/>
        </w:rPr>
      </w:pPr>
      <w:proofErr w:type="spellStart"/>
      <w:r w:rsidRPr="00125297">
        <w:rPr>
          <w:rFonts w:ascii="Arial" w:hAnsi="Arial" w:cs="Arial"/>
          <w:sz w:val="20"/>
          <w:szCs w:val="20"/>
        </w:rPr>
        <w:lastRenderedPageBreak/>
        <w:t>Pap</w:t>
      </w:r>
      <w:proofErr w:type="spellEnd"/>
      <w:r w:rsidRPr="00125297">
        <w:rPr>
          <w:rFonts w:ascii="Arial" w:hAnsi="Arial" w:cs="Arial"/>
          <w:sz w:val="20"/>
          <w:szCs w:val="20"/>
        </w:rPr>
        <w:t>-Abstrich jährlich ab dem 16. Lebensjahr</w:t>
      </w:r>
    </w:p>
    <w:p w14:paraId="7FAA57FF" w14:textId="00419D1F" w:rsidR="00FB2665" w:rsidRPr="00125297" w:rsidRDefault="00E02E03" w:rsidP="00A2414E">
      <w:pPr>
        <w:pStyle w:val="Listenabsatz"/>
        <w:numPr>
          <w:ilvl w:val="0"/>
          <w:numId w:val="14"/>
        </w:numPr>
        <w:rPr>
          <w:rFonts w:ascii="Arial" w:hAnsi="Arial" w:cs="Arial"/>
          <w:sz w:val="20"/>
          <w:szCs w:val="20"/>
        </w:rPr>
      </w:pPr>
      <w:r w:rsidRPr="00125297">
        <w:rPr>
          <w:rFonts w:ascii="Arial" w:hAnsi="Arial" w:cs="Arial"/>
          <w:sz w:val="20"/>
          <w:szCs w:val="20"/>
        </w:rPr>
        <w:t>Prophylaktische Konisation bei persistierenden HPV-Infektionen</w:t>
      </w:r>
    </w:p>
    <w:p w14:paraId="04216F43" w14:textId="1D0373D2" w:rsidR="00E02E03" w:rsidRPr="00123E9E" w:rsidRDefault="00E02E03" w:rsidP="00A2414E">
      <w:pPr>
        <w:pStyle w:val="Listenabsatz"/>
        <w:numPr>
          <w:ilvl w:val="0"/>
          <w:numId w:val="14"/>
        </w:numPr>
        <w:rPr>
          <w:rFonts w:ascii="Arial" w:hAnsi="Arial" w:cs="Arial"/>
          <w:sz w:val="20"/>
          <w:szCs w:val="20"/>
        </w:rPr>
      </w:pPr>
      <w:r w:rsidRPr="00123E9E">
        <w:rPr>
          <w:rFonts w:ascii="Arial" w:hAnsi="Arial" w:cs="Arial"/>
          <w:sz w:val="20"/>
          <w:szCs w:val="20"/>
        </w:rPr>
        <w:t>Serologische HPV</w:t>
      </w:r>
      <w:r w:rsidR="00123E9E" w:rsidRPr="00123E9E">
        <w:rPr>
          <w:rFonts w:ascii="Arial" w:hAnsi="Arial" w:cs="Arial"/>
          <w:sz w:val="20"/>
          <w:szCs w:val="20"/>
        </w:rPr>
        <w:t xml:space="preserve"> (Humanes Papilloma </w:t>
      </w:r>
      <w:proofErr w:type="gramStart"/>
      <w:r w:rsidR="00123E9E" w:rsidRPr="00123E9E">
        <w:rPr>
          <w:rFonts w:ascii="Arial" w:hAnsi="Arial" w:cs="Arial"/>
          <w:sz w:val="20"/>
          <w:szCs w:val="20"/>
        </w:rPr>
        <w:t>Virus)</w:t>
      </w:r>
      <w:r w:rsidRPr="00123E9E">
        <w:rPr>
          <w:rFonts w:ascii="Arial" w:hAnsi="Arial" w:cs="Arial"/>
          <w:sz w:val="20"/>
          <w:szCs w:val="20"/>
        </w:rPr>
        <w:t>-</w:t>
      </w:r>
      <w:proofErr w:type="gramEnd"/>
      <w:r w:rsidRPr="00123E9E">
        <w:rPr>
          <w:rFonts w:ascii="Arial" w:hAnsi="Arial" w:cs="Arial"/>
          <w:sz w:val="20"/>
          <w:szCs w:val="20"/>
        </w:rPr>
        <w:t>Testung im 5-Jahres-Abstand</w:t>
      </w:r>
    </w:p>
    <w:p w14:paraId="1BCE161E" w14:textId="77777777" w:rsidR="00E02E03" w:rsidRPr="00125297" w:rsidRDefault="00E02E03" w:rsidP="00E02E03">
      <w:pPr>
        <w:rPr>
          <w:rFonts w:ascii="Arial" w:hAnsi="Arial" w:cs="Arial"/>
          <w:b/>
          <w:bCs/>
          <w:sz w:val="20"/>
          <w:szCs w:val="20"/>
        </w:rPr>
      </w:pPr>
    </w:p>
    <w:p w14:paraId="68283FAB" w14:textId="77777777" w:rsidR="00FB2665" w:rsidRPr="00125297" w:rsidRDefault="00FB2665" w:rsidP="00FB2665">
      <w:pPr>
        <w:rPr>
          <w:rFonts w:ascii="Arial" w:hAnsi="Arial" w:cs="Arial"/>
          <w:sz w:val="20"/>
          <w:szCs w:val="20"/>
        </w:rPr>
      </w:pPr>
      <w:r w:rsidRPr="00125297">
        <w:rPr>
          <w:rFonts w:ascii="Arial" w:hAnsi="Arial" w:cs="Arial"/>
          <w:sz w:val="20"/>
          <w:szCs w:val="20"/>
        </w:rPr>
        <w:t>--</w:t>
      </w:r>
    </w:p>
    <w:p w14:paraId="6B1F704A" w14:textId="77777777" w:rsidR="00FB2665" w:rsidRPr="00125297" w:rsidRDefault="00FB2665" w:rsidP="00FB2665">
      <w:pPr>
        <w:rPr>
          <w:rFonts w:ascii="Arial" w:hAnsi="Arial" w:cs="Arial"/>
          <w:sz w:val="20"/>
          <w:szCs w:val="20"/>
        </w:rPr>
      </w:pPr>
      <w:r w:rsidRPr="00125297">
        <w:rPr>
          <w:rFonts w:ascii="Arial" w:hAnsi="Arial" w:cs="Arial"/>
          <w:sz w:val="20"/>
          <w:szCs w:val="20"/>
        </w:rPr>
        <w:t>Titel: Klausur Gynäkologie und Geburtshilfe WS 2025/26</w:t>
      </w:r>
    </w:p>
    <w:p w14:paraId="3023B9AD" w14:textId="77777777" w:rsidR="00FB2665" w:rsidRPr="00125297" w:rsidRDefault="00FB2665" w:rsidP="00FB2665">
      <w:pPr>
        <w:rPr>
          <w:rFonts w:ascii="Arial" w:hAnsi="Arial" w:cs="Arial"/>
          <w:sz w:val="20"/>
          <w:szCs w:val="20"/>
        </w:rPr>
      </w:pPr>
      <w:r w:rsidRPr="00125297">
        <w:rPr>
          <w:rFonts w:ascii="Arial" w:hAnsi="Arial" w:cs="Arial"/>
          <w:sz w:val="20"/>
          <w:szCs w:val="20"/>
        </w:rPr>
        <w:t>--</w:t>
      </w:r>
    </w:p>
    <w:p w14:paraId="7D6086E3" w14:textId="77777777" w:rsidR="00FB2665" w:rsidRPr="00125297" w:rsidRDefault="00FB2665" w:rsidP="00E02E03">
      <w:pPr>
        <w:rPr>
          <w:rFonts w:ascii="Arial" w:hAnsi="Arial" w:cs="Arial"/>
          <w:b/>
          <w:bCs/>
          <w:sz w:val="20"/>
          <w:szCs w:val="20"/>
        </w:rPr>
      </w:pPr>
    </w:p>
    <w:p w14:paraId="620A6D99" w14:textId="1C30693A" w:rsidR="00E02E03" w:rsidRPr="00125297" w:rsidRDefault="00FB2665" w:rsidP="00E02E03">
      <w:pPr>
        <w:rPr>
          <w:rFonts w:ascii="Arial" w:hAnsi="Arial" w:cs="Arial"/>
          <w:sz w:val="20"/>
          <w:szCs w:val="20"/>
        </w:rPr>
      </w:pPr>
      <w:r w:rsidRPr="00125297">
        <w:rPr>
          <w:rFonts w:ascii="Arial" w:hAnsi="Arial" w:cs="Arial"/>
          <w:sz w:val="20"/>
          <w:szCs w:val="20"/>
        </w:rPr>
        <w:t xml:space="preserve">7. </w:t>
      </w:r>
      <w:r w:rsidR="00E02E03" w:rsidRPr="00125297">
        <w:rPr>
          <w:rFonts w:ascii="Arial" w:hAnsi="Arial" w:cs="Arial"/>
          <w:sz w:val="20"/>
          <w:szCs w:val="20"/>
        </w:rPr>
        <w:t>Beurteilen Sie folgende Aussagen zur Therapie des Zervixkarzinoms</w:t>
      </w:r>
      <w:r w:rsidR="00BE1E0C">
        <w:rPr>
          <w:rFonts w:ascii="Arial" w:hAnsi="Arial" w:cs="Arial"/>
          <w:sz w:val="20"/>
          <w:szCs w:val="20"/>
        </w:rPr>
        <w:t>.</w:t>
      </w:r>
      <w:ins w:id="1" w:author="Entwistle, Andrew" w:date="2026-01-28T12:49:00Z">
        <w:r w:rsidR="00BE1E0C">
          <w:rPr>
            <w:rFonts w:ascii="Arial" w:hAnsi="Arial" w:cs="Arial"/>
            <w:sz w:val="20"/>
            <w:szCs w:val="20"/>
          </w:rPr>
          <w:t xml:space="preserve"> Welche der Aussagen trifft bzw. treffen zu und welche nicht?</w:t>
        </w:r>
      </w:ins>
    </w:p>
    <w:p w14:paraId="7C1A753F" w14:textId="551A7656" w:rsidR="00FB2665" w:rsidRPr="00125297" w:rsidRDefault="00FB2665" w:rsidP="00E02E03">
      <w:pPr>
        <w:rPr>
          <w:rFonts w:ascii="Arial" w:hAnsi="Arial" w:cs="Arial"/>
          <w:sz w:val="20"/>
          <w:szCs w:val="20"/>
        </w:rPr>
      </w:pPr>
      <w:proofErr w:type="spellStart"/>
      <w:proofErr w:type="gramStart"/>
      <w:r w:rsidRPr="00125297">
        <w:rPr>
          <w:rFonts w:ascii="Arial" w:hAnsi="Arial" w:cs="Arial"/>
          <w:sz w:val="20"/>
          <w:szCs w:val="20"/>
        </w:rPr>
        <w:t>Typ:Kprim</w:t>
      </w:r>
      <w:proofErr w:type="spellEnd"/>
      <w:proofErr w:type="gramEnd"/>
    </w:p>
    <w:p w14:paraId="59EB6FB5" w14:textId="20A89E74" w:rsidR="00FB2665" w:rsidRPr="00125297" w:rsidRDefault="00E02E03" w:rsidP="00A2414E">
      <w:pPr>
        <w:pStyle w:val="Listenabsatz"/>
        <w:numPr>
          <w:ilvl w:val="0"/>
          <w:numId w:val="15"/>
        </w:numPr>
        <w:rPr>
          <w:rFonts w:ascii="Arial" w:hAnsi="Arial" w:cs="Arial"/>
          <w:b/>
          <w:bCs/>
          <w:sz w:val="20"/>
          <w:szCs w:val="20"/>
        </w:rPr>
      </w:pPr>
      <w:r w:rsidRPr="00125297">
        <w:rPr>
          <w:rFonts w:ascii="Arial" w:hAnsi="Arial" w:cs="Arial"/>
          <w:b/>
          <w:bCs/>
          <w:sz w:val="20"/>
          <w:szCs w:val="20"/>
        </w:rPr>
        <w:t>Bei frühen Tumorstadien (z. B. IA1) kann eine Konisation ausreichend sein.</w:t>
      </w:r>
    </w:p>
    <w:p w14:paraId="16A541C6" w14:textId="74C6727F" w:rsidR="00FB2665" w:rsidRPr="00125297" w:rsidRDefault="00E02E03" w:rsidP="00A2414E">
      <w:pPr>
        <w:pStyle w:val="Listenabsatz"/>
        <w:numPr>
          <w:ilvl w:val="0"/>
          <w:numId w:val="15"/>
        </w:numPr>
        <w:rPr>
          <w:rFonts w:ascii="Arial" w:hAnsi="Arial" w:cs="Arial"/>
          <w:b/>
          <w:bCs/>
          <w:sz w:val="20"/>
          <w:szCs w:val="20"/>
        </w:rPr>
      </w:pPr>
      <w:r w:rsidRPr="00125297">
        <w:rPr>
          <w:rFonts w:ascii="Arial" w:hAnsi="Arial" w:cs="Arial"/>
          <w:b/>
          <w:bCs/>
          <w:sz w:val="20"/>
          <w:szCs w:val="20"/>
        </w:rPr>
        <w:t>Die primäre Radiochemotherapie ist Standard im lokal fortgeschrittenen Stadium.</w:t>
      </w:r>
    </w:p>
    <w:p w14:paraId="39DA5D3A" w14:textId="42422826" w:rsidR="00FB2665" w:rsidRPr="00125297" w:rsidRDefault="00E02E03" w:rsidP="00A2414E">
      <w:pPr>
        <w:pStyle w:val="Listenabsatz"/>
        <w:numPr>
          <w:ilvl w:val="0"/>
          <w:numId w:val="15"/>
        </w:numPr>
        <w:rPr>
          <w:rFonts w:ascii="Arial" w:hAnsi="Arial" w:cs="Arial"/>
          <w:sz w:val="20"/>
          <w:szCs w:val="20"/>
        </w:rPr>
      </w:pPr>
      <w:r w:rsidRPr="00125297">
        <w:rPr>
          <w:rFonts w:ascii="Arial" w:hAnsi="Arial" w:cs="Arial"/>
          <w:sz w:val="20"/>
          <w:szCs w:val="20"/>
        </w:rPr>
        <w:t>Eine Sentinel-Lymphknotenbiopsie ist beim Zervixkarzinom nicht etabliert.</w:t>
      </w:r>
    </w:p>
    <w:p w14:paraId="451B73E7" w14:textId="0400D4B3" w:rsidR="00E02E03" w:rsidRPr="00125297" w:rsidRDefault="00E02E03" w:rsidP="00A2414E">
      <w:pPr>
        <w:pStyle w:val="Listenabsatz"/>
        <w:numPr>
          <w:ilvl w:val="0"/>
          <w:numId w:val="15"/>
        </w:numPr>
        <w:rPr>
          <w:rFonts w:ascii="Arial" w:hAnsi="Arial" w:cs="Arial"/>
          <w:sz w:val="20"/>
          <w:szCs w:val="20"/>
        </w:rPr>
      </w:pPr>
      <w:r w:rsidRPr="00125297">
        <w:rPr>
          <w:rFonts w:ascii="Arial" w:hAnsi="Arial" w:cs="Arial"/>
          <w:sz w:val="20"/>
          <w:szCs w:val="20"/>
        </w:rPr>
        <w:t>Eine Operation ist in der Schwangerschaft grundsätzlich kontraindiziert.</w:t>
      </w:r>
    </w:p>
    <w:p w14:paraId="5A9A893E" w14:textId="77777777" w:rsidR="00E02E03" w:rsidRPr="00125297" w:rsidRDefault="00E02E03" w:rsidP="00E02E03">
      <w:pPr>
        <w:rPr>
          <w:rFonts w:ascii="Arial" w:hAnsi="Arial" w:cs="Arial"/>
          <w:b/>
          <w:bCs/>
          <w:sz w:val="20"/>
          <w:szCs w:val="20"/>
        </w:rPr>
      </w:pPr>
    </w:p>
    <w:p w14:paraId="2C070758" w14:textId="77777777" w:rsidR="00FB2665" w:rsidRPr="00125297" w:rsidRDefault="00FB2665" w:rsidP="00FB2665">
      <w:pPr>
        <w:rPr>
          <w:rFonts w:ascii="Arial" w:hAnsi="Arial" w:cs="Arial"/>
          <w:sz w:val="20"/>
          <w:szCs w:val="20"/>
        </w:rPr>
      </w:pPr>
      <w:r w:rsidRPr="00125297">
        <w:rPr>
          <w:rFonts w:ascii="Arial" w:hAnsi="Arial" w:cs="Arial"/>
          <w:sz w:val="20"/>
          <w:szCs w:val="20"/>
        </w:rPr>
        <w:t>--</w:t>
      </w:r>
    </w:p>
    <w:p w14:paraId="24B17EC8" w14:textId="77777777" w:rsidR="00FB2665" w:rsidRPr="00125297" w:rsidRDefault="00FB2665" w:rsidP="00FB2665">
      <w:pPr>
        <w:rPr>
          <w:rFonts w:ascii="Arial" w:hAnsi="Arial" w:cs="Arial"/>
          <w:sz w:val="20"/>
          <w:szCs w:val="20"/>
        </w:rPr>
      </w:pPr>
      <w:r w:rsidRPr="00125297">
        <w:rPr>
          <w:rFonts w:ascii="Arial" w:hAnsi="Arial" w:cs="Arial"/>
          <w:sz w:val="20"/>
          <w:szCs w:val="20"/>
        </w:rPr>
        <w:t>Titel: Klausur Gynäkologie und Geburtshilfe WS 2025/26</w:t>
      </w:r>
    </w:p>
    <w:p w14:paraId="485980E5" w14:textId="77777777" w:rsidR="00FB2665" w:rsidRPr="00125297" w:rsidRDefault="00FB2665" w:rsidP="00FB2665">
      <w:pPr>
        <w:rPr>
          <w:rFonts w:ascii="Arial" w:hAnsi="Arial" w:cs="Arial"/>
          <w:sz w:val="20"/>
          <w:szCs w:val="20"/>
        </w:rPr>
      </w:pPr>
      <w:r w:rsidRPr="00125297">
        <w:rPr>
          <w:rFonts w:ascii="Arial" w:hAnsi="Arial" w:cs="Arial"/>
          <w:sz w:val="20"/>
          <w:szCs w:val="20"/>
        </w:rPr>
        <w:t>--</w:t>
      </w:r>
    </w:p>
    <w:p w14:paraId="53093AD2" w14:textId="582E4E83" w:rsidR="00E02E03" w:rsidRPr="00125297" w:rsidRDefault="00FB2665" w:rsidP="00E02E03">
      <w:pPr>
        <w:rPr>
          <w:rFonts w:ascii="Arial" w:hAnsi="Arial" w:cs="Arial"/>
          <w:sz w:val="20"/>
          <w:szCs w:val="20"/>
        </w:rPr>
      </w:pPr>
      <w:r w:rsidRPr="00125297">
        <w:rPr>
          <w:rFonts w:ascii="Arial" w:hAnsi="Arial" w:cs="Arial"/>
          <w:sz w:val="20"/>
          <w:szCs w:val="20"/>
        </w:rPr>
        <w:t xml:space="preserve">8. </w:t>
      </w:r>
      <w:r w:rsidR="00E02E03" w:rsidRPr="00125297">
        <w:rPr>
          <w:rFonts w:ascii="Arial" w:hAnsi="Arial" w:cs="Arial"/>
          <w:sz w:val="20"/>
          <w:szCs w:val="20"/>
        </w:rPr>
        <w:t>Wählen Sie die drei zutreffenden Aussagen zur Diagnostik des Ovarialkarzinoms:</w:t>
      </w:r>
    </w:p>
    <w:p w14:paraId="5ADFC007" w14:textId="5988B169" w:rsidR="00FB2665" w:rsidRPr="00125297" w:rsidRDefault="00FB2665" w:rsidP="00E02E03">
      <w:pPr>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PickS</w:t>
      </w:r>
      <w:proofErr w:type="spellEnd"/>
    </w:p>
    <w:p w14:paraId="24227451" w14:textId="5D200973" w:rsidR="00E02E03" w:rsidRPr="00125297" w:rsidRDefault="00E02E03" w:rsidP="00A2414E">
      <w:pPr>
        <w:pStyle w:val="Listenabsatz"/>
        <w:numPr>
          <w:ilvl w:val="0"/>
          <w:numId w:val="16"/>
        </w:numPr>
        <w:rPr>
          <w:rFonts w:ascii="Arial" w:hAnsi="Arial" w:cs="Arial"/>
          <w:sz w:val="20"/>
          <w:szCs w:val="20"/>
        </w:rPr>
      </w:pPr>
      <w:r w:rsidRPr="00125297">
        <w:rPr>
          <w:rFonts w:ascii="Arial" w:hAnsi="Arial" w:cs="Arial"/>
          <w:sz w:val="20"/>
          <w:szCs w:val="20"/>
        </w:rPr>
        <w:t>Der Tumormarker CA-125 ist für das Screening uneingeschränkt geeignet.</w:t>
      </w:r>
    </w:p>
    <w:p w14:paraId="58D4FBB9" w14:textId="77777777" w:rsidR="00E02E03" w:rsidRPr="00125297" w:rsidRDefault="00E02E03" w:rsidP="00A2414E">
      <w:pPr>
        <w:numPr>
          <w:ilvl w:val="0"/>
          <w:numId w:val="16"/>
        </w:numPr>
        <w:rPr>
          <w:rFonts w:ascii="Arial" w:hAnsi="Arial" w:cs="Arial"/>
          <w:b/>
          <w:bCs/>
          <w:sz w:val="20"/>
          <w:szCs w:val="20"/>
        </w:rPr>
      </w:pPr>
      <w:r w:rsidRPr="00125297">
        <w:rPr>
          <w:rFonts w:ascii="Arial" w:hAnsi="Arial" w:cs="Arial"/>
          <w:b/>
          <w:bCs/>
          <w:sz w:val="20"/>
          <w:szCs w:val="20"/>
        </w:rPr>
        <w:t>Die transvaginale Sonographie ist die wichtigste bildgebende Erstuntersuchung.</w:t>
      </w:r>
    </w:p>
    <w:p w14:paraId="7DC9E02A" w14:textId="77777777" w:rsidR="00E02E03" w:rsidRPr="00125297" w:rsidRDefault="00E02E03" w:rsidP="00A2414E">
      <w:pPr>
        <w:numPr>
          <w:ilvl w:val="0"/>
          <w:numId w:val="16"/>
        </w:numPr>
        <w:rPr>
          <w:rFonts w:ascii="Arial" w:hAnsi="Arial" w:cs="Arial"/>
          <w:b/>
          <w:bCs/>
          <w:sz w:val="20"/>
          <w:szCs w:val="20"/>
        </w:rPr>
      </w:pPr>
      <w:r w:rsidRPr="00125297">
        <w:rPr>
          <w:rFonts w:ascii="Arial" w:hAnsi="Arial" w:cs="Arial"/>
          <w:b/>
          <w:bCs/>
          <w:sz w:val="20"/>
          <w:szCs w:val="20"/>
        </w:rPr>
        <w:t>Ovarialkarzinome werden häufig erst in fortgeschrittenen Stadien diagnostiziert.</w:t>
      </w:r>
    </w:p>
    <w:p w14:paraId="44A9A40B" w14:textId="3557F716" w:rsidR="00E02E03" w:rsidRPr="00125297" w:rsidRDefault="00E02E03" w:rsidP="00A2414E">
      <w:pPr>
        <w:numPr>
          <w:ilvl w:val="0"/>
          <w:numId w:val="16"/>
        </w:numPr>
        <w:rPr>
          <w:rFonts w:ascii="Arial" w:hAnsi="Arial" w:cs="Arial"/>
          <w:b/>
          <w:bCs/>
          <w:sz w:val="20"/>
          <w:szCs w:val="20"/>
        </w:rPr>
      </w:pPr>
      <w:r w:rsidRPr="00125297">
        <w:rPr>
          <w:rFonts w:ascii="Arial" w:hAnsi="Arial" w:cs="Arial"/>
          <w:b/>
          <w:bCs/>
          <w:sz w:val="20"/>
          <w:szCs w:val="20"/>
        </w:rPr>
        <w:t xml:space="preserve">Das CT </w:t>
      </w:r>
      <w:r w:rsidR="00123E9E">
        <w:rPr>
          <w:rFonts w:ascii="Arial" w:hAnsi="Arial" w:cs="Arial"/>
          <w:b/>
          <w:bCs/>
          <w:sz w:val="20"/>
          <w:szCs w:val="20"/>
        </w:rPr>
        <w:t xml:space="preserve">(Computertomographie) </w:t>
      </w:r>
      <w:r w:rsidRPr="00125297">
        <w:rPr>
          <w:rFonts w:ascii="Arial" w:hAnsi="Arial" w:cs="Arial"/>
          <w:b/>
          <w:bCs/>
          <w:sz w:val="20"/>
          <w:szCs w:val="20"/>
        </w:rPr>
        <w:t>kann zur präoperativen Ausbreitungsdiagnostik eingesetzt werden.</w:t>
      </w:r>
    </w:p>
    <w:p w14:paraId="3B070C58" w14:textId="77777777" w:rsidR="00E02E03" w:rsidRPr="00125297" w:rsidRDefault="00E02E03" w:rsidP="00A2414E">
      <w:pPr>
        <w:numPr>
          <w:ilvl w:val="0"/>
          <w:numId w:val="16"/>
        </w:numPr>
        <w:rPr>
          <w:rFonts w:ascii="Arial" w:hAnsi="Arial" w:cs="Arial"/>
          <w:sz w:val="20"/>
          <w:szCs w:val="20"/>
        </w:rPr>
      </w:pPr>
      <w:r w:rsidRPr="00125297">
        <w:rPr>
          <w:rFonts w:ascii="Arial" w:hAnsi="Arial" w:cs="Arial"/>
          <w:sz w:val="20"/>
          <w:szCs w:val="20"/>
        </w:rPr>
        <w:t>Eine Biopsie der Ovarien ist vor einer geplanten Primäroperation obligat.</w:t>
      </w:r>
    </w:p>
    <w:p w14:paraId="18715759" w14:textId="77777777" w:rsidR="00E02E03" w:rsidRPr="00125297" w:rsidRDefault="00E02E03" w:rsidP="00A2414E">
      <w:pPr>
        <w:numPr>
          <w:ilvl w:val="0"/>
          <w:numId w:val="16"/>
        </w:numPr>
        <w:rPr>
          <w:rFonts w:ascii="Arial" w:hAnsi="Arial" w:cs="Arial"/>
          <w:sz w:val="20"/>
          <w:szCs w:val="20"/>
        </w:rPr>
      </w:pPr>
      <w:r w:rsidRPr="00125297">
        <w:rPr>
          <w:rFonts w:ascii="Arial" w:hAnsi="Arial" w:cs="Arial"/>
          <w:sz w:val="20"/>
          <w:szCs w:val="20"/>
        </w:rPr>
        <w:t>Der Tumormarker Ca-15-3 ist ein spezifischer Marker für das Ovarialkarzinom.</w:t>
      </w:r>
    </w:p>
    <w:p w14:paraId="4E03E25B" w14:textId="77777777" w:rsidR="00E02E03" w:rsidRPr="00125297" w:rsidRDefault="00E02E03">
      <w:pPr>
        <w:rPr>
          <w:rFonts w:ascii="Arial" w:hAnsi="Arial" w:cs="Arial"/>
          <w:sz w:val="20"/>
          <w:szCs w:val="20"/>
        </w:rPr>
      </w:pPr>
    </w:p>
    <w:p w14:paraId="7A5777C2" w14:textId="77777777" w:rsidR="00FB2665" w:rsidRPr="00125297" w:rsidRDefault="00FB2665" w:rsidP="00FB2665">
      <w:pPr>
        <w:rPr>
          <w:rFonts w:ascii="Arial" w:hAnsi="Arial" w:cs="Arial"/>
          <w:sz w:val="20"/>
          <w:szCs w:val="20"/>
        </w:rPr>
      </w:pPr>
      <w:r w:rsidRPr="00125297">
        <w:rPr>
          <w:rFonts w:ascii="Arial" w:hAnsi="Arial" w:cs="Arial"/>
          <w:sz w:val="20"/>
          <w:szCs w:val="20"/>
        </w:rPr>
        <w:t>--</w:t>
      </w:r>
    </w:p>
    <w:p w14:paraId="089A4943" w14:textId="77777777" w:rsidR="00FB2665" w:rsidRPr="00125297" w:rsidRDefault="00FB2665" w:rsidP="00FB2665">
      <w:pPr>
        <w:rPr>
          <w:rFonts w:ascii="Arial" w:hAnsi="Arial" w:cs="Arial"/>
          <w:sz w:val="20"/>
          <w:szCs w:val="20"/>
        </w:rPr>
      </w:pPr>
      <w:r w:rsidRPr="00125297">
        <w:rPr>
          <w:rFonts w:ascii="Arial" w:hAnsi="Arial" w:cs="Arial"/>
          <w:sz w:val="20"/>
          <w:szCs w:val="20"/>
        </w:rPr>
        <w:t>Titel: Klausur Gynäkologie und Geburtshilfe WS 2025/26</w:t>
      </w:r>
    </w:p>
    <w:p w14:paraId="4268F01C" w14:textId="22FC0F27" w:rsidR="00FB2665" w:rsidRPr="00125297" w:rsidRDefault="00FB2665" w:rsidP="00FB2665">
      <w:pPr>
        <w:rPr>
          <w:rFonts w:ascii="Arial" w:hAnsi="Arial" w:cs="Arial"/>
          <w:sz w:val="20"/>
          <w:szCs w:val="20"/>
        </w:rPr>
      </w:pPr>
      <w:r w:rsidRPr="00125297">
        <w:rPr>
          <w:rFonts w:ascii="Arial" w:hAnsi="Arial" w:cs="Arial"/>
          <w:sz w:val="20"/>
          <w:szCs w:val="20"/>
        </w:rPr>
        <w:t xml:space="preserve">Eine 30-jährige Patientin kommt in die gynäkologische Notfallambulanz mit Unterbauchschmerzen. </w:t>
      </w:r>
    </w:p>
    <w:p w14:paraId="21F94584" w14:textId="77777777" w:rsidR="00FB2665" w:rsidRPr="00125297" w:rsidRDefault="00FB2665" w:rsidP="00FB2665">
      <w:pPr>
        <w:rPr>
          <w:rFonts w:ascii="Arial" w:hAnsi="Arial" w:cs="Arial"/>
          <w:sz w:val="20"/>
          <w:szCs w:val="20"/>
        </w:rPr>
      </w:pPr>
      <w:r w:rsidRPr="00125297">
        <w:rPr>
          <w:rFonts w:ascii="Arial" w:hAnsi="Arial" w:cs="Arial"/>
          <w:sz w:val="20"/>
          <w:szCs w:val="20"/>
        </w:rPr>
        <w:t>--</w:t>
      </w:r>
    </w:p>
    <w:p w14:paraId="065ACC98" w14:textId="62068EDA" w:rsidR="002B7DD5" w:rsidRPr="00125297" w:rsidRDefault="00FB2665">
      <w:pPr>
        <w:rPr>
          <w:rFonts w:ascii="Arial" w:hAnsi="Arial" w:cs="Arial"/>
          <w:sz w:val="20"/>
          <w:szCs w:val="20"/>
        </w:rPr>
      </w:pPr>
      <w:r w:rsidRPr="00125297">
        <w:rPr>
          <w:rFonts w:ascii="Arial" w:hAnsi="Arial" w:cs="Arial"/>
          <w:sz w:val="20"/>
          <w:szCs w:val="20"/>
        </w:rPr>
        <w:t>9. Welche der folgenden Untersuchungen</w:t>
      </w:r>
      <w:ins w:id="2" w:author="Entwistle, Andrew" w:date="2026-01-28T12:50:00Z">
        <w:r w:rsidR="00BE1E0C">
          <w:rPr>
            <w:rFonts w:ascii="Arial" w:hAnsi="Arial" w:cs="Arial"/>
            <w:sz w:val="20"/>
            <w:szCs w:val="20"/>
          </w:rPr>
          <w:t xml:space="preserve"> </w:t>
        </w:r>
        <w:commentRangeStart w:id="3"/>
        <w:r w:rsidR="00BE1E0C">
          <w:rPr>
            <w:rFonts w:ascii="Arial" w:hAnsi="Arial" w:cs="Arial"/>
            <w:sz w:val="20"/>
            <w:szCs w:val="20"/>
          </w:rPr>
          <w:t>sollte bzw.</w:t>
        </w:r>
      </w:ins>
      <w:r w:rsidRPr="00125297">
        <w:rPr>
          <w:rFonts w:ascii="Arial" w:hAnsi="Arial" w:cs="Arial"/>
          <w:sz w:val="20"/>
          <w:szCs w:val="20"/>
        </w:rPr>
        <w:t xml:space="preserve"> sollten </w:t>
      </w:r>
      <w:commentRangeEnd w:id="3"/>
      <w:r w:rsidR="00BE1E0C">
        <w:rPr>
          <w:rStyle w:val="Kommentarzeichen"/>
        </w:rPr>
        <w:commentReference w:id="3"/>
      </w:r>
      <w:r w:rsidRPr="00125297">
        <w:rPr>
          <w:rFonts w:ascii="Arial" w:hAnsi="Arial" w:cs="Arial"/>
          <w:sz w:val="20"/>
          <w:szCs w:val="20"/>
        </w:rPr>
        <w:t>zuerst zur besseren Einschätzung der Situation und Ursache der Beschwerden erfolgen und welche nicht?</w:t>
      </w:r>
    </w:p>
    <w:p w14:paraId="21C714B9" w14:textId="06019917" w:rsidR="004F6986" w:rsidRPr="00125297" w:rsidRDefault="004F6986">
      <w:pPr>
        <w:rPr>
          <w:rFonts w:ascii="Arial" w:hAnsi="Arial" w:cs="Arial"/>
          <w:sz w:val="20"/>
          <w:szCs w:val="20"/>
        </w:rPr>
      </w:pPr>
      <w:r w:rsidRPr="00125297">
        <w:rPr>
          <w:rFonts w:ascii="Arial" w:hAnsi="Arial" w:cs="Arial"/>
          <w:sz w:val="20"/>
          <w:szCs w:val="20"/>
        </w:rPr>
        <w:t>Typ:</w:t>
      </w:r>
      <w:r w:rsidR="002B7DD5" w:rsidRPr="00125297">
        <w:rPr>
          <w:rFonts w:ascii="Arial" w:hAnsi="Arial" w:cs="Arial"/>
          <w:sz w:val="20"/>
          <w:szCs w:val="20"/>
        </w:rPr>
        <w:t xml:space="preserve"> </w:t>
      </w:r>
      <w:proofErr w:type="spellStart"/>
      <w:r w:rsidRPr="00125297">
        <w:rPr>
          <w:rFonts w:ascii="Arial" w:hAnsi="Arial" w:cs="Arial"/>
          <w:sz w:val="20"/>
          <w:szCs w:val="20"/>
        </w:rPr>
        <w:t>Kprim</w:t>
      </w:r>
      <w:proofErr w:type="spellEnd"/>
    </w:p>
    <w:p w14:paraId="429CE6DF" w14:textId="1D5278CD" w:rsidR="00E22867" w:rsidRPr="00125297" w:rsidRDefault="00E22867" w:rsidP="00A2414E">
      <w:pPr>
        <w:pStyle w:val="Listenabsatz"/>
        <w:numPr>
          <w:ilvl w:val="0"/>
          <w:numId w:val="3"/>
        </w:numPr>
        <w:rPr>
          <w:rFonts w:ascii="Arial" w:hAnsi="Arial" w:cs="Arial"/>
          <w:b/>
          <w:bCs/>
          <w:sz w:val="20"/>
          <w:szCs w:val="20"/>
        </w:rPr>
      </w:pPr>
      <w:r w:rsidRPr="00125297">
        <w:rPr>
          <w:rFonts w:ascii="Arial" w:hAnsi="Arial" w:cs="Arial"/>
          <w:b/>
          <w:bCs/>
          <w:sz w:val="20"/>
          <w:szCs w:val="20"/>
        </w:rPr>
        <w:t>Urinuntersuchung</w:t>
      </w:r>
    </w:p>
    <w:p w14:paraId="26FD2A09" w14:textId="4FD3809F" w:rsidR="00E22867" w:rsidRPr="00125297" w:rsidRDefault="00E22867" w:rsidP="00A2414E">
      <w:pPr>
        <w:pStyle w:val="Listenabsatz"/>
        <w:numPr>
          <w:ilvl w:val="0"/>
          <w:numId w:val="3"/>
        </w:numPr>
        <w:rPr>
          <w:rFonts w:ascii="Arial" w:hAnsi="Arial" w:cs="Arial"/>
          <w:b/>
          <w:bCs/>
          <w:sz w:val="20"/>
          <w:szCs w:val="20"/>
        </w:rPr>
      </w:pPr>
      <w:r w:rsidRPr="00125297">
        <w:rPr>
          <w:rFonts w:ascii="Arial" w:hAnsi="Arial" w:cs="Arial"/>
          <w:b/>
          <w:bCs/>
          <w:sz w:val="20"/>
          <w:szCs w:val="20"/>
        </w:rPr>
        <w:t>Gynäkologische Untersuchung</w:t>
      </w:r>
    </w:p>
    <w:p w14:paraId="3B6981FB" w14:textId="0CEFF944" w:rsidR="00E22867" w:rsidRPr="00125297" w:rsidRDefault="00E22867" w:rsidP="00A2414E">
      <w:pPr>
        <w:pStyle w:val="Listenabsatz"/>
        <w:numPr>
          <w:ilvl w:val="0"/>
          <w:numId w:val="3"/>
        </w:numPr>
        <w:rPr>
          <w:rFonts w:ascii="Arial" w:hAnsi="Arial" w:cs="Arial"/>
          <w:sz w:val="20"/>
          <w:szCs w:val="20"/>
        </w:rPr>
      </w:pPr>
      <w:r w:rsidRPr="00125297">
        <w:rPr>
          <w:rFonts w:ascii="Arial" w:hAnsi="Arial" w:cs="Arial"/>
          <w:sz w:val="20"/>
          <w:szCs w:val="20"/>
        </w:rPr>
        <w:t>Magnetresonanztomographie des Beckens</w:t>
      </w:r>
    </w:p>
    <w:p w14:paraId="133B0CF2" w14:textId="689D8B36" w:rsidR="00E22867" w:rsidRPr="00125297" w:rsidRDefault="00E22867" w:rsidP="00A2414E">
      <w:pPr>
        <w:pStyle w:val="Listenabsatz"/>
        <w:numPr>
          <w:ilvl w:val="0"/>
          <w:numId w:val="3"/>
        </w:numPr>
        <w:rPr>
          <w:rFonts w:ascii="Arial" w:hAnsi="Arial" w:cs="Arial"/>
          <w:b/>
          <w:bCs/>
          <w:sz w:val="20"/>
          <w:szCs w:val="20"/>
        </w:rPr>
      </w:pPr>
      <w:r w:rsidRPr="00125297">
        <w:rPr>
          <w:rFonts w:ascii="Arial" w:hAnsi="Arial" w:cs="Arial"/>
          <w:b/>
          <w:bCs/>
          <w:sz w:val="20"/>
          <w:szCs w:val="20"/>
        </w:rPr>
        <w:lastRenderedPageBreak/>
        <w:t>Gynäkologischer Ultraschall</w:t>
      </w:r>
    </w:p>
    <w:p w14:paraId="266E991A" w14:textId="77777777" w:rsidR="00FB2665" w:rsidRPr="00125297" w:rsidRDefault="00FB2665" w:rsidP="00FB2665">
      <w:pPr>
        <w:rPr>
          <w:rFonts w:ascii="Arial" w:hAnsi="Arial" w:cs="Arial"/>
          <w:sz w:val="20"/>
          <w:szCs w:val="20"/>
        </w:rPr>
      </w:pPr>
      <w:r w:rsidRPr="00125297">
        <w:rPr>
          <w:rFonts w:ascii="Arial" w:hAnsi="Arial" w:cs="Arial"/>
          <w:sz w:val="20"/>
          <w:szCs w:val="20"/>
        </w:rPr>
        <w:t>--</w:t>
      </w:r>
    </w:p>
    <w:p w14:paraId="7BF44346" w14:textId="77777777" w:rsidR="00FB2665" w:rsidRPr="00125297" w:rsidRDefault="00FB2665" w:rsidP="00FB2665">
      <w:pPr>
        <w:rPr>
          <w:rFonts w:ascii="Arial" w:hAnsi="Arial" w:cs="Arial"/>
          <w:sz w:val="20"/>
          <w:szCs w:val="20"/>
        </w:rPr>
      </w:pPr>
      <w:r w:rsidRPr="00125297">
        <w:rPr>
          <w:rFonts w:ascii="Arial" w:hAnsi="Arial" w:cs="Arial"/>
          <w:sz w:val="20"/>
          <w:szCs w:val="20"/>
        </w:rPr>
        <w:t>Titel: Klausur Gynäkologie und Geburtshilfe WS 2025/26</w:t>
      </w:r>
    </w:p>
    <w:p w14:paraId="64C5C38C" w14:textId="77777777" w:rsidR="00FB2665" w:rsidRPr="00125297" w:rsidRDefault="00FB2665" w:rsidP="00FB2665">
      <w:pPr>
        <w:rPr>
          <w:rFonts w:ascii="Arial" w:hAnsi="Arial" w:cs="Arial"/>
          <w:sz w:val="20"/>
          <w:szCs w:val="20"/>
        </w:rPr>
      </w:pPr>
      <w:r w:rsidRPr="00125297">
        <w:rPr>
          <w:rFonts w:ascii="Arial" w:hAnsi="Arial" w:cs="Arial"/>
          <w:sz w:val="20"/>
          <w:szCs w:val="20"/>
        </w:rPr>
        <w:t>--</w:t>
      </w:r>
    </w:p>
    <w:p w14:paraId="690C6F5D" w14:textId="77777777" w:rsidR="00E22867" w:rsidRPr="00125297" w:rsidRDefault="00E22867" w:rsidP="00E22867">
      <w:pPr>
        <w:rPr>
          <w:rFonts w:ascii="Arial" w:hAnsi="Arial" w:cs="Arial"/>
          <w:sz w:val="20"/>
          <w:szCs w:val="20"/>
        </w:rPr>
      </w:pPr>
    </w:p>
    <w:p w14:paraId="092D409A" w14:textId="77777777" w:rsidR="002B7DD5" w:rsidRPr="00125297" w:rsidRDefault="00FB2665" w:rsidP="00E22867">
      <w:pPr>
        <w:rPr>
          <w:rFonts w:ascii="Arial" w:hAnsi="Arial" w:cs="Arial"/>
          <w:sz w:val="20"/>
          <w:szCs w:val="20"/>
        </w:rPr>
      </w:pPr>
      <w:r w:rsidRPr="00125297">
        <w:rPr>
          <w:rFonts w:ascii="Arial" w:hAnsi="Arial" w:cs="Arial"/>
          <w:sz w:val="20"/>
          <w:szCs w:val="20"/>
        </w:rPr>
        <w:t xml:space="preserve">10. </w:t>
      </w:r>
      <w:r w:rsidR="00E22867" w:rsidRPr="00125297">
        <w:rPr>
          <w:rFonts w:ascii="Arial" w:hAnsi="Arial" w:cs="Arial"/>
          <w:sz w:val="20"/>
          <w:szCs w:val="20"/>
        </w:rPr>
        <w:t>Welche Aussage zu den folgenden Notfällen/Erkrankungen ist</w:t>
      </w:r>
      <w:r w:rsidR="00EA0CB5" w:rsidRPr="00125297">
        <w:rPr>
          <w:rFonts w:ascii="Arial" w:hAnsi="Arial" w:cs="Arial"/>
          <w:sz w:val="20"/>
          <w:szCs w:val="20"/>
        </w:rPr>
        <w:t xml:space="preserve"> am ehesten</w:t>
      </w:r>
      <w:r w:rsidR="00E22867" w:rsidRPr="00125297">
        <w:rPr>
          <w:rFonts w:ascii="Arial" w:hAnsi="Arial" w:cs="Arial"/>
          <w:sz w:val="20"/>
          <w:szCs w:val="20"/>
        </w:rPr>
        <w:t xml:space="preserve"> richtig?</w:t>
      </w:r>
    </w:p>
    <w:p w14:paraId="316CD474" w14:textId="3B460B53" w:rsidR="004F6986" w:rsidRPr="00125297" w:rsidRDefault="004F6986" w:rsidP="00E22867">
      <w:pPr>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TypA</w:t>
      </w:r>
      <w:proofErr w:type="spellEnd"/>
    </w:p>
    <w:p w14:paraId="53851F82" w14:textId="0CB93768" w:rsidR="00E22867" w:rsidRPr="00125297" w:rsidRDefault="00E22867" w:rsidP="00A2414E">
      <w:pPr>
        <w:pStyle w:val="Listenabsatz"/>
        <w:numPr>
          <w:ilvl w:val="0"/>
          <w:numId w:val="4"/>
        </w:numPr>
        <w:rPr>
          <w:rFonts w:ascii="Arial" w:hAnsi="Arial" w:cs="Arial"/>
          <w:sz w:val="20"/>
          <w:szCs w:val="20"/>
        </w:rPr>
      </w:pPr>
      <w:r w:rsidRPr="00125297">
        <w:rPr>
          <w:rFonts w:ascii="Arial" w:hAnsi="Arial" w:cs="Arial"/>
          <w:sz w:val="20"/>
          <w:szCs w:val="20"/>
        </w:rPr>
        <w:t>Bei V.a. eine Ovarialtorsion wird in der Regel eine elektive Laparoskopie geplant.</w:t>
      </w:r>
    </w:p>
    <w:p w14:paraId="2A7D4868" w14:textId="630713EF" w:rsidR="00E22867" w:rsidRPr="00125297" w:rsidRDefault="00E22867" w:rsidP="00A2414E">
      <w:pPr>
        <w:pStyle w:val="Listenabsatz"/>
        <w:numPr>
          <w:ilvl w:val="0"/>
          <w:numId w:val="4"/>
        </w:numPr>
        <w:rPr>
          <w:rFonts w:ascii="Arial" w:hAnsi="Arial" w:cs="Arial"/>
          <w:b/>
          <w:bCs/>
          <w:sz w:val="20"/>
          <w:szCs w:val="20"/>
        </w:rPr>
      </w:pPr>
      <w:r w:rsidRPr="00125297">
        <w:rPr>
          <w:rFonts w:ascii="Arial" w:hAnsi="Arial" w:cs="Arial"/>
          <w:b/>
          <w:bCs/>
          <w:sz w:val="20"/>
          <w:szCs w:val="20"/>
        </w:rPr>
        <w:t>Bei einer Eileitergravidität wird zwischen einer medikamentösen und operativen Therapie abhängig von der Situation und dem Zustand der Patientin entschieden.</w:t>
      </w:r>
    </w:p>
    <w:p w14:paraId="5C966D91" w14:textId="0125B98D" w:rsidR="00E22867" w:rsidRPr="00125297" w:rsidRDefault="00E22867" w:rsidP="00A2414E">
      <w:pPr>
        <w:pStyle w:val="Listenabsatz"/>
        <w:numPr>
          <w:ilvl w:val="0"/>
          <w:numId w:val="4"/>
        </w:numPr>
        <w:rPr>
          <w:rFonts w:ascii="Arial" w:hAnsi="Arial" w:cs="Arial"/>
          <w:sz w:val="20"/>
          <w:szCs w:val="20"/>
        </w:rPr>
      </w:pPr>
      <w:r w:rsidRPr="00125297">
        <w:rPr>
          <w:rFonts w:ascii="Arial" w:hAnsi="Arial" w:cs="Arial"/>
          <w:sz w:val="20"/>
          <w:szCs w:val="20"/>
        </w:rPr>
        <w:t>Eine Adnexitis wird meistens durch eine intraabdominale Durchwanderung von Darmbakterien verursacht.</w:t>
      </w:r>
    </w:p>
    <w:p w14:paraId="40626920" w14:textId="219128CA" w:rsidR="00E22867" w:rsidRPr="00125297" w:rsidRDefault="00E22867" w:rsidP="00A2414E">
      <w:pPr>
        <w:pStyle w:val="Listenabsatz"/>
        <w:numPr>
          <w:ilvl w:val="0"/>
          <w:numId w:val="4"/>
        </w:numPr>
        <w:rPr>
          <w:rFonts w:ascii="Arial" w:hAnsi="Arial" w:cs="Arial"/>
          <w:sz w:val="20"/>
          <w:szCs w:val="20"/>
        </w:rPr>
      </w:pPr>
      <w:r w:rsidRPr="00125297">
        <w:rPr>
          <w:rFonts w:ascii="Arial" w:hAnsi="Arial" w:cs="Arial"/>
          <w:sz w:val="20"/>
          <w:szCs w:val="20"/>
        </w:rPr>
        <w:t xml:space="preserve">Die Endometriose ist eine </w:t>
      </w:r>
      <w:r w:rsidR="00EA0CB5" w:rsidRPr="00125297">
        <w:rPr>
          <w:rFonts w:ascii="Arial" w:hAnsi="Arial" w:cs="Arial"/>
          <w:sz w:val="20"/>
          <w:szCs w:val="20"/>
        </w:rPr>
        <w:t>Erkrankung,</w:t>
      </w:r>
      <w:r w:rsidRPr="00125297">
        <w:rPr>
          <w:rFonts w:ascii="Arial" w:hAnsi="Arial" w:cs="Arial"/>
          <w:sz w:val="20"/>
          <w:szCs w:val="20"/>
        </w:rPr>
        <w:t xml:space="preserve"> die </w:t>
      </w:r>
      <w:r w:rsidR="00EA0CB5" w:rsidRPr="00125297">
        <w:rPr>
          <w:rFonts w:ascii="Arial" w:hAnsi="Arial" w:cs="Arial"/>
          <w:sz w:val="20"/>
          <w:szCs w:val="20"/>
        </w:rPr>
        <w:t xml:space="preserve">vor allem Frauen in der </w:t>
      </w:r>
      <w:proofErr w:type="spellStart"/>
      <w:r w:rsidR="00EA0CB5" w:rsidRPr="00125297">
        <w:rPr>
          <w:rFonts w:ascii="Arial" w:hAnsi="Arial" w:cs="Arial"/>
          <w:sz w:val="20"/>
          <w:szCs w:val="20"/>
        </w:rPr>
        <w:t>Perimenopause</w:t>
      </w:r>
      <w:proofErr w:type="spellEnd"/>
      <w:r w:rsidR="00EA0CB5" w:rsidRPr="00125297">
        <w:rPr>
          <w:rFonts w:ascii="Arial" w:hAnsi="Arial" w:cs="Arial"/>
          <w:sz w:val="20"/>
          <w:szCs w:val="20"/>
        </w:rPr>
        <w:t xml:space="preserve"> betrifft.</w:t>
      </w:r>
    </w:p>
    <w:p w14:paraId="71657EE6" w14:textId="3F77D237" w:rsidR="00012A24" w:rsidRPr="00125297" w:rsidRDefault="00EA0CB5" w:rsidP="00A2414E">
      <w:pPr>
        <w:pStyle w:val="Listenabsatz"/>
        <w:numPr>
          <w:ilvl w:val="0"/>
          <w:numId w:val="4"/>
        </w:numPr>
        <w:rPr>
          <w:rFonts w:ascii="Arial" w:hAnsi="Arial" w:cs="Arial"/>
          <w:sz w:val="20"/>
          <w:szCs w:val="20"/>
        </w:rPr>
      </w:pPr>
      <w:r w:rsidRPr="00125297">
        <w:rPr>
          <w:rFonts w:ascii="Arial" w:hAnsi="Arial" w:cs="Arial"/>
          <w:sz w:val="20"/>
          <w:szCs w:val="20"/>
        </w:rPr>
        <w:t>Myome sollten in der Regel operativ entfernt werden.</w:t>
      </w:r>
    </w:p>
    <w:p w14:paraId="54699176" w14:textId="77777777" w:rsidR="004F6986" w:rsidRPr="00125297" w:rsidRDefault="004F6986" w:rsidP="004F6986">
      <w:pPr>
        <w:rPr>
          <w:rFonts w:ascii="Arial" w:hAnsi="Arial" w:cs="Arial"/>
          <w:sz w:val="20"/>
          <w:szCs w:val="20"/>
        </w:rPr>
      </w:pPr>
      <w:r w:rsidRPr="00125297">
        <w:rPr>
          <w:rFonts w:ascii="Arial" w:hAnsi="Arial" w:cs="Arial"/>
          <w:sz w:val="20"/>
          <w:szCs w:val="20"/>
        </w:rPr>
        <w:t>--</w:t>
      </w:r>
    </w:p>
    <w:p w14:paraId="70FE31E2" w14:textId="77777777" w:rsidR="004F6986" w:rsidRPr="00125297" w:rsidRDefault="004F6986" w:rsidP="004F6986">
      <w:pPr>
        <w:rPr>
          <w:rFonts w:ascii="Arial" w:hAnsi="Arial" w:cs="Arial"/>
          <w:sz w:val="20"/>
          <w:szCs w:val="20"/>
        </w:rPr>
      </w:pPr>
      <w:r w:rsidRPr="00125297">
        <w:rPr>
          <w:rFonts w:ascii="Arial" w:hAnsi="Arial" w:cs="Arial"/>
          <w:sz w:val="20"/>
          <w:szCs w:val="20"/>
        </w:rPr>
        <w:t>Titel: Klausur Gynäkologie und Geburtshilfe WS 2025/26</w:t>
      </w:r>
    </w:p>
    <w:p w14:paraId="0EEFE1F8" w14:textId="170A451E" w:rsidR="004F6986" w:rsidRDefault="009D47AB" w:rsidP="004F6986">
      <w:commentRangeStart w:id="4"/>
      <w:r>
        <w:rPr>
          <w:noProof/>
        </w:rPr>
        <w:drawing>
          <wp:inline distT="0" distB="0" distL="0" distR="0" wp14:anchorId="000A60C0" wp14:editId="0D64D6BF">
            <wp:extent cx="3803671" cy="2099734"/>
            <wp:effectExtent l="0" t="0" r="635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9">
                      <a:extLst>
                        <a:ext uri="{28A0092B-C50C-407E-A947-70E740481C1C}">
                          <a14:useLocalDpi xmlns:a14="http://schemas.microsoft.com/office/drawing/2010/main" val="0"/>
                        </a:ext>
                      </a:extLst>
                    </a:blip>
                    <a:stretch>
                      <a:fillRect/>
                    </a:stretch>
                  </pic:blipFill>
                  <pic:spPr>
                    <a:xfrm>
                      <a:off x="0" y="0"/>
                      <a:ext cx="3821768" cy="2109724"/>
                    </a:xfrm>
                    <a:prstGeom prst="rect">
                      <a:avLst/>
                    </a:prstGeom>
                  </pic:spPr>
                </pic:pic>
              </a:graphicData>
            </a:graphic>
          </wp:inline>
        </w:drawing>
      </w:r>
      <w:commentRangeEnd w:id="4"/>
      <w:r>
        <w:rPr>
          <w:rStyle w:val="Kommentarzeichen"/>
        </w:rPr>
        <w:commentReference w:id="4"/>
      </w:r>
    </w:p>
    <w:p w14:paraId="23AB5D75" w14:textId="257B2DE1" w:rsidR="00BE6973" w:rsidRPr="00125297" w:rsidRDefault="00BE6973" w:rsidP="00BE6973">
      <w:pPr>
        <w:rPr>
          <w:rFonts w:ascii="Arial" w:hAnsi="Arial" w:cs="Arial"/>
          <w:sz w:val="20"/>
          <w:szCs w:val="20"/>
        </w:rPr>
      </w:pPr>
      <w:r w:rsidRPr="00125297">
        <w:rPr>
          <w:rFonts w:ascii="Arial" w:hAnsi="Arial" w:cs="Arial"/>
          <w:sz w:val="20"/>
          <w:szCs w:val="20"/>
        </w:rPr>
        <w:t>Quelle:</w:t>
      </w:r>
      <w:r w:rsidR="009D7808">
        <w:rPr>
          <w:rFonts w:ascii="Arial" w:hAnsi="Arial" w:cs="Arial"/>
          <w:sz w:val="20"/>
          <w:szCs w:val="20"/>
        </w:rPr>
        <w:t xml:space="preserve"> Universitätsklinikum Würzburg</w:t>
      </w:r>
    </w:p>
    <w:p w14:paraId="62CC9905" w14:textId="6A32F8F2" w:rsidR="004F6986" w:rsidRPr="00125297" w:rsidRDefault="004F6986" w:rsidP="004F6986">
      <w:pPr>
        <w:rPr>
          <w:rFonts w:ascii="Arial" w:hAnsi="Arial" w:cs="Arial"/>
          <w:sz w:val="20"/>
          <w:szCs w:val="20"/>
        </w:rPr>
      </w:pPr>
      <w:r w:rsidRPr="00125297">
        <w:rPr>
          <w:rFonts w:ascii="Arial" w:hAnsi="Arial" w:cs="Arial"/>
          <w:sz w:val="20"/>
          <w:szCs w:val="20"/>
        </w:rPr>
        <w:t>--</w:t>
      </w:r>
    </w:p>
    <w:p w14:paraId="7DD8F5C0" w14:textId="77777777" w:rsidR="002B7DD5" w:rsidRPr="00125297" w:rsidRDefault="004F6986" w:rsidP="00012A24">
      <w:pPr>
        <w:rPr>
          <w:rFonts w:ascii="Arial" w:hAnsi="Arial" w:cs="Arial"/>
          <w:sz w:val="20"/>
          <w:szCs w:val="20"/>
        </w:rPr>
      </w:pPr>
      <w:r w:rsidRPr="00125297">
        <w:rPr>
          <w:rFonts w:ascii="Arial" w:hAnsi="Arial" w:cs="Arial"/>
          <w:sz w:val="20"/>
          <w:szCs w:val="20"/>
        </w:rPr>
        <w:t xml:space="preserve">11. </w:t>
      </w:r>
      <w:r w:rsidR="00012A24" w:rsidRPr="00125297">
        <w:rPr>
          <w:rFonts w:ascii="Arial" w:hAnsi="Arial" w:cs="Arial"/>
          <w:sz w:val="20"/>
          <w:szCs w:val="20"/>
        </w:rPr>
        <w:t>Was stellt dieser intraoperative Befund am Ehesten dar?</w:t>
      </w:r>
    </w:p>
    <w:p w14:paraId="05119FC2" w14:textId="3D40E689" w:rsidR="00012A24" w:rsidRPr="00125297" w:rsidRDefault="004F6986" w:rsidP="00012A24">
      <w:pPr>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TypA</w:t>
      </w:r>
      <w:proofErr w:type="spellEnd"/>
    </w:p>
    <w:p w14:paraId="0C718538" w14:textId="0431A091" w:rsidR="00012A24" w:rsidRPr="00125297" w:rsidRDefault="00012A24" w:rsidP="00A2414E">
      <w:pPr>
        <w:pStyle w:val="Listenabsatz"/>
        <w:numPr>
          <w:ilvl w:val="0"/>
          <w:numId w:val="5"/>
        </w:numPr>
        <w:rPr>
          <w:rFonts w:ascii="Arial" w:hAnsi="Arial" w:cs="Arial"/>
          <w:sz w:val="20"/>
          <w:szCs w:val="20"/>
        </w:rPr>
      </w:pPr>
      <w:r w:rsidRPr="00125297">
        <w:rPr>
          <w:rFonts w:ascii="Arial" w:hAnsi="Arial" w:cs="Arial"/>
          <w:sz w:val="20"/>
          <w:szCs w:val="20"/>
        </w:rPr>
        <w:t xml:space="preserve">Ein </w:t>
      </w:r>
      <w:proofErr w:type="spellStart"/>
      <w:r w:rsidRPr="00125297">
        <w:rPr>
          <w:rFonts w:ascii="Arial" w:hAnsi="Arial" w:cs="Arial"/>
          <w:sz w:val="20"/>
          <w:szCs w:val="20"/>
        </w:rPr>
        <w:t>intraligamentäres</w:t>
      </w:r>
      <w:proofErr w:type="spellEnd"/>
      <w:r w:rsidRPr="00125297">
        <w:rPr>
          <w:rFonts w:ascii="Arial" w:hAnsi="Arial" w:cs="Arial"/>
          <w:sz w:val="20"/>
          <w:szCs w:val="20"/>
        </w:rPr>
        <w:t xml:space="preserve"> Uterusmyom.</w:t>
      </w:r>
    </w:p>
    <w:p w14:paraId="6863DC1E" w14:textId="4E5758C6" w:rsidR="00012A24" w:rsidRPr="00125297" w:rsidRDefault="00012A24" w:rsidP="00A2414E">
      <w:pPr>
        <w:pStyle w:val="Listenabsatz"/>
        <w:numPr>
          <w:ilvl w:val="0"/>
          <w:numId w:val="5"/>
        </w:numPr>
        <w:rPr>
          <w:rFonts w:ascii="Arial" w:hAnsi="Arial" w:cs="Arial"/>
          <w:sz w:val="20"/>
          <w:szCs w:val="20"/>
        </w:rPr>
      </w:pPr>
      <w:r w:rsidRPr="00125297">
        <w:rPr>
          <w:rFonts w:ascii="Arial" w:hAnsi="Arial" w:cs="Arial"/>
          <w:sz w:val="20"/>
          <w:szCs w:val="20"/>
        </w:rPr>
        <w:t xml:space="preserve">Ein </w:t>
      </w:r>
      <w:proofErr w:type="spellStart"/>
      <w:r w:rsidRPr="00125297">
        <w:rPr>
          <w:rFonts w:ascii="Arial" w:hAnsi="Arial" w:cs="Arial"/>
          <w:sz w:val="20"/>
          <w:szCs w:val="20"/>
        </w:rPr>
        <w:t>Endometriom</w:t>
      </w:r>
      <w:proofErr w:type="spellEnd"/>
      <w:r w:rsidRPr="00125297">
        <w:rPr>
          <w:rFonts w:ascii="Arial" w:hAnsi="Arial" w:cs="Arial"/>
          <w:sz w:val="20"/>
          <w:szCs w:val="20"/>
        </w:rPr>
        <w:t xml:space="preserve"> („Schokoladenzyste“).</w:t>
      </w:r>
    </w:p>
    <w:p w14:paraId="0F87FDE2" w14:textId="42EE62F6" w:rsidR="00012A24" w:rsidRPr="00125297" w:rsidRDefault="00012A24" w:rsidP="00A2414E">
      <w:pPr>
        <w:pStyle w:val="Listenabsatz"/>
        <w:numPr>
          <w:ilvl w:val="0"/>
          <w:numId w:val="5"/>
        </w:numPr>
        <w:rPr>
          <w:rFonts w:ascii="Arial" w:hAnsi="Arial" w:cs="Arial"/>
          <w:b/>
          <w:bCs/>
          <w:sz w:val="20"/>
          <w:szCs w:val="20"/>
        </w:rPr>
      </w:pPr>
      <w:r w:rsidRPr="00125297">
        <w:rPr>
          <w:rFonts w:ascii="Arial" w:hAnsi="Arial" w:cs="Arial"/>
          <w:b/>
          <w:bCs/>
          <w:sz w:val="20"/>
          <w:szCs w:val="20"/>
        </w:rPr>
        <w:t>Eine Tubargravidität.</w:t>
      </w:r>
    </w:p>
    <w:p w14:paraId="70AA3771" w14:textId="5C663C86" w:rsidR="00012A24" w:rsidRPr="00125297" w:rsidRDefault="00012A24" w:rsidP="00A2414E">
      <w:pPr>
        <w:pStyle w:val="Listenabsatz"/>
        <w:numPr>
          <w:ilvl w:val="0"/>
          <w:numId w:val="5"/>
        </w:numPr>
        <w:rPr>
          <w:rFonts w:ascii="Arial" w:hAnsi="Arial" w:cs="Arial"/>
          <w:sz w:val="20"/>
          <w:szCs w:val="20"/>
        </w:rPr>
      </w:pPr>
      <w:r w:rsidRPr="00125297">
        <w:rPr>
          <w:rFonts w:ascii="Arial" w:hAnsi="Arial" w:cs="Arial"/>
          <w:sz w:val="20"/>
          <w:szCs w:val="20"/>
        </w:rPr>
        <w:t>Eine Adnexitis.</w:t>
      </w:r>
    </w:p>
    <w:p w14:paraId="2B94EB6E" w14:textId="4BBC44D0" w:rsidR="00012A24" w:rsidRPr="00125297" w:rsidRDefault="00012A24" w:rsidP="00A2414E">
      <w:pPr>
        <w:pStyle w:val="Listenabsatz"/>
        <w:numPr>
          <w:ilvl w:val="0"/>
          <w:numId w:val="5"/>
        </w:numPr>
        <w:rPr>
          <w:rFonts w:ascii="Arial" w:hAnsi="Arial" w:cs="Arial"/>
          <w:sz w:val="20"/>
          <w:szCs w:val="20"/>
        </w:rPr>
      </w:pPr>
      <w:r w:rsidRPr="00125297">
        <w:rPr>
          <w:rFonts w:ascii="Arial" w:hAnsi="Arial" w:cs="Arial"/>
          <w:sz w:val="20"/>
          <w:szCs w:val="20"/>
        </w:rPr>
        <w:t>Eine Ovarialtorsion.</w:t>
      </w:r>
    </w:p>
    <w:p w14:paraId="44D418D1" w14:textId="77777777" w:rsidR="004F6986" w:rsidRPr="00125297" w:rsidRDefault="004F6986" w:rsidP="004F6986">
      <w:pPr>
        <w:rPr>
          <w:rFonts w:ascii="Arial" w:hAnsi="Arial" w:cs="Arial"/>
          <w:sz w:val="20"/>
          <w:szCs w:val="20"/>
        </w:rPr>
      </w:pPr>
      <w:r w:rsidRPr="00125297">
        <w:rPr>
          <w:rFonts w:ascii="Arial" w:hAnsi="Arial" w:cs="Arial"/>
          <w:sz w:val="20"/>
          <w:szCs w:val="20"/>
        </w:rPr>
        <w:t>--</w:t>
      </w:r>
    </w:p>
    <w:p w14:paraId="17C8E0C5" w14:textId="77777777" w:rsidR="004F6986" w:rsidRPr="00125297" w:rsidRDefault="004F6986" w:rsidP="004F6986">
      <w:pPr>
        <w:rPr>
          <w:rFonts w:ascii="Arial" w:hAnsi="Arial" w:cs="Arial"/>
          <w:sz w:val="20"/>
          <w:szCs w:val="20"/>
        </w:rPr>
      </w:pPr>
      <w:r w:rsidRPr="00125297">
        <w:rPr>
          <w:rFonts w:ascii="Arial" w:hAnsi="Arial" w:cs="Arial"/>
          <w:sz w:val="20"/>
          <w:szCs w:val="20"/>
        </w:rPr>
        <w:t>Titel: Klausur Gynäkologie und Geburtshilfe WS 2025/26</w:t>
      </w:r>
    </w:p>
    <w:p w14:paraId="5C47A8F1" w14:textId="5AF28A23" w:rsidR="004F6986" w:rsidRPr="00125297" w:rsidRDefault="004F6986" w:rsidP="00EA0CBE">
      <w:pPr>
        <w:rPr>
          <w:rFonts w:ascii="Arial" w:hAnsi="Arial" w:cs="Arial"/>
          <w:sz w:val="20"/>
          <w:szCs w:val="20"/>
        </w:rPr>
      </w:pPr>
      <w:r w:rsidRPr="00125297">
        <w:rPr>
          <w:rFonts w:ascii="Arial" w:hAnsi="Arial" w:cs="Arial"/>
          <w:sz w:val="20"/>
          <w:szCs w:val="20"/>
        </w:rPr>
        <w:t>--</w:t>
      </w:r>
    </w:p>
    <w:p w14:paraId="073446B3" w14:textId="01168036" w:rsidR="00EA0CBE" w:rsidRPr="00125297" w:rsidRDefault="004F6986" w:rsidP="00EA0CBE">
      <w:pPr>
        <w:rPr>
          <w:rFonts w:ascii="Arial" w:hAnsi="Arial" w:cs="Arial"/>
          <w:sz w:val="20"/>
          <w:szCs w:val="20"/>
        </w:rPr>
      </w:pPr>
      <w:r w:rsidRPr="00125297">
        <w:rPr>
          <w:rFonts w:ascii="Arial" w:hAnsi="Arial" w:cs="Arial"/>
          <w:sz w:val="20"/>
          <w:szCs w:val="20"/>
        </w:rPr>
        <w:t xml:space="preserve">12. </w:t>
      </w:r>
      <w:r w:rsidR="00EA0CBE" w:rsidRPr="00125297">
        <w:rPr>
          <w:rFonts w:ascii="Arial" w:hAnsi="Arial" w:cs="Arial"/>
          <w:sz w:val="20"/>
          <w:szCs w:val="20"/>
        </w:rPr>
        <w:t xml:space="preserve">Welche Aussage zur Endometriose ist </w:t>
      </w:r>
      <w:r w:rsidR="00A03C0B" w:rsidRPr="00125297">
        <w:rPr>
          <w:rFonts w:ascii="Arial" w:hAnsi="Arial" w:cs="Arial"/>
          <w:sz w:val="20"/>
          <w:szCs w:val="20"/>
        </w:rPr>
        <w:t xml:space="preserve">am ehesten </w:t>
      </w:r>
      <w:r w:rsidR="00EA0CBE" w:rsidRPr="00125297">
        <w:rPr>
          <w:rFonts w:ascii="Arial" w:hAnsi="Arial" w:cs="Arial"/>
          <w:sz w:val="20"/>
          <w:szCs w:val="20"/>
        </w:rPr>
        <w:t>richtig?</w:t>
      </w:r>
    </w:p>
    <w:p w14:paraId="002F7AC8" w14:textId="0BB57DF9" w:rsidR="004F6986" w:rsidRPr="00125297" w:rsidRDefault="004F6986" w:rsidP="00EA0CBE">
      <w:pPr>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TypA</w:t>
      </w:r>
      <w:proofErr w:type="spellEnd"/>
    </w:p>
    <w:p w14:paraId="2988A025" w14:textId="4D02DE29" w:rsidR="00EA0CBE" w:rsidRPr="00125297" w:rsidRDefault="00A03C0B" w:rsidP="00A2414E">
      <w:pPr>
        <w:pStyle w:val="Listenabsatz"/>
        <w:numPr>
          <w:ilvl w:val="0"/>
          <w:numId w:val="6"/>
        </w:numPr>
        <w:rPr>
          <w:rFonts w:ascii="Arial" w:hAnsi="Arial" w:cs="Arial"/>
          <w:sz w:val="20"/>
          <w:szCs w:val="20"/>
        </w:rPr>
      </w:pPr>
      <w:r w:rsidRPr="00125297">
        <w:rPr>
          <w:rFonts w:ascii="Arial" w:hAnsi="Arial" w:cs="Arial"/>
          <w:sz w:val="20"/>
          <w:szCs w:val="20"/>
        </w:rPr>
        <w:lastRenderedPageBreak/>
        <w:t>Eine Endometriose lässt sich in der Regel einfach sonographisch sicher diagnostizieren.</w:t>
      </w:r>
    </w:p>
    <w:p w14:paraId="3BD5DE37" w14:textId="77777777" w:rsidR="00A03C0B" w:rsidRPr="00125297" w:rsidRDefault="00A03C0B" w:rsidP="00A2414E">
      <w:pPr>
        <w:pStyle w:val="Listenabsatz"/>
        <w:numPr>
          <w:ilvl w:val="0"/>
          <w:numId w:val="6"/>
        </w:numPr>
        <w:rPr>
          <w:rFonts w:ascii="Arial" w:hAnsi="Arial" w:cs="Arial"/>
          <w:sz w:val="20"/>
          <w:szCs w:val="20"/>
        </w:rPr>
      </w:pPr>
      <w:r w:rsidRPr="00125297">
        <w:rPr>
          <w:rFonts w:ascii="Arial" w:hAnsi="Arial" w:cs="Arial"/>
          <w:sz w:val="20"/>
          <w:szCs w:val="20"/>
        </w:rPr>
        <w:t>90% der Patientinnen mit Endometriose leiden an einer geminderten Fertilität.</w:t>
      </w:r>
    </w:p>
    <w:p w14:paraId="6D270716" w14:textId="03D8EA6B" w:rsidR="00A03C0B" w:rsidRPr="00125297" w:rsidRDefault="00A03C0B" w:rsidP="00A2414E">
      <w:pPr>
        <w:pStyle w:val="Listenabsatz"/>
        <w:numPr>
          <w:ilvl w:val="0"/>
          <w:numId w:val="6"/>
        </w:numPr>
        <w:rPr>
          <w:rFonts w:ascii="Arial" w:hAnsi="Arial" w:cs="Arial"/>
          <w:b/>
          <w:bCs/>
          <w:sz w:val="20"/>
          <w:szCs w:val="20"/>
        </w:rPr>
      </w:pPr>
      <w:r w:rsidRPr="00125297">
        <w:rPr>
          <w:rFonts w:ascii="Arial" w:hAnsi="Arial" w:cs="Arial"/>
          <w:b/>
          <w:bCs/>
          <w:sz w:val="20"/>
          <w:szCs w:val="20"/>
        </w:rPr>
        <w:t>Treten chronische Unterbauchschmerzen und unerfüllter Kinderwunsch zusammen auf, ist an eine Endometriose unbedingt zu denken.</w:t>
      </w:r>
    </w:p>
    <w:p w14:paraId="44AD4D49" w14:textId="77777777" w:rsidR="00A03C0B" w:rsidRPr="00125297" w:rsidRDefault="00A03C0B" w:rsidP="00A2414E">
      <w:pPr>
        <w:pStyle w:val="Listenabsatz"/>
        <w:numPr>
          <w:ilvl w:val="0"/>
          <w:numId w:val="6"/>
        </w:numPr>
        <w:rPr>
          <w:rFonts w:ascii="Arial" w:hAnsi="Arial" w:cs="Arial"/>
          <w:sz w:val="20"/>
          <w:szCs w:val="20"/>
        </w:rPr>
      </w:pPr>
      <w:r w:rsidRPr="00125297">
        <w:rPr>
          <w:rFonts w:ascii="Arial" w:hAnsi="Arial" w:cs="Arial"/>
          <w:sz w:val="20"/>
          <w:szCs w:val="20"/>
        </w:rPr>
        <w:t>Eine operative Sanierung der Endometriose ist in jedem Falle, allein zur Sicherung der Diagnose, indiziert.</w:t>
      </w:r>
    </w:p>
    <w:p w14:paraId="567C8825" w14:textId="2B744A37" w:rsidR="00F3013D" w:rsidRPr="00125297" w:rsidRDefault="00A03C0B" w:rsidP="00A2414E">
      <w:pPr>
        <w:pStyle w:val="Listenabsatz"/>
        <w:numPr>
          <w:ilvl w:val="0"/>
          <w:numId w:val="6"/>
        </w:numPr>
        <w:rPr>
          <w:rFonts w:ascii="Arial" w:hAnsi="Arial" w:cs="Arial"/>
          <w:sz w:val="20"/>
          <w:szCs w:val="20"/>
        </w:rPr>
      </w:pPr>
      <w:r w:rsidRPr="00125297">
        <w:rPr>
          <w:rFonts w:ascii="Arial" w:hAnsi="Arial" w:cs="Arial"/>
          <w:sz w:val="20"/>
          <w:szCs w:val="20"/>
        </w:rPr>
        <w:t xml:space="preserve">Unter den hormonellen Therapien ist die Therapie mit einem Antagonisten des </w:t>
      </w:r>
      <w:proofErr w:type="spellStart"/>
      <w:r w:rsidRPr="00125297">
        <w:rPr>
          <w:rFonts w:ascii="Arial" w:hAnsi="Arial" w:cs="Arial"/>
          <w:sz w:val="20"/>
          <w:szCs w:val="20"/>
        </w:rPr>
        <w:t>Gonadotropin</w:t>
      </w:r>
      <w:proofErr w:type="spellEnd"/>
      <w:r w:rsidRPr="00125297">
        <w:rPr>
          <w:rFonts w:ascii="Arial" w:hAnsi="Arial" w:cs="Arial"/>
          <w:sz w:val="20"/>
          <w:szCs w:val="20"/>
        </w:rPr>
        <w:t>-</w:t>
      </w:r>
      <w:proofErr w:type="spellStart"/>
      <w:r w:rsidRPr="00125297">
        <w:rPr>
          <w:rFonts w:ascii="Arial" w:hAnsi="Arial" w:cs="Arial"/>
          <w:sz w:val="20"/>
          <w:szCs w:val="20"/>
        </w:rPr>
        <w:t>releasing</w:t>
      </w:r>
      <w:proofErr w:type="spellEnd"/>
      <w:r w:rsidRPr="00125297">
        <w:rPr>
          <w:rFonts w:ascii="Arial" w:hAnsi="Arial" w:cs="Arial"/>
          <w:sz w:val="20"/>
          <w:szCs w:val="20"/>
        </w:rPr>
        <w:t>-Hormons Mittel der ersten Wahl.</w:t>
      </w:r>
    </w:p>
    <w:p w14:paraId="4680460F" w14:textId="77777777" w:rsidR="00A2414E" w:rsidRPr="00125297" w:rsidRDefault="004F6986" w:rsidP="004F6986">
      <w:pPr>
        <w:rPr>
          <w:rFonts w:ascii="Arial" w:hAnsi="Arial" w:cs="Arial"/>
          <w:sz w:val="20"/>
          <w:szCs w:val="20"/>
        </w:rPr>
      </w:pPr>
      <w:r w:rsidRPr="00125297">
        <w:rPr>
          <w:rFonts w:ascii="Arial" w:hAnsi="Arial" w:cs="Arial"/>
          <w:sz w:val="20"/>
          <w:szCs w:val="20"/>
        </w:rPr>
        <w:t>--</w:t>
      </w:r>
    </w:p>
    <w:p w14:paraId="7372937D" w14:textId="77777777" w:rsidR="00A2414E" w:rsidRPr="00125297" w:rsidRDefault="004F6986" w:rsidP="004F6986">
      <w:pPr>
        <w:rPr>
          <w:rFonts w:ascii="Arial" w:hAnsi="Arial" w:cs="Arial"/>
          <w:sz w:val="20"/>
          <w:szCs w:val="20"/>
        </w:rPr>
      </w:pPr>
      <w:r w:rsidRPr="00125297">
        <w:rPr>
          <w:rFonts w:ascii="Arial" w:hAnsi="Arial" w:cs="Arial"/>
          <w:sz w:val="20"/>
          <w:szCs w:val="20"/>
        </w:rPr>
        <w:t>Titel: Klausur Gynäkologie und Geburtshilfe WS 2025/26</w:t>
      </w:r>
    </w:p>
    <w:p w14:paraId="74396029" w14:textId="4C793859" w:rsidR="00A2414E" w:rsidRPr="00125297" w:rsidRDefault="004F6986" w:rsidP="004F6986">
      <w:pPr>
        <w:rPr>
          <w:rFonts w:ascii="Arial" w:hAnsi="Arial" w:cs="Arial"/>
          <w:sz w:val="20"/>
          <w:szCs w:val="20"/>
        </w:rPr>
      </w:pPr>
      <w:r w:rsidRPr="00125297">
        <w:rPr>
          <w:rFonts w:ascii="Arial" w:hAnsi="Arial" w:cs="Arial"/>
          <w:sz w:val="20"/>
          <w:szCs w:val="20"/>
        </w:rPr>
        <w:t>Eine 32</w:t>
      </w:r>
      <w:ins w:id="5" w:author="Entwistle, Andrew" w:date="2026-01-28T13:10:00Z">
        <w:r w:rsidR="009D47AB">
          <w:rPr>
            <w:rFonts w:ascii="Arial" w:hAnsi="Arial" w:cs="Arial"/>
            <w:sz w:val="20"/>
            <w:szCs w:val="20"/>
          </w:rPr>
          <w:t>-</w:t>
        </w:r>
      </w:ins>
      <w:r w:rsidRPr="00125297">
        <w:rPr>
          <w:rFonts w:ascii="Arial" w:hAnsi="Arial" w:cs="Arial"/>
          <w:sz w:val="20"/>
          <w:szCs w:val="20"/>
        </w:rPr>
        <w:t xml:space="preserve">jährige </w:t>
      </w:r>
      <w:ins w:id="6" w:author="Entwistle, Andrew" w:date="2026-01-28T13:11:00Z">
        <w:r w:rsidR="009D47AB">
          <w:rPr>
            <w:rFonts w:ascii="Arial" w:hAnsi="Arial" w:cs="Arial"/>
            <w:sz w:val="20"/>
            <w:szCs w:val="20"/>
          </w:rPr>
          <w:t xml:space="preserve">Frau </w:t>
        </w:r>
      </w:ins>
      <w:r w:rsidRPr="00125297">
        <w:rPr>
          <w:rFonts w:ascii="Arial" w:hAnsi="Arial" w:cs="Arial"/>
          <w:sz w:val="20"/>
          <w:szCs w:val="20"/>
        </w:rPr>
        <w:t xml:space="preserve">IIG IP </w:t>
      </w:r>
      <w:del w:id="7" w:author="Entwistle, Andrew" w:date="2026-01-28T13:24:00Z">
        <w:r w:rsidRPr="00125297" w:rsidDel="00E22155">
          <w:rPr>
            <w:rFonts w:ascii="Arial" w:hAnsi="Arial" w:cs="Arial"/>
            <w:sz w:val="20"/>
            <w:szCs w:val="20"/>
          </w:rPr>
          <w:delText xml:space="preserve">mit </w:delText>
        </w:r>
      </w:del>
      <w:ins w:id="8" w:author="Entwistle, Andrew" w:date="2026-01-28T13:24:00Z">
        <w:r w:rsidR="00E22155">
          <w:rPr>
            <w:rFonts w:ascii="Arial" w:hAnsi="Arial" w:cs="Arial"/>
            <w:sz w:val="20"/>
            <w:szCs w:val="20"/>
          </w:rPr>
          <w:t>in der</w:t>
        </w:r>
        <w:r w:rsidR="00E22155" w:rsidRPr="00125297">
          <w:rPr>
            <w:rFonts w:ascii="Arial" w:hAnsi="Arial" w:cs="Arial"/>
            <w:sz w:val="20"/>
            <w:szCs w:val="20"/>
          </w:rPr>
          <w:t xml:space="preserve"> </w:t>
        </w:r>
      </w:ins>
      <w:del w:id="9" w:author="Entwistle, Andrew" w:date="2026-01-28T13:24:00Z">
        <w:r w:rsidRPr="00125297" w:rsidDel="00E22155">
          <w:rPr>
            <w:rFonts w:ascii="Arial" w:hAnsi="Arial" w:cs="Arial"/>
            <w:sz w:val="20"/>
            <w:szCs w:val="20"/>
          </w:rPr>
          <w:delText xml:space="preserve">35+4 </w:delText>
        </w:r>
      </w:del>
      <w:r w:rsidRPr="00125297">
        <w:rPr>
          <w:rFonts w:ascii="Arial" w:hAnsi="Arial" w:cs="Arial"/>
          <w:sz w:val="20"/>
          <w:szCs w:val="20"/>
        </w:rPr>
        <w:t>Schwangerschaftswoche</w:t>
      </w:r>
      <w:del w:id="10" w:author="Entwistle, Andrew" w:date="2026-01-28T13:24:00Z">
        <w:r w:rsidRPr="00125297" w:rsidDel="00E22155">
          <w:rPr>
            <w:rFonts w:ascii="Arial" w:hAnsi="Arial" w:cs="Arial"/>
            <w:sz w:val="20"/>
            <w:szCs w:val="20"/>
          </w:rPr>
          <w:delText>n</w:delText>
        </w:r>
      </w:del>
      <w:r w:rsidRPr="00125297">
        <w:rPr>
          <w:rFonts w:ascii="Arial" w:hAnsi="Arial" w:cs="Arial"/>
          <w:sz w:val="20"/>
          <w:szCs w:val="20"/>
        </w:rPr>
        <w:t xml:space="preserve"> </w:t>
      </w:r>
      <w:ins w:id="11" w:author="Entwistle, Andrew" w:date="2026-01-28T13:24:00Z">
        <w:r w:rsidR="00E22155" w:rsidRPr="00125297">
          <w:rPr>
            <w:rFonts w:ascii="Arial" w:hAnsi="Arial" w:cs="Arial"/>
            <w:sz w:val="20"/>
            <w:szCs w:val="20"/>
          </w:rPr>
          <w:t xml:space="preserve">35+4 </w:t>
        </w:r>
      </w:ins>
      <w:del w:id="12" w:author="Entwistle, Andrew" w:date="2026-01-28T13:17:00Z">
        <w:r w:rsidRPr="00125297" w:rsidDel="00E22155">
          <w:rPr>
            <w:rFonts w:ascii="Arial" w:hAnsi="Arial" w:cs="Arial"/>
            <w:sz w:val="20"/>
            <w:szCs w:val="20"/>
          </w:rPr>
          <w:delText>(</w:delText>
        </w:r>
        <w:commentRangeStart w:id="13"/>
        <w:r w:rsidRPr="00125297" w:rsidDel="00E22155">
          <w:rPr>
            <w:rFonts w:ascii="Arial" w:hAnsi="Arial" w:cs="Arial"/>
            <w:sz w:val="20"/>
            <w:szCs w:val="20"/>
          </w:rPr>
          <w:delText>SSW</w:delText>
        </w:r>
      </w:del>
      <w:commentRangeEnd w:id="13"/>
      <w:r w:rsidR="00E22155">
        <w:rPr>
          <w:rStyle w:val="Kommentarzeichen"/>
        </w:rPr>
        <w:commentReference w:id="13"/>
      </w:r>
      <w:del w:id="14" w:author="Entwistle, Andrew" w:date="2026-01-28T13:17:00Z">
        <w:r w:rsidRPr="00125297" w:rsidDel="00E22155">
          <w:rPr>
            <w:rFonts w:ascii="Arial" w:hAnsi="Arial" w:cs="Arial"/>
            <w:sz w:val="20"/>
            <w:szCs w:val="20"/>
          </w:rPr>
          <w:delText xml:space="preserve">) </w:delText>
        </w:r>
      </w:del>
      <w:del w:id="15" w:author="Entwistle, Andrew" w:date="2026-01-28T13:24:00Z">
        <w:r w:rsidRPr="00125297" w:rsidDel="00E22155">
          <w:rPr>
            <w:rFonts w:ascii="Arial" w:hAnsi="Arial" w:cs="Arial"/>
            <w:sz w:val="20"/>
            <w:szCs w:val="20"/>
          </w:rPr>
          <w:delText xml:space="preserve">und </w:delText>
        </w:r>
      </w:del>
      <w:ins w:id="16" w:author="Entwistle, Andrew" w:date="2026-01-28T13:24:00Z">
        <w:r w:rsidR="00E22155">
          <w:rPr>
            <w:rFonts w:ascii="Arial" w:hAnsi="Arial" w:cs="Arial"/>
            <w:sz w:val="20"/>
            <w:szCs w:val="20"/>
          </w:rPr>
          <w:t>mit</w:t>
        </w:r>
        <w:r w:rsidR="00E22155" w:rsidRPr="00125297">
          <w:rPr>
            <w:rFonts w:ascii="Arial" w:hAnsi="Arial" w:cs="Arial"/>
            <w:sz w:val="20"/>
            <w:szCs w:val="20"/>
          </w:rPr>
          <w:t xml:space="preserve"> </w:t>
        </w:r>
      </w:ins>
      <w:r w:rsidRPr="00125297">
        <w:rPr>
          <w:rFonts w:ascii="Arial" w:hAnsi="Arial" w:cs="Arial"/>
          <w:sz w:val="20"/>
          <w:szCs w:val="20"/>
        </w:rPr>
        <w:t>einer gesicherten HIV (Humanes Immundefizienz-Virus) -Infektion wünscht eine Beratung hinsichtlich der Entbindung.</w:t>
      </w:r>
    </w:p>
    <w:p w14:paraId="3FB04727" w14:textId="11549088" w:rsidR="004F6986" w:rsidRPr="00125297" w:rsidRDefault="004F6986" w:rsidP="004F6986">
      <w:pPr>
        <w:rPr>
          <w:rFonts w:ascii="Arial" w:hAnsi="Arial" w:cs="Arial"/>
          <w:sz w:val="20"/>
          <w:szCs w:val="20"/>
        </w:rPr>
      </w:pPr>
      <w:r w:rsidRPr="00125297">
        <w:rPr>
          <w:rFonts w:ascii="Arial" w:hAnsi="Arial" w:cs="Arial"/>
          <w:sz w:val="20"/>
          <w:szCs w:val="20"/>
        </w:rPr>
        <w:t>--</w:t>
      </w:r>
    </w:p>
    <w:p w14:paraId="4776F5BB" w14:textId="223F9DA2" w:rsidR="00A9637F" w:rsidRPr="00125297" w:rsidRDefault="004F6986" w:rsidP="004F6986">
      <w:pPr>
        <w:rPr>
          <w:rFonts w:ascii="Arial" w:hAnsi="Arial" w:cs="Arial"/>
          <w:sz w:val="20"/>
          <w:szCs w:val="20"/>
        </w:rPr>
      </w:pPr>
      <w:r w:rsidRPr="00125297">
        <w:rPr>
          <w:rFonts w:ascii="Arial" w:hAnsi="Arial" w:cs="Arial"/>
          <w:sz w:val="20"/>
          <w:szCs w:val="20"/>
        </w:rPr>
        <w:t xml:space="preserve">13. </w:t>
      </w:r>
      <w:r w:rsidR="00F3013D" w:rsidRPr="00125297">
        <w:rPr>
          <w:rFonts w:ascii="Arial" w:hAnsi="Arial" w:cs="Arial"/>
          <w:sz w:val="20"/>
          <w:szCs w:val="20"/>
        </w:rPr>
        <w:t xml:space="preserve">Welche </w:t>
      </w:r>
      <w:ins w:id="17" w:author="Entwistle, Andrew" w:date="2026-01-28T13:19:00Z">
        <w:r w:rsidR="00E22155">
          <w:rPr>
            <w:rFonts w:ascii="Arial" w:hAnsi="Arial" w:cs="Arial"/>
            <w:sz w:val="20"/>
            <w:szCs w:val="20"/>
          </w:rPr>
          <w:t xml:space="preserve">der folgenden </w:t>
        </w:r>
      </w:ins>
      <w:r w:rsidR="00F3013D" w:rsidRPr="00125297">
        <w:rPr>
          <w:rFonts w:ascii="Arial" w:hAnsi="Arial" w:cs="Arial"/>
          <w:sz w:val="20"/>
          <w:szCs w:val="20"/>
        </w:rPr>
        <w:t xml:space="preserve">Beratungsaspekte </w:t>
      </w:r>
      <w:ins w:id="18" w:author="Entwistle, Andrew" w:date="2026-01-28T13:19:00Z">
        <w:r w:rsidR="00E22155">
          <w:rPr>
            <w:rFonts w:ascii="Arial" w:hAnsi="Arial" w:cs="Arial"/>
            <w:sz w:val="20"/>
            <w:szCs w:val="20"/>
          </w:rPr>
          <w:t xml:space="preserve">ist bzw. </w:t>
        </w:r>
      </w:ins>
      <w:r w:rsidR="00F3013D" w:rsidRPr="00125297">
        <w:rPr>
          <w:rFonts w:ascii="Arial" w:hAnsi="Arial" w:cs="Arial"/>
          <w:sz w:val="20"/>
          <w:szCs w:val="20"/>
        </w:rPr>
        <w:t>sind richtig?</w:t>
      </w:r>
    </w:p>
    <w:p w14:paraId="7AA1216C" w14:textId="77777777" w:rsidR="00A9637F" w:rsidRPr="00125297" w:rsidRDefault="004F6986" w:rsidP="00F3013D">
      <w:pPr>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Kprim</w:t>
      </w:r>
      <w:proofErr w:type="spellEnd"/>
    </w:p>
    <w:p w14:paraId="21420B29" w14:textId="2145D31A" w:rsidR="00F3013D" w:rsidRPr="00125297" w:rsidRDefault="00F3013D" w:rsidP="00A2414E">
      <w:pPr>
        <w:pStyle w:val="Listenabsatz"/>
        <w:numPr>
          <w:ilvl w:val="0"/>
          <w:numId w:val="7"/>
        </w:numPr>
        <w:rPr>
          <w:rFonts w:ascii="Arial" w:hAnsi="Arial" w:cs="Arial"/>
          <w:sz w:val="20"/>
          <w:szCs w:val="20"/>
        </w:rPr>
      </w:pPr>
      <w:r w:rsidRPr="00125297">
        <w:rPr>
          <w:rFonts w:ascii="Arial" w:hAnsi="Arial" w:cs="Arial"/>
          <w:b/>
          <w:bCs/>
          <w:sz w:val="20"/>
          <w:szCs w:val="20"/>
        </w:rPr>
        <w:t>Die Entscheidung bezüglich des Entbindungsmodus richtet sich nach geburtshilflichen Aspekten, nach den Wünschen der Schwangeren sowie nach der Höhe der HIV-RNA (Ribonukleinsäure) im mütterlichen peripheren Blut vor der Entbindung.</w:t>
      </w:r>
    </w:p>
    <w:p w14:paraId="7DB2DA37" w14:textId="0A7644B4" w:rsidR="00F3013D" w:rsidRPr="00125297" w:rsidRDefault="00F3013D" w:rsidP="00A2414E">
      <w:pPr>
        <w:pStyle w:val="Listenabsatz"/>
        <w:numPr>
          <w:ilvl w:val="0"/>
          <w:numId w:val="7"/>
        </w:numPr>
        <w:rPr>
          <w:rFonts w:ascii="Arial" w:hAnsi="Arial" w:cs="Arial"/>
          <w:sz w:val="20"/>
          <w:szCs w:val="20"/>
        </w:rPr>
      </w:pPr>
      <w:r w:rsidRPr="00125297">
        <w:rPr>
          <w:rFonts w:ascii="Arial" w:hAnsi="Arial" w:cs="Arial"/>
          <w:sz w:val="20"/>
          <w:szCs w:val="20"/>
        </w:rPr>
        <w:t>Frauen mit HIV-RNA &gt; 1000 Kopien/ml sollte eine vaginale Geburt ermöglicht werden.</w:t>
      </w:r>
    </w:p>
    <w:p w14:paraId="516A6445" w14:textId="5412F3E7" w:rsidR="00F3013D" w:rsidRPr="00125297" w:rsidRDefault="00F3013D" w:rsidP="00A2414E">
      <w:pPr>
        <w:pStyle w:val="Listenabsatz"/>
        <w:numPr>
          <w:ilvl w:val="0"/>
          <w:numId w:val="7"/>
        </w:numPr>
        <w:rPr>
          <w:rFonts w:ascii="Arial" w:hAnsi="Arial" w:cs="Arial"/>
          <w:sz w:val="20"/>
          <w:szCs w:val="20"/>
        </w:rPr>
      </w:pPr>
      <w:proofErr w:type="spellStart"/>
      <w:r w:rsidRPr="00125297">
        <w:rPr>
          <w:rFonts w:ascii="Arial" w:hAnsi="Arial" w:cs="Arial"/>
          <w:sz w:val="20"/>
          <w:szCs w:val="20"/>
        </w:rPr>
        <w:t>Peripartal</w:t>
      </w:r>
      <w:proofErr w:type="spellEnd"/>
      <w:r w:rsidRPr="00125297">
        <w:rPr>
          <w:rFonts w:ascii="Arial" w:hAnsi="Arial" w:cs="Arial"/>
          <w:sz w:val="20"/>
          <w:szCs w:val="20"/>
        </w:rPr>
        <w:t xml:space="preserve"> besteht das niedrigste Risiko einer HIV-Infektion des Kindes.</w:t>
      </w:r>
    </w:p>
    <w:p w14:paraId="7995814E" w14:textId="5C28D854" w:rsidR="00F3013D" w:rsidRPr="00125297" w:rsidRDefault="00F3013D" w:rsidP="00A2414E">
      <w:pPr>
        <w:pStyle w:val="Listenabsatz"/>
        <w:numPr>
          <w:ilvl w:val="0"/>
          <w:numId w:val="7"/>
        </w:numPr>
        <w:rPr>
          <w:rFonts w:ascii="Arial" w:hAnsi="Arial" w:cs="Arial"/>
          <w:b/>
          <w:bCs/>
          <w:sz w:val="20"/>
          <w:szCs w:val="20"/>
        </w:rPr>
      </w:pPr>
      <w:r w:rsidRPr="00125297">
        <w:rPr>
          <w:rFonts w:ascii="Arial" w:hAnsi="Arial" w:cs="Arial"/>
          <w:b/>
          <w:bCs/>
          <w:sz w:val="20"/>
          <w:szCs w:val="20"/>
        </w:rPr>
        <w:t>Eine antiretrovirale Therapie bei Schwangeren mit HIV-Infektion kann die Mutter-Kind-Transmission von HIV auf &lt;1% reduzieren</w:t>
      </w:r>
    </w:p>
    <w:p w14:paraId="2C82D84D" w14:textId="77777777" w:rsidR="007B31A3" w:rsidRPr="00125297" w:rsidRDefault="007B31A3" w:rsidP="007B31A3">
      <w:pPr>
        <w:rPr>
          <w:rFonts w:ascii="Arial" w:hAnsi="Arial" w:cs="Arial"/>
          <w:sz w:val="20"/>
          <w:szCs w:val="20"/>
        </w:rPr>
      </w:pPr>
      <w:r w:rsidRPr="00125297">
        <w:rPr>
          <w:rFonts w:ascii="Arial" w:hAnsi="Arial" w:cs="Arial"/>
          <w:sz w:val="20"/>
          <w:szCs w:val="20"/>
        </w:rPr>
        <w:t>--</w:t>
      </w:r>
    </w:p>
    <w:p w14:paraId="32B0D18C" w14:textId="77777777" w:rsidR="007B31A3" w:rsidRPr="00125297" w:rsidRDefault="007B31A3" w:rsidP="007B31A3">
      <w:pPr>
        <w:rPr>
          <w:rFonts w:ascii="Arial" w:hAnsi="Arial" w:cs="Arial"/>
          <w:sz w:val="20"/>
          <w:szCs w:val="20"/>
        </w:rPr>
      </w:pPr>
      <w:r w:rsidRPr="00125297">
        <w:rPr>
          <w:rFonts w:ascii="Arial" w:hAnsi="Arial" w:cs="Arial"/>
          <w:sz w:val="20"/>
          <w:szCs w:val="20"/>
        </w:rPr>
        <w:t>Titel: Klausur Gynäkologie und Geburtshilfe WS 2025/26</w:t>
      </w:r>
    </w:p>
    <w:p w14:paraId="21B80ACB" w14:textId="2E3F670A" w:rsidR="007B31A3" w:rsidRPr="00125297" w:rsidRDefault="007B31A3" w:rsidP="00F3013D">
      <w:pPr>
        <w:rPr>
          <w:rFonts w:ascii="Arial" w:hAnsi="Arial" w:cs="Arial"/>
          <w:sz w:val="20"/>
          <w:szCs w:val="20"/>
        </w:rPr>
      </w:pPr>
      <w:r w:rsidRPr="00125297">
        <w:rPr>
          <w:rFonts w:ascii="Arial" w:hAnsi="Arial" w:cs="Arial"/>
          <w:sz w:val="20"/>
          <w:szCs w:val="20"/>
        </w:rPr>
        <w:t>--</w:t>
      </w:r>
    </w:p>
    <w:p w14:paraId="59C4DE92" w14:textId="1A9D5F82" w:rsidR="00F3013D" w:rsidRPr="00125297" w:rsidRDefault="007B31A3" w:rsidP="00F3013D">
      <w:pPr>
        <w:spacing w:after="0"/>
        <w:rPr>
          <w:rFonts w:ascii="Arial" w:hAnsi="Arial" w:cs="Arial"/>
          <w:sz w:val="20"/>
          <w:szCs w:val="20"/>
        </w:rPr>
      </w:pPr>
      <w:bookmarkStart w:id="19" w:name="_Hlk219740715"/>
      <w:r w:rsidRPr="00125297">
        <w:rPr>
          <w:rFonts w:ascii="Arial" w:hAnsi="Arial" w:cs="Arial"/>
          <w:sz w:val="20"/>
          <w:szCs w:val="20"/>
        </w:rPr>
        <w:t xml:space="preserve">14. </w:t>
      </w:r>
      <w:r w:rsidR="00F3013D" w:rsidRPr="00125297">
        <w:rPr>
          <w:rFonts w:ascii="Arial" w:hAnsi="Arial" w:cs="Arial"/>
          <w:sz w:val="20"/>
          <w:szCs w:val="20"/>
        </w:rPr>
        <w:t>Welche der folgenden Aussagen zu Erregern im Bereich der Vagina und Vulva treffen zu?</w:t>
      </w:r>
    </w:p>
    <w:p w14:paraId="27F51AE3" w14:textId="197F88CC" w:rsidR="007B31A3" w:rsidRPr="00125297" w:rsidRDefault="007B31A3" w:rsidP="009456D3">
      <w:pPr>
        <w:rPr>
          <w:rFonts w:ascii="Arial" w:hAnsi="Arial" w:cs="Arial"/>
          <w:sz w:val="20"/>
          <w:szCs w:val="20"/>
        </w:rPr>
      </w:pPr>
      <w:proofErr w:type="spellStart"/>
      <w:proofErr w:type="gramStart"/>
      <w:r w:rsidRPr="00125297">
        <w:rPr>
          <w:rFonts w:ascii="Arial" w:hAnsi="Arial" w:cs="Arial"/>
          <w:sz w:val="20"/>
          <w:szCs w:val="20"/>
        </w:rPr>
        <w:t>Typ:PickS</w:t>
      </w:r>
      <w:proofErr w:type="spellEnd"/>
      <w:proofErr w:type="gramEnd"/>
    </w:p>
    <w:p w14:paraId="709B7A80" w14:textId="5C09AD42" w:rsidR="00F3013D" w:rsidRPr="00125297" w:rsidRDefault="00F3013D" w:rsidP="00A2414E">
      <w:pPr>
        <w:pStyle w:val="Listenabsatz"/>
        <w:numPr>
          <w:ilvl w:val="0"/>
          <w:numId w:val="8"/>
        </w:numPr>
        <w:spacing w:after="0"/>
        <w:rPr>
          <w:rFonts w:ascii="Arial" w:hAnsi="Arial" w:cs="Arial"/>
          <w:b/>
          <w:bCs/>
          <w:sz w:val="20"/>
          <w:szCs w:val="20"/>
        </w:rPr>
      </w:pPr>
      <w:r w:rsidRPr="00125297">
        <w:rPr>
          <w:rFonts w:ascii="Arial" w:hAnsi="Arial" w:cs="Arial"/>
          <w:b/>
          <w:bCs/>
          <w:sz w:val="20"/>
          <w:szCs w:val="20"/>
        </w:rPr>
        <w:t>Tricho</w:t>
      </w:r>
      <w:r w:rsidR="00BE2009" w:rsidRPr="00125297">
        <w:rPr>
          <w:rFonts w:ascii="Arial" w:hAnsi="Arial" w:cs="Arial"/>
          <w:b/>
          <w:bCs/>
          <w:sz w:val="20"/>
          <w:szCs w:val="20"/>
        </w:rPr>
        <w:t>m</w:t>
      </w:r>
      <w:r w:rsidRPr="00125297">
        <w:rPr>
          <w:rFonts w:ascii="Arial" w:hAnsi="Arial" w:cs="Arial"/>
          <w:b/>
          <w:bCs/>
          <w:sz w:val="20"/>
          <w:szCs w:val="20"/>
        </w:rPr>
        <w:t>o</w:t>
      </w:r>
      <w:r w:rsidR="00BE2009" w:rsidRPr="00125297">
        <w:rPr>
          <w:rFonts w:ascii="Arial" w:hAnsi="Arial" w:cs="Arial"/>
          <w:b/>
          <w:bCs/>
          <w:sz w:val="20"/>
          <w:szCs w:val="20"/>
        </w:rPr>
        <w:t>n</w:t>
      </w:r>
      <w:r w:rsidRPr="00125297">
        <w:rPr>
          <w:rFonts w:ascii="Arial" w:hAnsi="Arial" w:cs="Arial"/>
          <w:b/>
          <w:bCs/>
          <w:sz w:val="20"/>
          <w:szCs w:val="20"/>
        </w:rPr>
        <w:t>aden können durch Geschlechtsverkehr übertragen werden.</w:t>
      </w:r>
    </w:p>
    <w:p w14:paraId="17B77D2F" w14:textId="21CF9C7D" w:rsidR="00F3013D" w:rsidRPr="00125297" w:rsidRDefault="00F3013D" w:rsidP="00A2414E">
      <w:pPr>
        <w:pStyle w:val="Listenabsatz"/>
        <w:numPr>
          <w:ilvl w:val="0"/>
          <w:numId w:val="8"/>
        </w:numPr>
        <w:spacing w:after="0"/>
        <w:rPr>
          <w:rFonts w:ascii="Arial" w:hAnsi="Arial" w:cs="Arial"/>
          <w:sz w:val="20"/>
          <w:szCs w:val="20"/>
        </w:rPr>
      </w:pPr>
      <w:r w:rsidRPr="00125297">
        <w:rPr>
          <w:rFonts w:ascii="Arial" w:hAnsi="Arial" w:cs="Arial"/>
          <w:sz w:val="20"/>
          <w:szCs w:val="20"/>
        </w:rPr>
        <w:t>Wegen des Risikos einer Sterilität sollte eine Herpes genitalis Infektion immer behandelt werden</w:t>
      </w:r>
    </w:p>
    <w:p w14:paraId="754A3123" w14:textId="4B05E297" w:rsidR="00F3013D" w:rsidRPr="00125297" w:rsidRDefault="00F3013D" w:rsidP="00A2414E">
      <w:pPr>
        <w:pStyle w:val="Listenabsatz"/>
        <w:numPr>
          <w:ilvl w:val="0"/>
          <w:numId w:val="8"/>
        </w:numPr>
        <w:spacing w:after="0"/>
        <w:rPr>
          <w:rFonts w:ascii="Arial" w:hAnsi="Arial" w:cs="Arial"/>
          <w:sz w:val="20"/>
          <w:szCs w:val="20"/>
        </w:rPr>
      </w:pPr>
      <w:r w:rsidRPr="00125297">
        <w:rPr>
          <w:rFonts w:ascii="Arial" w:hAnsi="Arial" w:cs="Arial"/>
          <w:sz w:val="20"/>
          <w:szCs w:val="20"/>
        </w:rPr>
        <w:t>B-Streptokokken in der Vagina führen bei Frauen in der reproduktiven Phase in Regel zu keiner Infektion. Es handelt sich nur um eine asymptomatische Besiedlung.</w:t>
      </w:r>
    </w:p>
    <w:p w14:paraId="12A8A5BD" w14:textId="53F8B92F" w:rsidR="00F3013D" w:rsidRPr="00125297" w:rsidRDefault="00F3013D" w:rsidP="0095045B">
      <w:pPr>
        <w:pStyle w:val="Listenabsatz"/>
        <w:numPr>
          <w:ilvl w:val="0"/>
          <w:numId w:val="8"/>
        </w:numPr>
        <w:spacing w:after="0"/>
        <w:rPr>
          <w:rFonts w:ascii="Arial" w:hAnsi="Arial" w:cs="Arial"/>
          <w:sz w:val="20"/>
          <w:szCs w:val="20"/>
        </w:rPr>
      </w:pPr>
      <w:r w:rsidRPr="00125297">
        <w:rPr>
          <w:rFonts w:ascii="Arial" w:hAnsi="Arial" w:cs="Arial"/>
          <w:sz w:val="20"/>
          <w:szCs w:val="20"/>
        </w:rPr>
        <w:t xml:space="preserve">Eine gestörte </w:t>
      </w:r>
      <w:proofErr w:type="spellStart"/>
      <w:r w:rsidRPr="00125297">
        <w:rPr>
          <w:rFonts w:ascii="Arial" w:hAnsi="Arial" w:cs="Arial"/>
          <w:sz w:val="20"/>
          <w:szCs w:val="20"/>
        </w:rPr>
        <w:t>Vaginalflora</w:t>
      </w:r>
      <w:proofErr w:type="spellEnd"/>
      <w:r w:rsidRPr="00125297">
        <w:rPr>
          <w:rFonts w:ascii="Arial" w:hAnsi="Arial" w:cs="Arial"/>
          <w:sz w:val="20"/>
          <w:szCs w:val="20"/>
        </w:rPr>
        <w:t xml:space="preserve"> ist meistens mit einer Erhöhung</w:t>
      </w:r>
      <w:r w:rsidR="0095045B" w:rsidRPr="00125297">
        <w:rPr>
          <w:rFonts w:ascii="Arial" w:hAnsi="Arial" w:cs="Arial"/>
          <w:sz w:val="20"/>
          <w:szCs w:val="20"/>
        </w:rPr>
        <w:t xml:space="preserve"> </w:t>
      </w:r>
      <w:r w:rsidRPr="00125297">
        <w:rPr>
          <w:rFonts w:ascii="Arial" w:hAnsi="Arial" w:cs="Arial"/>
          <w:sz w:val="20"/>
          <w:szCs w:val="20"/>
        </w:rPr>
        <w:t>der Anzahl von der Laktobazillen in der Vagina assoziiert.</w:t>
      </w:r>
    </w:p>
    <w:p w14:paraId="6AEB030C" w14:textId="4EB82426" w:rsidR="00F3013D" w:rsidRPr="00125297" w:rsidRDefault="00F3013D" w:rsidP="00A2414E">
      <w:pPr>
        <w:pStyle w:val="Listenabsatz"/>
        <w:numPr>
          <w:ilvl w:val="0"/>
          <w:numId w:val="8"/>
        </w:numPr>
        <w:spacing w:after="0"/>
        <w:rPr>
          <w:rFonts w:ascii="Arial" w:hAnsi="Arial" w:cs="Arial"/>
          <w:sz w:val="20"/>
          <w:szCs w:val="20"/>
        </w:rPr>
      </w:pPr>
      <w:r w:rsidRPr="00125297">
        <w:rPr>
          <w:rFonts w:ascii="Arial" w:hAnsi="Arial" w:cs="Arial"/>
          <w:sz w:val="20"/>
          <w:szCs w:val="20"/>
        </w:rPr>
        <w:t>Hinweis auf eine vaginalen Pilzinfektion ist ein dünnflüssiger, leicht nach Fisch riechender Fluor.</w:t>
      </w:r>
    </w:p>
    <w:p w14:paraId="509E330B" w14:textId="470B1ABC" w:rsidR="00F3013D" w:rsidRPr="00125297" w:rsidRDefault="00F3013D" w:rsidP="00A2414E">
      <w:pPr>
        <w:pStyle w:val="Listenabsatz"/>
        <w:numPr>
          <w:ilvl w:val="0"/>
          <w:numId w:val="8"/>
        </w:numPr>
        <w:spacing w:after="0"/>
        <w:rPr>
          <w:rFonts w:ascii="Arial" w:hAnsi="Arial" w:cs="Arial"/>
          <w:b/>
          <w:bCs/>
          <w:sz w:val="20"/>
          <w:szCs w:val="20"/>
        </w:rPr>
      </w:pPr>
      <w:r w:rsidRPr="00125297">
        <w:rPr>
          <w:rFonts w:ascii="Arial" w:hAnsi="Arial" w:cs="Arial"/>
          <w:b/>
          <w:bCs/>
          <w:sz w:val="20"/>
          <w:szCs w:val="20"/>
        </w:rPr>
        <w:t xml:space="preserve">Die Leitkeime bei der bakteriellen </w:t>
      </w:r>
      <w:proofErr w:type="spellStart"/>
      <w:r w:rsidRPr="00125297">
        <w:rPr>
          <w:rFonts w:ascii="Arial" w:hAnsi="Arial" w:cs="Arial"/>
          <w:b/>
          <w:bCs/>
          <w:sz w:val="20"/>
          <w:szCs w:val="20"/>
        </w:rPr>
        <w:t>Vaginose</w:t>
      </w:r>
      <w:proofErr w:type="spellEnd"/>
      <w:r w:rsidRPr="00125297">
        <w:rPr>
          <w:rFonts w:ascii="Arial" w:hAnsi="Arial" w:cs="Arial"/>
          <w:b/>
          <w:bCs/>
          <w:sz w:val="20"/>
          <w:szCs w:val="20"/>
        </w:rPr>
        <w:t xml:space="preserve"> sind </w:t>
      </w:r>
      <w:proofErr w:type="spellStart"/>
      <w:r w:rsidRPr="00125297">
        <w:rPr>
          <w:rFonts w:ascii="Arial" w:hAnsi="Arial" w:cs="Arial"/>
          <w:b/>
          <w:bCs/>
          <w:sz w:val="20"/>
          <w:szCs w:val="20"/>
        </w:rPr>
        <w:t>Gardnerellen</w:t>
      </w:r>
      <w:proofErr w:type="spellEnd"/>
      <w:r w:rsidRPr="00125297">
        <w:rPr>
          <w:rFonts w:ascii="Arial" w:hAnsi="Arial" w:cs="Arial"/>
          <w:b/>
          <w:bCs/>
          <w:sz w:val="20"/>
          <w:szCs w:val="20"/>
        </w:rPr>
        <w:t>.</w:t>
      </w:r>
      <w:bookmarkEnd w:id="19"/>
    </w:p>
    <w:p w14:paraId="7B4D8A1F" w14:textId="77777777" w:rsidR="004E30F5" w:rsidRPr="00125297" w:rsidRDefault="004E30F5" w:rsidP="004E30F5">
      <w:pPr>
        <w:rPr>
          <w:rFonts w:ascii="Arial" w:hAnsi="Arial" w:cs="Arial"/>
          <w:sz w:val="20"/>
          <w:szCs w:val="20"/>
        </w:rPr>
      </w:pPr>
      <w:r w:rsidRPr="00125297">
        <w:rPr>
          <w:rFonts w:ascii="Arial" w:hAnsi="Arial" w:cs="Arial"/>
          <w:sz w:val="20"/>
          <w:szCs w:val="20"/>
        </w:rPr>
        <w:t>--</w:t>
      </w:r>
    </w:p>
    <w:p w14:paraId="68B8C032" w14:textId="77777777" w:rsidR="004E30F5" w:rsidRPr="00125297" w:rsidRDefault="004E30F5" w:rsidP="004E30F5">
      <w:pPr>
        <w:rPr>
          <w:rFonts w:ascii="Arial" w:hAnsi="Arial" w:cs="Arial"/>
          <w:sz w:val="20"/>
          <w:szCs w:val="20"/>
        </w:rPr>
      </w:pPr>
      <w:r w:rsidRPr="00125297">
        <w:rPr>
          <w:rFonts w:ascii="Arial" w:hAnsi="Arial" w:cs="Arial"/>
          <w:sz w:val="20"/>
          <w:szCs w:val="20"/>
        </w:rPr>
        <w:t>Titel: Klausur Gynäkologie und Geburtshilfe WS 2025/26</w:t>
      </w:r>
    </w:p>
    <w:p w14:paraId="12B21E9A" w14:textId="77777777" w:rsidR="004E30F5" w:rsidRPr="00125297" w:rsidRDefault="004E30F5" w:rsidP="004E30F5">
      <w:pPr>
        <w:rPr>
          <w:rFonts w:ascii="Arial" w:hAnsi="Arial" w:cs="Arial"/>
          <w:sz w:val="20"/>
          <w:szCs w:val="20"/>
        </w:rPr>
      </w:pPr>
      <w:r w:rsidRPr="00125297">
        <w:rPr>
          <w:rFonts w:ascii="Arial" w:hAnsi="Arial" w:cs="Arial"/>
          <w:sz w:val="20"/>
          <w:szCs w:val="20"/>
        </w:rPr>
        <w:t>--</w:t>
      </w:r>
    </w:p>
    <w:p w14:paraId="33E9E13F" w14:textId="77777777" w:rsidR="009456D3" w:rsidRPr="00125297" w:rsidRDefault="004E30F5" w:rsidP="00F3013D">
      <w:pPr>
        <w:rPr>
          <w:rFonts w:ascii="Arial" w:hAnsi="Arial" w:cs="Arial"/>
          <w:sz w:val="20"/>
          <w:szCs w:val="20"/>
        </w:rPr>
      </w:pPr>
      <w:r w:rsidRPr="00125297">
        <w:rPr>
          <w:rFonts w:ascii="Arial" w:hAnsi="Arial" w:cs="Arial"/>
          <w:sz w:val="20"/>
          <w:szCs w:val="20"/>
        </w:rPr>
        <w:t>15. Bei welcher der folgenden Infektionen in der Frühschwangerschaft können Sie infektionsbedingte typische embryonale und/oder fetale Fehlbindungen nahezu ausschließen?</w:t>
      </w:r>
    </w:p>
    <w:p w14:paraId="3DA354D5" w14:textId="5F17ECF2" w:rsidR="00F3013D" w:rsidRPr="00125297" w:rsidRDefault="004E30F5" w:rsidP="00F3013D">
      <w:pPr>
        <w:rPr>
          <w:rFonts w:ascii="Arial" w:hAnsi="Arial" w:cs="Arial"/>
          <w:sz w:val="20"/>
          <w:szCs w:val="20"/>
        </w:rPr>
      </w:pPr>
      <w:r w:rsidRPr="00125297">
        <w:rPr>
          <w:rFonts w:ascii="Arial" w:hAnsi="Arial" w:cs="Arial"/>
          <w:sz w:val="20"/>
          <w:szCs w:val="20"/>
        </w:rPr>
        <w:t xml:space="preserve">Typ: </w:t>
      </w:r>
      <w:r w:rsidR="00F3013D" w:rsidRPr="00125297">
        <w:rPr>
          <w:rFonts w:ascii="Arial" w:hAnsi="Arial" w:cs="Arial"/>
          <w:sz w:val="20"/>
          <w:szCs w:val="20"/>
        </w:rPr>
        <w:t>Typ A</w:t>
      </w:r>
    </w:p>
    <w:p w14:paraId="4744CA97" w14:textId="4D565408" w:rsidR="00F3013D" w:rsidRPr="00125297" w:rsidRDefault="00F3013D" w:rsidP="00A2414E">
      <w:pPr>
        <w:pStyle w:val="Listenabsatz"/>
        <w:numPr>
          <w:ilvl w:val="0"/>
          <w:numId w:val="2"/>
        </w:numPr>
        <w:rPr>
          <w:rFonts w:ascii="Arial" w:hAnsi="Arial" w:cs="Arial"/>
          <w:sz w:val="20"/>
          <w:szCs w:val="20"/>
        </w:rPr>
      </w:pPr>
      <w:r w:rsidRPr="00125297">
        <w:rPr>
          <w:rFonts w:ascii="Arial" w:hAnsi="Arial" w:cs="Arial"/>
          <w:sz w:val="20"/>
          <w:szCs w:val="20"/>
        </w:rPr>
        <w:t>Toxoplasmose</w:t>
      </w:r>
    </w:p>
    <w:p w14:paraId="351CE9F5" w14:textId="77777777" w:rsidR="00F3013D" w:rsidRPr="00125297" w:rsidRDefault="00F3013D" w:rsidP="00A2414E">
      <w:pPr>
        <w:pStyle w:val="Listenabsatz"/>
        <w:numPr>
          <w:ilvl w:val="0"/>
          <w:numId w:val="2"/>
        </w:numPr>
        <w:rPr>
          <w:rFonts w:ascii="Arial" w:hAnsi="Arial" w:cs="Arial"/>
          <w:sz w:val="20"/>
          <w:szCs w:val="20"/>
        </w:rPr>
      </w:pPr>
      <w:r w:rsidRPr="00125297">
        <w:rPr>
          <w:rFonts w:ascii="Arial" w:hAnsi="Arial" w:cs="Arial"/>
          <w:sz w:val="20"/>
          <w:szCs w:val="20"/>
        </w:rPr>
        <w:t>Röteln</w:t>
      </w:r>
    </w:p>
    <w:p w14:paraId="31483372" w14:textId="77777777" w:rsidR="00F3013D" w:rsidRPr="00125297" w:rsidRDefault="00F3013D" w:rsidP="00A2414E">
      <w:pPr>
        <w:pStyle w:val="Listenabsatz"/>
        <w:numPr>
          <w:ilvl w:val="0"/>
          <w:numId w:val="2"/>
        </w:numPr>
        <w:rPr>
          <w:rFonts w:ascii="Arial" w:hAnsi="Arial" w:cs="Arial"/>
          <w:sz w:val="20"/>
          <w:szCs w:val="20"/>
        </w:rPr>
      </w:pPr>
      <w:r w:rsidRPr="00125297">
        <w:rPr>
          <w:rFonts w:ascii="Arial" w:hAnsi="Arial" w:cs="Arial"/>
          <w:sz w:val="20"/>
          <w:szCs w:val="20"/>
        </w:rPr>
        <w:lastRenderedPageBreak/>
        <w:t>Lues</w:t>
      </w:r>
    </w:p>
    <w:p w14:paraId="39EA7548" w14:textId="77777777" w:rsidR="00F3013D" w:rsidRPr="00125297" w:rsidRDefault="00F3013D" w:rsidP="00A2414E">
      <w:pPr>
        <w:pStyle w:val="Listenabsatz"/>
        <w:numPr>
          <w:ilvl w:val="0"/>
          <w:numId w:val="2"/>
        </w:numPr>
        <w:rPr>
          <w:rFonts w:ascii="Arial" w:hAnsi="Arial" w:cs="Arial"/>
          <w:b/>
          <w:bCs/>
          <w:sz w:val="20"/>
          <w:szCs w:val="20"/>
        </w:rPr>
      </w:pPr>
      <w:r w:rsidRPr="00125297">
        <w:rPr>
          <w:rFonts w:ascii="Arial" w:hAnsi="Arial" w:cs="Arial"/>
          <w:b/>
          <w:bCs/>
          <w:sz w:val="20"/>
          <w:szCs w:val="20"/>
        </w:rPr>
        <w:t>Streptokokken-Infektion</w:t>
      </w:r>
    </w:p>
    <w:p w14:paraId="72A20EF7" w14:textId="77777777" w:rsidR="00F3013D" w:rsidRPr="00125297" w:rsidRDefault="00F3013D" w:rsidP="00A2414E">
      <w:pPr>
        <w:pStyle w:val="Listenabsatz"/>
        <w:numPr>
          <w:ilvl w:val="0"/>
          <w:numId w:val="2"/>
        </w:numPr>
        <w:rPr>
          <w:rFonts w:ascii="Arial" w:hAnsi="Arial" w:cs="Arial"/>
          <w:sz w:val="20"/>
          <w:szCs w:val="20"/>
        </w:rPr>
      </w:pPr>
      <w:r w:rsidRPr="00125297">
        <w:rPr>
          <w:rFonts w:ascii="Arial" w:hAnsi="Arial" w:cs="Arial"/>
          <w:sz w:val="20"/>
          <w:szCs w:val="20"/>
        </w:rPr>
        <w:t xml:space="preserve">Infektion mit Zikaviren </w:t>
      </w:r>
    </w:p>
    <w:p w14:paraId="717E1326" w14:textId="77777777" w:rsidR="004E30F5" w:rsidRPr="00125297" w:rsidRDefault="004E30F5" w:rsidP="004E30F5">
      <w:pPr>
        <w:rPr>
          <w:rFonts w:ascii="Arial" w:hAnsi="Arial" w:cs="Arial"/>
          <w:sz w:val="20"/>
          <w:szCs w:val="20"/>
        </w:rPr>
      </w:pPr>
      <w:r w:rsidRPr="00125297">
        <w:rPr>
          <w:rFonts w:ascii="Arial" w:hAnsi="Arial" w:cs="Arial"/>
          <w:sz w:val="20"/>
          <w:szCs w:val="20"/>
        </w:rPr>
        <w:t>--</w:t>
      </w:r>
    </w:p>
    <w:p w14:paraId="0CB17B30" w14:textId="77777777" w:rsidR="004E30F5" w:rsidRPr="00125297" w:rsidRDefault="004E30F5" w:rsidP="004E30F5">
      <w:pPr>
        <w:rPr>
          <w:rFonts w:ascii="Arial" w:hAnsi="Arial" w:cs="Arial"/>
          <w:sz w:val="20"/>
          <w:szCs w:val="20"/>
        </w:rPr>
      </w:pPr>
      <w:r w:rsidRPr="00125297">
        <w:rPr>
          <w:rFonts w:ascii="Arial" w:hAnsi="Arial" w:cs="Arial"/>
          <w:sz w:val="20"/>
          <w:szCs w:val="20"/>
        </w:rPr>
        <w:t>Titel: Klausur Gynäkologie und Geburtshilfe WS 2025/26</w:t>
      </w:r>
    </w:p>
    <w:p w14:paraId="0FCFA6F3" w14:textId="77777777" w:rsidR="004E30F5" w:rsidRPr="00125297" w:rsidRDefault="004E30F5" w:rsidP="004E30F5">
      <w:pPr>
        <w:rPr>
          <w:rFonts w:ascii="Arial" w:hAnsi="Arial" w:cs="Arial"/>
          <w:sz w:val="20"/>
          <w:szCs w:val="20"/>
        </w:rPr>
      </w:pPr>
      <w:r w:rsidRPr="00125297">
        <w:rPr>
          <w:rFonts w:ascii="Arial" w:hAnsi="Arial" w:cs="Arial"/>
          <w:sz w:val="20"/>
          <w:szCs w:val="20"/>
        </w:rPr>
        <w:t>--</w:t>
      </w:r>
    </w:p>
    <w:p w14:paraId="73BFF056" w14:textId="1FDDA769" w:rsidR="00F3013D" w:rsidRPr="00125297" w:rsidRDefault="004E30F5" w:rsidP="00F3013D">
      <w:pPr>
        <w:rPr>
          <w:rFonts w:ascii="Arial" w:hAnsi="Arial" w:cs="Arial"/>
          <w:sz w:val="20"/>
          <w:szCs w:val="20"/>
        </w:rPr>
      </w:pPr>
      <w:r w:rsidRPr="00125297">
        <w:rPr>
          <w:rFonts w:ascii="Arial" w:hAnsi="Arial" w:cs="Arial"/>
          <w:sz w:val="20"/>
          <w:szCs w:val="20"/>
        </w:rPr>
        <w:t xml:space="preserve">16. </w:t>
      </w:r>
      <w:r w:rsidR="00F3013D" w:rsidRPr="00125297">
        <w:rPr>
          <w:rFonts w:ascii="Arial" w:hAnsi="Arial" w:cs="Arial"/>
          <w:sz w:val="20"/>
          <w:szCs w:val="20"/>
        </w:rPr>
        <w:t xml:space="preserve">Welche </w:t>
      </w:r>
      <w:ins w:id="20" w:author="Entwistle, Andrew" w:date="2026-01-28T13:20:00Z">
        <w:r w:rsidR="00E22155">
          <w:rPr>
            <w:rFonts w:ascii="Arial" w:hAnsi="Arial" w:cs="Arial"/>
            <w:sz w:val="20"/>
            <w:szCs w:val="20"/>
          </w:rPr>
          <w:t xml:space="preserve">der folgenden </w:t>
        </w:r>
      </w:ins>
      <w:r w:rsidR="00F3013D" w:rsidRPr="00125297">
        <w:rPr>
          <w:rFonts w:ascii="Arial" w:hAnsi="Arial" w:cs="Arial"/>
          <w:sz w:val="20"/>
          <w:szCs w:val="20"/>
        </w:rPr>
        <w:t xml:space="preserve">Aussagen zur Belastungsharninkontinenz (Stressinkontinenz) der Frau </w:t>
      </w:r>
      <w:ins w:id="21" w:author="Entwistle, Andrew" w:date="2026-01-28T13:20:00Z">
        <w:r w:rsidR="00E22155">
          <w:rPr>
            <w:rFonts w:ascii="Arial" w:hAnsi="Arial" w:cs="Arial"/>
            <w:sz w:val="20"/>
            <w:szCs w:val="20"/>
          </w:rPr>
          <w:t xml:space="preserve">trifft bzw. </w:t>
        </w:r>
      </w:ins>
      <w:r w:rsidR="00F3013D" w:rsidRPr="00125297">
        <w:rPr>
          <w:rFonts w:ascii="Arial" w:hAnsi="Arial" w:cs="Arial"/>
          <w:sz w:val="20"/>
          <w:szCs w:val="20"/>
        </w:rPr>
        <w:t>treffen zu</w:t>
      </w:r>
      <w:r w:rsidR="005365F6" w:rsidRPr="00125297">
        <w:rPr>
          <w:rFonts w:ascii="Arial" w:hAnsi="Arial" w:cs="Arial"/>
          <w:sz w:val="20"/>
          <w:szCs w:val="20"/>
        </w:rPr>
        <w:t xml:space="preserve"> und welche nicht</w:t>
      </w:r>
      <w:r w:rsidR="00F3013D" w:rsidRPr="00125297">
        <w:rPr>
          <w:rFonts w:ascii="Arial" w:hAnsi="Arial" w:cs="Arial"/>
          <w:sz w:val="20"/>
          <w:szCs w:val="20"/>
        </w:rPr>
        <w:t>?</w:t>
      </w:r>
    </w:p>
    <w:p w14:paraId="0646C34B" w14:textId="2692650F" w:rsidR="004E30F5" w:rsidRPr="00125297" w:rsidRDefault="004E30F5" w:rsidP="00F3013D">
      <w:pPr>
        <w:rPr>
          <w:rFonts w:ascii="Arial" w:hAnsi="Arial" w:cs="Arial"/>
          <w:sz w:val="20"/>
          <w:szCs w:val="20"/>
        </w:rPr>
      </w:pPr>
      <w:proofErr w:type="spellStart"/>
      <w:proofErr w:type="gramStart"/>
      <w:r w:rsidRPr="00125297">
        <w:rPr>
          <w:rFonts w:ascii="Arial" w:hAnsi="Arial" w:cs="Arial"/>
          <w:sz w:val="20"/>
          <w:szCs w:val="20"/>
        </w:rPr>
        <w:t>Typ:Kprim</w:t>
      </w:r>
      <w:proofErr w:type="spellEnd"/>
      <w:proofErr w:type="gramEnd"/>
    </w:p>
    <w:p w14:paraId="2573F6F9" w14:textId="7AAB201D" w:rsidR="00F3013D" w:rsidRPr="00125297" w:rsidRDefault="00F3013D" w:rsidP="00A2414E">
      <w:pPr>
        <w:pStyle w:val="Listenabsatz"/>
        <w:numPr>
          <w:ilvl w:val="0"/>
          <w:numId w:val="17"/>
        </w:numPr>
        <w:spacing w:after="200" w:line="276" w:lineRule="auto"/>
        <w:rPr>
          <w:rFonts w:ascii="Arial" w:hAnsi="Arial" w:cs="Arial"/>
          <w:b/>
          <w:bCs/>
          <w:sz w:val="20"/>
          <w:szCs w:val="20"/>
        </w:rPr>
      </w:pPr>
      <w:r w:rsidRPr="00125297">
        <w:rPr>
          <w:rFonts w:ascii="Arial" w:hAnsi="Arial" w:cs="Arial"/>
          <w:b/>
          <w:bCs/>
          <w:sz w:val="20"/>
          <w:szCs w:val="20"/>
        </w:rPr>
        <w:t>Ursache ist häufig eine Insuffizienz des urethralen Verschlussmechanismus.</w:t>
      </w:r>
    </w:p>
    <w:p w14:paraId="6CD67F4D" w14:textId="77777777" w:rsidR="00F3013D" w:rsidRPr="00125297" w:rsidRDefault="00F3013D" w:rsidP="00A2414E">
      <w:pPr>
        <w:pStyle w:val="Listenabsatz"/>
        <w:numPr>
          <w:ilvl w:val="0"/>
          <w:numId w:val="17"/>
        </w:numPr>
        <w:spacing w:after="200" w:line="276" w:lineRule="auto"/>
        <w:rPr>
          <w:rFonts w:ascii="Arial" w:hAnsi="Arial" w:cs="Arial"/>
          <w:b/>
          <w:bCs/>
          <w:sz w:val="20"/>
          <w:szCs w:val="20"/>
        </w:rPr>
      </w:pPr>
      <w:r w:rsidRPr="00125297">
        <w:rPr>
          <w:rFonts w:ascii="Arial" w:hAnsi="Arial" w:cs="Arial"/>
          <w:b/>
          <w:bCs/>
          <w:sz w:val="20"/>
          <w:szCs w:val="20"/>
        </w:rPr>
        <w:t>Ein unwillkürlicher Urinverlust tritt typischerweise bei körperlicher Belastung auf.</w:t>
      </w:r>
    </w:p>
    <w:p w14:paraId="7BDEACCC" w14:textId="77777777" w:rsidR="00F3013D" w:rsidRPr="00125297" w:rsidRDefault="00F3013D" w:rsidP="00A2414E">
      <w:pPr>
        <w:pStyle w:val="Listenabsatz"/>
        <w:numPr>
          <w:ilvl w:val="0"/>
          <w:numId w:val="17"/>
        </w:numPr>
        <w:spacing w:after="200" w:line="276" w:lineRule="auto"/>
        <w:rPr>
          <w:rFonts w:ascii="Arial" w:hAnsi="Arial" w:cs="Arial"/>
          <w:sz w:val="20"/>
          <w:szCs w:val="20"/>
        </w:rPr>
      </w:pPr>
      <w:r w:rsidRPr="00125297">
        <w:rPr>
          <w:rFonts w:ascii="Arial" w:hAnsi="Arial" w:cs="Arial"/>
          <w:sz w:val="20"/>
          <w:szCs w:val="20"/>
        </w:rPr>
        <w:t>Die urodynamische Untersuchung ist für die Erstdiagnose obligat.</w:t>
      </w:r>
    </w:p>
    <w:p w14:paraId="289809D1" w14:textId="77777777" w:rsidR="00F3013D" w:rsidRPr="00125297" w:rsidRDefault="00F3013D" w:rsidP="00A2414E">
      <w:pPr>
        <w:pStyle w:val="Listenabsatz"/>
        <w:numPr>
          <w:ilvl w:val="0"/>
          <w:numId w:val="17"/>
        </w:numPr>
        <w:spacing w:after="200" w:line="276" w:lineRule="auto"/>
        <w:rPr>
          <w:rFonts w:ascii="Arial" w:hAnsi="Arial" w:cs="Arial"/>
          <w:sz w:val="20"/>
          <w:szCs w:val="20"/>
        </w:rPr>
      </w:pPr>
      <w:r w:rsidRPr="00125297">
        <w:rPr>
          <w:rFonts w:ascii="Arial" w:hAnsi="Arial" w:cs="Arial"/>
          <w:sz w:val="20"/>
          <w:szCs w:val="20"/>
        </w:rPr>
        <w:t>Eine verminderte urethrale Mobilität ist eine typische Ursache der Belastungsharninkontinenz.</w:t>
      </w:r>
    </w:p>
    <w:p w14:paraId="4852AD44" w14:textId="77777777" w:rsidR="004E30F5" w:rsidRPr="00125297" w:rsidRDefault="004E30F5" w:rsidP="004E30F5">
      <w:pPr>
        <w:rPr>
          <w:rFonts w:ascii="Arial" w:hAnsi="Arial" w:cs="Arial"/>
          <w:sz w:val="20"/>
          <w:szCs w:val="20"/>
        </w:rPr>
      </w:pPr>
      <w:r w:rsidRPr="00125297">
        <w:rPr>
          <w:rFonts w:ascii="Arial" w:hAnsi="Arial" w:cs="Arial"/>
          <w:sz w:val="20"/>
          <w:szCs w:val="20"/>
        </w:rPr>
        <w:t>--</w:t>
      </w:r>
    </w:p>
    <w:p w14:paraId="26CDE199" w14:textId="77777777" w:rsidR="004E30F5" w:rsidRPr="00125297" w:rsidRDefault="004E30F5" w:rsidP="004E30F5">
      <w:pPr>
        <w:rPr>
          <w:rFonts w:ascii="Arial" w:hAnsi="Arial" w:cs="Arial"/>
          <w:sz w:val="20"/>
          <w:szCs w:val="20"/>
        </w:rPr>
      </w:pPr>
      <w:r w:rsidRPr="00125297">
        <w:rPr>
          <w:rFonts w:ascii="Arial" w:hAnsi="Arial" w:cs="Arial"/>
          <w:sz w:val="20"/>
          <w:szCs w:val="20"/>
        </w:rPr>
        <w:t>Titel: Klausur Gynäkologie und Geburtshilfe WS 2025/26</w:t>
      </w:r>
    </w:p>
    <w:p w14:paraId="43546088" w14:textId="77777777" w:rsidR="004E30F5" w:rsidRPr="00125297" w:rsidRDefault="004E30F5" w:rsidP="004E30F5">
      <w:pPr>
        <w:rPr>
          <w:rFonts w:ascii="Arial" w:hAnsi="Arial" w:cs="Arial"/>
          <w:sz w:val="20"/>
          <w:szCs w:val="20"/>
        </w:rPr>
      </w:pPr>
      <w:r w:rsidRPr="00125297">
        <w:rPr>
          <w:rFonts w:ascii="Arial" w:hAnsi="Arial" w:cs="Arial"/>
          <w:sz w:val="20"/>
          <w:szCs w:val="20"/>
        </w:rPr>
        <w:t>--</w:t>
      </w:r>
    </w:p>
    <w:p w14:paraId="61CF2341" w14:textId="3EDF1FE1" w:rsidR="00F3013D" w:rsidRPr="00125297" w:rsidRDefault="00F30467" w:rsidP="00F3013D">
      <w:pPr>
        <w:rPr>
          <w:rFonts w:ascii="Arial" w:hAnsi="Arial" w:cs="Arial"/>
          <w:sz w:val="20"/>
          <w:szCs w:val="20"/>
        </w:rPr>
      </w:pPr>
      <w:r w:rsidRPr="00125297">
        <w:rPr>
          <w:rFonts w:ascii="Arial" w:hAnsi="Arial" w:cs="Arial"/>
          <w:sz w:val="20"/>
          <w:szCs w:val="20"/>
        </w:rPr>
        <w:t xml:space="preserve">17. </w:t>
      </w:r>
      <w:r w:rsidR="00F3013D" w:rsidRPr="00125297">
        <w:rPr>
          <w:rFonts w:ascii="Arial" w:hAnsi="Arial" w:cs="Arial"/>
          <w:sz w:val="20"/>
          <w:szCs w:val="20"/>
        </w:rPr>
        <w:t xml:space="preserve">Welche Aussagen zum Descensus genitalis </w:t>
      </w:r>
      <w:r w:rsidRPr="00125297">
        <w:rPr>
          <w:rFonts w:ascii="Arial" w:hAnsi="Arial" w:cs="Arial"/>
          <w:sz w:val="20"/>
          <w:szCs w:val="20"/>
        </w:rPr>
        <w:t>treffen zu</w:t>
      </w:r>
      <w:r w:rsidR="00F3013D" w:rsidRPr="00125297">
        <w:rPr>
          <w:rFonts w:ascii="Arial" w:hAnsi="Arial" w:cs="Arial"/>
          <w:sz w:val="20"/>
          <w:szCs w:val="20"/>
        </w:rPr>
        <w:t>?</w:t>
      </w:r>
    </w:p>
    <w:p w14:paraId="3266658F" w14:textId="268AD533" w:rsidR="00F30467" w:rsidRPr="00125297" w:rsidRDefault="00F30467" w:rsidP="00F3013D">
      <w:pPr>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PickS</w:t>
      </w:r>
      <w:proofErr w:type="spellEnd"/>
    </w:p>
    <w:p w14:paraId="2F420A54" w14:textId="10E9E1F9" w:rsidR="00F30467" w:rsidRPr="00125297" w:rsidRDefault="00F3013D" w:rsidP="00A2414E">
      <w:pPr>
        <w:pStyle w:val="Listenabsatz"/>
        <w:numPr>
          <w:ilvl w:val="0"/>
          <w:numId w:val="18"/>
        </w:numPr>
        <w:rPr>
          <w:rFonts w:ascii="Arial" w:hAnsi="Arial" w:cs="Arial"/>
          <w:b/>
          <w:bCs/>
          <w:sz w:val="20"/>
          <w:szCs w:val="20"/>
        </w:rPr>
      </w:pPr>
      <w:r w:rsidRPr="00125297">
        <w:rPr>
          <w:rFonts w:ascii="Arial" w:hAnsi="Arial" w:cs="Arial"/>
          <w:b/>
          <w:bCs/>
          <w:sz w:val="20"/>
          <w:szCs w:val="20"/>
        </w:rPr>
        <w:t>Der Descensus genitalis ist definiert als eine Senkung der Beckenorgane infolge einer Beckenbodeninsuffizienz.</w:t>
      </w:r>
    </w:p>
    <w:p w14:paraId="0516EFDA" w14:textId="7B18C4DE" w:rsidR="00F30467" w:rsidRPr="00125297" w:rsidRDefault="00F3013D" w:rsidP="00A2414E">
      <w:pPr>
        <w:pStyle w:val="Listenabsatz"/>
        <w:numPr>
          <w:ilvl w:val="0"/>
          <w:numId w:val="18"/>
        </w:numPr>
        <w:rPr>
          <w:rFonts w:ascii="Arial" w:hAnsi="Arial" w:cs="Arial"/>
          <w:b/>
          <w:bCs/>
          <w:sz w:val="20"/>
          <w:szCs w:val="20"/>
        </w:rPr>
      </w:pPr>
      <w:r w:rsidRPr="00125297">
        <w:rPr>
          <w:rFonts w:ascii="Arial" w:hAnsi="Arial" w:cs="Arial"/>
          <w:b/>
          <w:bCs/>
          <w:sz w:val="20"/>
          <w:szCs w:val="20"/>
        </w:rPr>
        <w:t>Der POP-Q-Score dient der standardisierten klinischen Klassifikation des Descensus.</w:t>
      </w:r>
    </w:p>
    <w:p w14:paraId="508EF086" w14:textId="0C292967" w:rsidR="00F30467" w:rsidRPr="00125297" w:rsidRDefault="00F3013D" w:rsidP="00A2414E">
      <w:pPr>
        <w:pStyle w:val="Listenabsatz"/>
        <w:numPr>
          <w:ilvl w:val="0"/>
          <w:numId w:val="18"/>
        </w:numPr>
        <w:rPr>
          <w:rFonts w:ascii="Arial" w:hAnsi="Arial" w:cs="Arial"/>
          <w:b/>
          <w:bCs/>
          <w:sz w:val="20"/>
          <w:szCs w:val="20"/>
        </w:rPr>
      </w:pPr>
      <w:r w:rsidRPr="00125297">
        <w:rPr>
          <w:rFonts w:ascii="Arial" w:hAnsi="Arial" w:cs="Arial"/>
          <w:b/>
          <w:bCs/>
          <w:sz w:val="20"/>
          <w:szCs w:val="20"/>
        </w:rPr>
        <w:t>Eine vaginale Geburt stellt einen relevanten Risikofaktor dar.</w:t>
      </w:r>
    </w:p>
    <w:p w14:paraId="20E82D4E" w14:textId="6016D27C" w:rsidR="00F30467" w:rsidRPr="00125297" w:rsidRDefault="00F3013D" w:rsidP="00A2414E">
      <w:pPr>
        <w:pStyle w:val="Listenabsatz"/>
        <w:numPr>
          <w:ilvl w:val="0"/>
          <w:numId w:val="18"/>
        </w:numPr>
        <w:rPr>
          <w:rFonts w:ascii="Arial" w:hAnsi="Arial" w:cs="Arial"/>
          <w:sz w:val="20"/>
          <w:szCs w:val="20"/>
        </w:rPr>
      </w:pPr>
      <w:r w:rsidRPr="00125297">
        <w:rPr>
          <w:rFonts w:ascii="Arial" w:hAnsi="Arial" w:cs="Arial"/>
          <w:sz w:val="20"/>
          <w:szCs w:val="20"/>
        </w:rPr>
        <w:t>Ein Descensus ist immer mit Harninkontinenz assoziiert.</w:t>
      </w:r>
    </w:p>
    <w:p w14:paraId="57EE9C25" w14:textId="594A8E4F" w:rsidR="00F30467" w:rsidRPr="00125297" w:rsidRDefault="00F3013D" w:rsidP="00A2414E">
      <w:pPr>
        <w:pStyle w:val="Listenabsatz"/>
        <w:numPr>
          <w:ilvl w:val="0"/>
          <w:numId w:val="18"/>
        </w:numPr>
        <w:rPr>
          <w:rFonts w:ascii="Arial" w:hAnsi="Arial" w:cs="Arial"/>
          <w:sz w:val="20"/>
          <w:szCs w:val="20"/>
        </w:rPr>
      </w:pPr>
      <w:r w:rsidRPr="00125297">
        <w:rPr>
          <w:rFonts w:ascii="Arial" w:hAnsi="Arial" w:cs="Arial"/>
          <w:sz w:val="20"/>
          <w:szCs w:val="20"/>
        </w:rPr>
        <w:t>Eine konservative Therapie mit Pessar sollte nur bei älteren Patientinnen erfolgen.</w:t>
      </w:r>
    </w:p>
    <w:p w14:paraId="62885B30" w14:textId="461CE644" w:rsidR="00F3013D" w:rsidRPr="00125297" w:rsidRDefault="00F3013D" w:rsidP="00A2414E">
      <w:pPr>
        <w:pStyle w:val="Listenabsatz"/>
        <w:numPr>
          <w:ilvl w:val="0"/>
          <w:numId w:val="18"/>
        </w:numPr>
        <w:rPr>
          <w:rFonts w:ascii="Arial" w:hAnsi="Arial" w:cs="Arial"/>
          <w:sz w:val="20"/>
          <w:szCs w:val="20"/>
        </w:rPr>
      </w:pPr>
      <w:r w:rsidRPr="00125297">
        <w:rPr>
          <w:rFonts w:ascii="Arial" w:hAnsi="Arial" w:cs="Arial"/>
          <w:sz w:val="20"/>
          <w:szCs w:val="20"/>
        </w:rPr>
        <w:t>Eine prophylaktische Hysterektomie reduziert unabhängig vom Kompartiment das Rezidivrisiko eines Descensus.</w:t>
      </w:r>
    </w:p>
    <w:p w14:paraId="5385953E" w14:textId="77777777" w:rsidR="00F30467" w:rsidRPr="00125297" w:rsidRDefault="00F30467" w:rsidP="00F30467">
      <w:pPr>
        <w:rPr>
          <w:rFonts w:ascii="Arial" w:hAnsi="Arial" w:cs="Arial"/>
          <w:sz w:val="20"/>
          <w:szCs w:val="20"/>
        </w:rPr>
      </w:pPr>
      <w:r w:rsidRPr="00125297">
        <w:rPr>
          <w:rFonts w:ascii="Arial" w:hAnsi="Arial" w:cs="Arial"/>
          <w:sz w:val="20"/>
          <w:szCs w:val="20"/>
        </w:rPr>
        <w:t>--</w:t>
      </w:r>
    </w:p>
    <w:p w14:paraId="46BB4F07" w14:textId="77777777" w:rsidR="00F30467" w:rsidRPr="00125297" w:rsidRDefault="00F30467" w:rsidP="00F30467">
      <w:pPr>
        <w:rPr>
          <w:rFonts w:ascii="Arial" w:hAnsi="Arial" w:cs="Arial"/>
          <w:sz w:val="20"/>
          <w:szCs w:val="20"/>
        </w:rPr>
      </w:pPr>
      <w:r w:rsidRPr="00125297">
        <w:rPr>
          <w:rFonts w:ascii="Arial" w:hAnsi="Arial" w:cs="Arial"/>
          <w:sz w:val="20"/>
          <w:szCs w:val="20"/>
        </w:rPr>
        <w:t>Titel: Klausur Gynäkologie und Geburtshilfe WS 2025/26</w:t>
      </w:r>
    </w:p>
    <w:p w14:paraId="450EF465" w14:textId="2E7305DB" w:rsidR="00F30467" w:rsidRPr="00125297" w:rsidRDefault="00F30467" w:rsidP="00F3013D">
      <w:pPr>
        <w:rPr>
          <w:rFonts w:ascii="Arial" w:hAnsi="Arial" w:cs="Arial"/>
          <w:sz w:val="20"/>
          <w:szCs w:val="20"/>
        </w:rPr>
      </w:pPr>
      <w:r w:rsidRPr="00125297">
        <w:rPr>
          <w:rFonts w:ascii="Arial" w:hAnsi="Arial" w:cs="Arial"/>
          <w:sz w:val="20"/>
          <w:szCs w:val="20"/>
        </w:rPr>
        <w:t>--</w:t>
      </w:r>
    </w:p>
    <w:p w14:paraId="0A6AA657" w14:textId="0032AED4" w:rsidR="00F3013D" w:rsidRPr="00125297" w:rsidRDefault="00F30467" w:rsidP="00F3013D">
      <w:pPr>
        <w:rPr>
          <w:rFonts w:ascii="Arial" w:hAnsi="Arial" w:cs="Arial"/>
          <w:sz w:val="20"/>
          <w:szCs w:val="20"/>
        </w:rPr>
      </w:pPr>
      <w:r w:rsidRPr="00125297">
        <w:rPr>
          <w:rFonts w:ascii="Arial" w:hAnsi="Arial" w:cs="Arial"/>
          <w:sz w:val="20"/>
          <w:szCs w:val="20"/>
        </w:rPr>
        <w:t xml:space="preserve">18. </w:t>
      </w:r>
      <w:r w:rsidR="00F3013D" w:rsidRPr="00125297">
        <w:rPr>
          <w:rFonts w:ascii="Arial" w:hAnsi="Arial" w:cs="Arial"/>
          <w:sz w:val="20"/>
          <w:szCs w:val="20"/>
        </w:rPr>
        <w:t xml:space="preserve">Welche </w:t>
      </w:r>
      <w:ins w:id="22" w:author="Entwistle, Andrew" w:date="2026-01-28T13:21:00Z">
        <w:r w:rsidR="00E22155">
          <w:rPr>
            <w:rFonts w:ascii="Arial" w:hAnsi="Arial" w:cs="Arial"/>
            <w:sz w:val="20"/>
            <w:szCs w:val="20"/>
          </w:rPr>
          <w:t xml:space="preserve">der folgenden </w:t>
        </w:r>
      </w:ins>
      <w:r w:rsidR="00F3013D" w:rsidRPr="00125297">
        <w:rPr>
          <w:rFonts w:ascii="Arial" w:hAnsi="Arial" w:cs="Arial"/>
          <w:sz w:val="20"/>
          <w:szCs w:val="20"/>
        </w:rPr>
        <w:t>Aussagen zur überaktiven Blase (</w:t>
      </w:r>
      <w:proofErr w:type="spellStart"/>
      <w:r w:rsidR="00F3013D" w:rsidRPr="00125297">
        <w:rPr>
          <w:rFonts w:ascii="Arial" w:hAnsi="Arial" w:cs="Arial"/>
          <w:sz w:val="20"/>
          <w:szCs w:val="20"/>
        </w:rPr>
        <w:t>Overactive</w:t>
      </w:r>
      <w:proofErr w:type="spellEnd"/>
      <w:r w:rsidR="00F3013D" w:rsidRPr="00125297">
        <w:rPr>
          <w:rFonts w:ascii="Arial" w:hAnsi="Arial" w:cs="Arial"/>
          <w:sz w:val="20"/>
          <w:szCs w:val="20"/>
        </w:rPr>
        <w:t xml:space="preserve"> </w:t>
      </w:r>
      <w:proofErr w:type="spellStart"/>
      <w:r w:rsidR="00F3013D" w:rsidRPr="00125297">
        <w:rPr>
          <w:rFonts w:ascii="Arial" w:hAnsi="Arial" w:cs="Arial"/>
          <w:sz w:val="20"/>
          <w:szCs w:val="20"/>
        </w:rPr>
        <w:t>Bladder</w:t>
      </w:r>
      <w:proofErr w:type="spellEnd"/>
      <w:r w:rsidR="00F3013D" w:rsidRPr="00125297">
        <w:rPr>
          <w:rFonts w:ascii="Arial" w:hAnsi="Arial" w:cs="Arial"/>
          <w:sz w:val="20"/>
          <w:szCs w:val="20"/>
        </w:rPr>
        <w:t xml:space="preserve">, OAB) </w:t>
      </w:r>
      <w:ins w:id="23" w:author="Entwistle, Andrew" w:date="2026-01-28T13:21:00Z">
        <w:r w:rsidR="00E22155">
          <w:rPr>
            <w:rFonts w:ascii="Arial" w:hAnsi="Arial" w:cs="Arial"/>
            <w:sz w:val="20"/>
            <w:szCs w:val="20"/>
          </w:rPr>
          <w:t xml:space="preserve">trifft bzw. </w:t>
        </w:r>
      </w:ins>
      <w:r w:rsidR="00F3013D" w:rsidRPr="00125297">
        <w:rPr>
          <w:rFonts w:ascii="Arial" w:hAnsi="Arial" w:cs="Arial"/>
          <w:sz w:val="20"/>
          <w:szCs w:val="20"/>
        </w:rPr>
        <w:t>treffen zu</w:t>
      </w:r>
      <w:r w:rsidR="005365F6" w:rsidRPr="00125297">
        <w:rPr>
          <w:rFonts w:ascii="Arial" w:hAnsi="Arial" w:cs="Arial"/>
          <w:sz w:val="20"/>
          <w:szCs w:val="20"/>
        </w:rPr>
        <w:t xml:space="preserve"> und welche nicht</w:t>
      </w:r>
      <w:r w:rsidR="00F3013D" w:rsidRPr="00125297">
        <w:rPr>
          <w:rFonts w:ascii="Arial" w:hAnsi="Arial" w:cs="Arial"/>
          <w:sz w:val="20"/>
          <w:szCs w:val="20"/>
        </w:rPr>
        <w:t>?</w:t>
      </w:r>
    </w:p>
    <w:p w14:paraId="1C108A2A" w14:textId="58008466" w:rsidR="00F30467" w:rsidRPr="00125297" w:rsidRDefault="00F30467" w:rsidP="00F3013D">
      <w:pPr>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Kprim</w:t>
      </w:r>
      <w:proofErr w:type="spellEnd"/>
    </w:p>
    <w:p w14:paraId="387C0C22" w14:textId="303F746A" w:rsidR="00F3013D" w:rsidRPr="00125297" w:rsidRDefault="00F3013D" w:rsidP="00A2414E">
      <w:pPr>
        <w:pStyle w:val="Listenabsatz"/>
        <w:numPr>
          <w:ilvl w:val="0"/>
          <w:numId w:val="19"/>
        </w:numPr>
        <w:spacing w:after="200" w:line="276" w:lineRule="auto"/>
        <w:rPr>
          <w:rFonts w:ascii="Arial" w:hAnsi="Arial" w:cs="Arial"/>
          <w:b/>
          <w:bCs/>
          <w:sz w:val="20"/>
          <w:szCs w:val="20"/>
        </w:rPr>
      </w:pPr>
      <w:r w:rsidRPr="00125297">
        <w:rPr>
          <w:rFonts w:ascii="Arial" w:hAnsi="Arial" w:cs="Arial"/>
          <w:b/>
          <w:bCs/>
          <w:sz w:val="20"/>
          <w:szCs w:val="20"/>
        </w:rPr>
        <w:t>Das Leitsymptom ist ein imperativer Harndrang mit oder ohne begleitende Harninkontinenz.</w:t>
      </w:r>
    </w:p>
    <w:p w14:paraId="09EA347E" w14:textId="77777777" w:rsidR="00F3013D" w:rsidRPr="00125297" w:rsidRDefault="00F3013D" w:rsidP="00A2414E">
      <w:pPr>
        <w:pStyle w:val="Listenabsatz"/>
        <w:numPr>
          <w:ilvl w:val="0"/>
          <w:numId w:val="19"/>
        </w:numPr>
        <w:spacing w:after="200" w:line="276" w:lineRule="auto"/>
        <w:rPr>
          <w:rFonts w:ascii="Arial" w:hAnsi="Arial" w:cs="Arial"/>
          <w:sz w:val="20"/>
          <w:szCs w:val="20"/>
        </w:rPr>
      </w:pPr>
      <w:r w:rsidRPr="00125297">
        <w:rPr>
          <w:rFonts w:ascii="Arial" w:hAnsi="Arial" w:cs="Arial"/>
          <w:sz w:val="20"/>
          <w:szCs w:val="20"/>
        </w:rPr>
        <w:t>Eine probatorische antibiotische Therapie ist primär indiziert.</w:t>
      </w:r>
    </w:p>
    <w:p w14:paraId="78EC8BD4" w14:textId="77777777" w:rsidR="00F3013D" w:rsidRPr="00125297" w:rsidRDefault="00F3013D" w:rsidP="00A2414E">
      <w:pPr>
        <w:pStyle w:val="Listenabsatz"/>
        <w:numPr>
          <w:ilvl w:val="0"/>
          <w:numId w:val="19"/>
        </w:numPr>
        <w:spacing w:after="200" w:line="276" w:lineRule="auto"/>
        <w:rPr>
          <w:rFonts w:ascii="Arial" w:hAnsi="Arial" w:cs="Arial"/>
          <w:sz w:val="20"/>
          <w:szCs w:val="20"/>
        </w:rPr>
      </w:pPr>
      <w:proofErr w:type="spellStart"/>
      <w:r w:rsidRPr="00125297">
        <w:rPr>
          <w:rFonts w:ascii="Arial" w:hAnsi="Arial" w:cs="Arial"/>
          <w:sz w:val="20"/>
          <w:szCs w:val="20"/>
        </w:rPr>
        <w:t>Bulking</w:t>
      </w:r>
      <w:proofErr w:type="spellEnd"/>
      <w:r w:rsidRPr="00125297">
        <w:rPr>
          <w:rFonts w:ascii="Arial" w:hAnsi="Arial" w:cs="Arial"/>
          <w:sz w:val="20"/>
          <w:szCs w:val="20"/>
        </w:rPr>
        <w:t xml:space="preserve"> </w:t>
      </w:r>
      <w:proofErr w:type="spellStart"/>
      <w:r w:rsidRPr="00125297">
        <w:rPr>
          <w:rFonts w:ascii="Arial" w:hAnsi="Arial" w:cs="Arial"/>
          <w:sz w:val="20"/>
          <w:szCs w:val="20"/>
        </w:rPr>
        <w:t>Agents</w:t>
      </w:r>
      <w:proofErr w:type="spellEnd"/>
      <w:r w:rsidRPr="00125297">
        <w:rPr>
          <w:rFonts w:ascii="Arial" w:hAnsi="Arial" w:cs="Arial"/>
          <w:sz w:val="20"/>
          <w:szCs w:val="20"/>
        </w:rPr>
        <w:t xml:space="preserve"> stellen ein etabliertes operatives Therapieverfahren dar.</w:t>
      </w:r>
    </w:p>
    <w:p w14:paraId="25BD3DDA" w14:textId="77777777" w:rsidR="00F3013D" w:rsidRPr="00125297" w:rsidRDefault="00F3013D" w:rsidP="00A2414E">
      <w:pPr>
        <w:pStyle w:val="Listenabsatz"/>
        <w:numPr>
          <w:ilvl w:val="0"/>
          <w:numId w:val="19"/>
        </w:numPr>
        <w:spacing w:after="200" w:line="276" w:lineRule="auto"/>
        <w:rPr>
          <w:rFonts w:ascii="Arial" w:hAnsi="Arial" w:cs="Arial"/>
          <w:b/>
          <w:bCs/>
          <w:sz w:val="20"/>
          <w:szCs w:val="20"/>
        </w:rPr>
      </w:pPr>
      <w:r w:rsidRPr="00125297">
        <w:rPr>
          <w:rFonts w:ascii="Arial" w:hAnsi="Arial" w:cs="Arial"/>
          <w:b/>
          <w:bCs/>
          <w:sz w:val="20"/>
          <w:szCs w:val="20"/>
        </w:rPr>
        <w:t>Nykturie gehört zu den typischen Symptomen der überaktiven Blase.</w:t>
      </w:r>
    </w:p>
    <w:p w14:paraId="6BA0880E" w14:textId="77777777" w:rsidR="00F30467" w:rsidRPr="00125297" w:rsidRDefault="00F30467" w:rsidP="00F30467">
      <w:pPr>
        <w:rPr>
          <w:rFonts w:ascii="Arial" w:hAnsi="Arial" w:cs="Arial"/>
          <w:sz w:val="20"/>
          <w:szCs w:val="20"/>
        </w:rPr>
      </w:pPr>
      <w:r w:rsidRPr="00125297">
        <w:rPr>
          <w:rFonts w:ascii="Arial" w:hAnsi="Arial" w:cs="Arial"/>
          <w:sz w:val="20"/>
          <w:szCs w:val="20"/>
        </w:rPr>
        <w:t>--</w:t>
      </w:r>
    </w:p>
    <w:p w14:paraId="08906232" w14:textId="77777777" w:rsidR="00F30467" w:rsidRPr="00125297" w:rsidRDefault="00F30467" w:rsidP="00F30467">
      <w:pPr>
        <w:rPr>
          <w:rFonts w:ascii="Arial" w:hAnsi="Arial" w:cs="Arial"/>
          <w:sz w:val="20"/>
          <w:szCs w:val="20"/>
        </w:rPr>
      </w:pPr>
      <w:r w:rsidRPr="00125297">
        <w:rPr>
          <w:rFonts w:ascii="Arial" w:hAnsi="Arial" w:cs="Arial"/>
          <w:sz w:val="20"/>
          <w:szCs w:val="20"/>
        </w:rPr>
        <w:t>Titel: Klausur Gynäkologie und Geburtshilfe WS 2025/26</w:t>
      </w:r>
    </w:p>
    <w:p w14:paraId="42AEA990" w14:textId="77777777" w:rsidR="00F30467" w:rsidRPr="00125297" w:rsidRDefault="00F30467" w:rsidP="00F30467">
      <w:pPr>
        <w:rPr>
          <w:rFonts w:ascii="Arial" w:hAnsi="Arial" w:cs="Arial"/>
          <w:sz w:val="20"/>
          <w:szCs w:val="20"/>
        </w:rPr>
      </w:pPr>
      <w:r w:rsidRPr="00125297">
        <w:rPr>
          <w:rFonts w:ascii="Arial" w:hAnsi="Arial" w:cs="Arial"/>
          <w:sz w:val="20"/>
          <w:szCs w:val="20"/>
        </w:rPr>
        <w:t>Eine pathogische Geburt äußert sich beispielsweise durch einen protrahierten Geburtsverlauf oder sogar einen Geburtsstillstand.</w:t>
      </w:r>
    </w:p>
    <w:p w14:paraId="2613DB3A" w14:textId="0061CAD3" w:rsidR="00F30467" w:rsidRPr="00125297" w:rsidRDefault="00F30467" w:rsidP="00F30467">
      <w:pPr>
        <w:rPr>
          <w:rFonts w:ascii="Arial" w:hAnsi="Arial" w:cs="Arial"/>
          <w:sz w:val="20"/>
          <w:szCs w:val="20"/>
        </w:rPr>
      </w:pPr>
      <w:r w:rsidRPr="00125297">
        <w:rPr>
          <w:rFonts w:ascii="Arial" w:hAnsi="Arial" w:cs="Arial"/>
          <w:sz w:val="20"/>
          <w:szCs w:val="20"/>
        </w:rPr>
        <w:t>--</w:t>
      </w:r>
    </w:p>
    <w:p w14:paraId="1D990CAE" w14:textId="385B7D55" w:rsidR="00F30467" w:rsidRPr="00125297" w:rsidRDefault="00F30467" w:rsidP="00F30467">
      <w:pPr>
        <w:rPr>
          <w:rFonts w:ascii="Arial" w:hAnsi="Arial" w:cs="Arial"/>
          <w:sz w:val="20"/>
          <w:szCs w:val="20"/>
        </w:rPr>
      </w:pPr>
      <w:r w:rsidRPr="00125297">
        <w:rPr>
          <w:rFonts w:ascii="Arial" w:hAnsi="Arial" w:cs="Arial"/>
          <w:sz w:val="20"/>
          <w:szCs w:val="20"/>
        </w:rPr>
        <w:lastRenderedPageBreak/>
        <w:t>19. Gibt es bei den beschriebenen Fallkonstellationen ein höheres Risiko für eine protrahierte Geburt oder einen Geburtsstillstand?</w:t>
      </w:r>
    </w:p>
    <w:p w14:paraId="34085F8C" w14:textId="4DBB208C" w:rsidR="00F3013D" w:rsidRPr="00125297" w:rsidRDefault="00F30467" w:rsidP="00F3013D">
      <w:pPr>
        <w:rPr>
          <w:rFonts w:ascii="Arial" w:hAnsi="Arial" w:cs="Arial"/>
          <w:sz w:val="20"/>
          <w:szCs w:val="20"/>
        </w:rPr>
      </w:pPr>
      <w:r w:rsidRPr="00125297">
        <w:rPr>
          <w:rFonts w:ascii="Arial" w:hAnsi="Arial" w:cs="Arial"/>
          <w:sz w:val="20"/>
          <w:szCs w:val="20"/>
        </w:rPr>
        <w:t xml:space="preserve">Typ: </w:t>
      </w:r>
      <w:proofErr w:type="spellStart"/>
      <w:r w:rsidR="00F3013D" w:rsidRPr="00125297">
        <w:rPr>
          <w:rFonts w:ascii="Arial" w:hAnsi="Arial" w:cs="Arial"/>
          <w:sz w:val="20"/>
          <w:szCs w:val="20"/>
        </w:rPr>
        <w:t>Kprim</w:t>
      </w:r>
      <w:proofErr w:type="spellEnd"/>
    </w:p>
    <w:p w14:paraId="63775887" w14:textId="1DBA9559" w:rsidR="00F3013D" w:rsidRPr="00125297" w:rsidRDefault="00F3013D" w:rsidP="00A2414E">
      <w:pPr>
        <w:pStyle w:val="Listenabsatz"/>
        <w:numPr>
          <w:ilvl w:val="0"/>
          <w:numId w:val="20"/>
        </w:numPr>
        <w:spacing w:after="0"/>
        <w:rPr>
          <w:rFonts w:ascii="Arial" w:hAnsi="Arial" w:cs="Arial"/>
          <w:b/>
          <w:bCs/>
          <w:sz w:val="20"/>
          <w:szCs w:val="20"/>
        </w:rPr>
      </w:pPr>
      <w:r w:rsidRPr="00125297">
        <w:rPr>
          <w:rFonts w:ascii="Arial" w:hAnsi="Arial" w:cs="Arial"/>
          <w:b/>
          <w:bCs/>
          <w:sz w:val="20"/>
          <w:szCs w:val="20"/>
        </w:rPr>
        <w:t xml:space="preserve">Eine normgewichtige </w:t>
      </w:r>
      <w:ins w:id="24" w:author="Entwistle, Andrew" w:date="2026-01-28T13:22:00Z">
        <w:r w:rsidR="00E22155">
          <w:rPr>
            <w:rFonts w:ascii="Arial" w:hAnsi="Arial" w:cs="Arial"/>
            <w:b/>
            <w:bCs/>
            <w:sz w:val="20"/>
            <w:szCs w:val="20"/>
          </w:rPr>
          <w:t xml:space="preserve">Frau </w:t>
        </w:r>
      </w:ins>
      <w:r w:rsidRPr="00125297">
        <w:rPr>
          <w:rFonts w:ascii="Arial" w:hAnsi="Arial" w:cs="Arial"/>
          <w:b/>
          <w:bCs/>
          <w:sz w:val="20"/>
          <w:szCs w:val="20"/>
        </w:rPr>
        <w:t xml:space="preserve">IG </w:t>
      </w:r>
      <w:del w:id="25" w:author="Entwistle, Andrew" w:date="2026-01-28T13:24:00Z">
        <w:r w:rsidRPr="00125297" w:rsidDel="00E22155">
          <w:rPr>
            <w:rFonts w:ascii="Arial" w:hAnsi="Arial" w:cs="Arial"/>
            <w:b/>
            <w:bCs/>
            <w:sz w:val="20"/>
            <w:szCs w:val="20"/>
          </w:rPr>
          <w:delText xml:space="preserve">mit </w:delText>
        </w:r>
      </w:del>
      <w:ins w:id="26" w:author="Entwistle, Andrew" w:date="2026-01-28T13:24:00Z">
        <w:r w:rsidR="00E22155">
          <w:rPr>
            <w:rFonts w:ascii="Arial" w:hAnsi="Arial" w:cs="Arial"/>
            <w:b/>
            <w:bCs/>
            <w:sz w:val="20"/>
            <w:szCs w:val="20"/>
          </w:rPr>
          <w:t>in der</w:t>
        </w:r>
        <w:r w:rsidR="00E22155" w:rsidRPr="00125297">
          <w:rPr>
            <w:rFonts w:ascii="Arial" w:hAnsi="Arial" w:cs="Arial"/>
            <w:b/>
            <w:bCs/>
            <w:sz w:val="20"/>
            <w:szCs w:val="20"/>
          </w:rPr>
          <w:t xml:space="preserve"> </w:t>
        </w:r>
      </w:ins>
      <w:del w:id="27" w:author="Entwistle, Andrew" w:date="2026-01-28T13:24:00Z">
        <w:r w:rsidRPr="00125297" w:rsidDel="00E22155">
          <w:rPr>
            <w:rFonts w:ascii="Arial" w:hAnsi="Arial" w:cs="Arial"/>
            <w:b/>
            <w:bCs/>
            <w:sz w:val="20"/>
            <w:szCs w:val="20"/>
          </w:rPr>
          <w:delText xml:space="preserve">39+3 </w:delText>
        </w:r>
      </w:del>
      <w:r w:rsidRPr="00125297">
        <w:rPr>
          <w:rFonts w:ascii="Arial" w:hAnsi="Arial" w:cs="Arial"/>
          <w:b/>
          <w:bCs/>
          <w:sz w:val="20"/>
          <w:szCs w:val="20"/>
        </w:rPr>
        <w:t>Schwangerschaftswoche</w:t>
      </w:r>
      <w:del w:id="28" w:author="Entwistle, Andrew" w:date="2026-01-28T13:24:00Z">
        <w:r w:rsidRPr="00125297" w:rsidDel="00E22155">
          <w:rPr>
            <w:rFonts w:ascii="Arial" w:hAnsi="Arial" w:cs="Arial"/>
            <w:b/>
            <w:bCs/>
            <w:sz w:val="20"/>
            <w:szCs w:val="20"/>
          </w:rPr>
          <w:delText>n</w:delText>
        </w:r>
      </w:del>
      <w:r w:rsidRPr="00125297">
        <w:rPr>
          <w:rFonts w:ascii="Arial" w:hAnsi="Arial" w:cs="Arial"/>
          <w:b/>
          <w:bCs/>
          <w:sz w:val="20"/>
          <w:szCs w:val="20"/>
        </w:rPr>
        <w:t xml:space="preserve"> (SSW) </w:t>
      </w:r>
      <w:ins w:id="29" w:author="Entwistle, Andrew" w:date="2026-01-28T13:24:00Z">
        <w:r w:rsidR="00E22155" w:rsidRPr="00125297">
          <w:rPr>
            <w:rFonts w:ascii="Arial" w:hAnsi="Arial" w:cs="Arial"/>
            <w:b/>
            <w:bCs/>
            <w:sz w:val="20"/>
            <w:szCs w:val="20"/>
          </w:rPr>
          <w:t xml:space="preserve">39+3 </w:t>
        </w:r>
      </w:ins>
      <w:r w:rsidRPr="00125297">
        <w:rPr>
          <w:rFonts w:ascii="Arial" w:hAnsi="Arial" w:cs="Arial"/>
          <w:b/>
          <w:bCs/>
          <w:sz w:val="20"/>
          <w:szCs w:val="20"/>
        </w:rPr>
        <w:t>und fetaler Makrosomie mit Polyhydramnion bei einem insulinpflichtigen Gestationsdiabetes.</w:t>
      </w:r>
    </w:p>
    <w:p w14:paraId="748C2468" w14:textId="3A183416" w:rsidR="00F3013D" w:rsidRPr="00125297" w:rsidRDefault="00F3013D" w:rsidP="00A2414E">
      <w:pPr>
        <w:pStyle w:val="Listenabsatz"/>
        <w:numPr>
          <w:ilvl w:val="0"/>
          <w:numId w:val="20"/>
        </w:numPr>
        <w:spacing w:after="0"/>
        <w:rPr>
          <w:rFonts w:ascii="Arial" w:hAnsi="Arial" w:cs="Arial"/>
          <w:b/>
          <w:bCs/>
          <w:sz w:val="20"/>
          <w:szCs w:val="20"/>
        </w:rPr>
      </w:pPr>
      <w:r w:rsidRPr="00125297">
        <w:rPr>
          <w:rFonts w:ascii="Arial" w:hAnsi="Arial" w:cs="Arial"/>
          <w:b/>
          <w:bCs/>
          <w:sz w:val="20"/>
          <w:szCs w:val="20"/>
        </w:rPr>
        <w:t xml:space="preserve">Eine adipöse </w:t>
      </w:r>
      <w:ins w:id="30" w:author="Entwistle, Andrew" w:date="2026-01-28T13:25:00Z">
        <w:r w:rsidR="00E22155">
          <w:rPr>
            <w:rFonts w:ascii="Arial" w:hAnsi="Arial" w:cs="Arial"/>
            <w:b/>
            <w:bCs/>
            <w:sz w:val="20"/>
            <w:szCs w:val="20"/>
          </w:rPr>
          <w:t xml:space="preserve">Frau </w:t>
        </w:r>
      </w:ins>
      <w:r w:rsidRPr="00125297">
        <w:rPr>
          <w:rFonts w:ascii="Arial" w:hAnsi="Arial" w:cs="Arial"/>
          <w:b/>
          <w:bCs/>
          <w:sz w:val="20"/>
          <w:szCs w:val="20"/>
        </w:rPr>
        <w:t xml:space="preserve">VIIG VP </w:t>
      </w:r>
      <w:del w:id="31" w:author="Entwistle, Andrew" w:date="2026-01-28T13:25:00Z">
        <w:r w:rsidRPr="00125297" w:rsidDel="00E22155">
          <w:rPr>
            <w:rFonts w:ascii="Arial" w:hAnsi="Arial" w:cs="Arial"/>
            <w:b/>
            <w:bCs/>
            <w:sz w:val="20"/>
            <w:szCs w:val="20"/>
          </w:rPr>
          <w:delText xml:space="preserve">mit </w:delText>
        </w:r>
      </w:del>
      <w:ins w:id="32" w:author="Entwistle, Andrew" w:date="2026-01-28T13:25:00Z">
        <w:r w:rsidR="00E22155">
          <w:rPr>
            <w:rFonts w:ascii="Arial" w:hAnsi="Arial" w:cs="Arial"/>
            <w:b/>
            <w:bCs/>
            <w:sz w:val="20"/>
            <w:szCs w:val="20"/>
          </w:rPr>
          <w:t>in der</w:t>
        </w:r>
        <w:r w:rsidR="00E22155" w:rsidRPr="00125297">
          <w:rPr>
            <w:rFonts w:ascii="Arial" w:hAnsi="Arial" w:cs="Arial"/>
            <w:b/>
            <w:bCs/>
            <w:sz w:val="20"/>
            <w:szCs w:val="20"/>
          </w:rPr>
          <w:t xml:space="preserve"> </w:t>
        </w:r>
      </w:ins>
      <w:del w:id="33" w:author="Entwistle, Andrew" w:date="2026-01-28T13:25:00Z">
        <w:r w:rsidRPr="00125297" w:rsidDel="00E22155">
          <w:rPr>
            <w:rFonts w:ascii="Arial" w:hAnsi="Arial" w:cs="Arial"/>
            <w:b/>
            <w:bCs/>
            <w:sz w:val="20"/>
            <w:szCs w:val="20"/>
          </w:rPr>
          <w:delText xml:space="preserve">41+3 </w:delText>
        </w:r>
      </w:del>
      <w:r w:rsidRPr="00125297">
        <w:rPr>
          <w:rFonts w:ascii="Arial" w:hAnsi="Arial" w:cs="Arial"/>
          <w:b/>
          <w:bCs/>
          <w:sz w:val="20"/>
          <w:szCs w:val="20"/>
        </w:rPr>
        <w:t xml:space="preserve">SSW </w:t>
      </w:r>
      <w:ins w:id="34" w:author="Entwistle, Andrew" w:date="2026-01-28T13:25:00Z">
        <w:r w:rsidR="00E22155" w:rsidRPr="00125297">
          <w:rPr>
            <w:rFonts w:ascii="Arial" w:hAnsi="Arial" w:cs="Arial"/>
            <w:b/>
            <w:bCs/>
            <w:sz w:val="20"/>
            <w:szCs w:val="20"/>
          </w:rPr>
          <w:t xml:space="preserve">41+3 </w:t>
        </w:r>
      </w:ins>
      <w:r w:rsidRPr="00125297">
        <w:rPr>
          <w:rFonts w:ascii="Arial" w:hAnsi="Arial" w:cs="Arial"/>
          <w:b/>
          <w:bCs/>
          <w:sz w:val="20"/>
          <w:szCs w:val="20"/>
        </w:rPr>
        <w:t>und einem Uterus myomatosus</w:t>
      </w:r>
    </w:p>
    <w:p w14:paraId="3F5DA32A" w14:textId="1AD8452C" w:rsidR="00F3013D" w:rsidRPr="00125297" w:rsidRDefault="00F3013D" w:rsidP="00A2414E">
      <w:pPr>
        <w:pStyle w:val="Listenabsatz"/>
        <w:numPr>
          <w:ilvl w:val="0"/>
          <w:numId w:val="20"/>
        </w:numPr>
        <w:spacing w:after="0"/>
        <w:rPr>
          <w:rFonts w:ascii="Arial" w:hAnsi="Arial" w:cs="Arial"/>
          <w:b/>
          <w:bCs/>
          <w:sz w:val="20"/>
          <w:szCs w:val="20"/>
        </w:rPr>
      </w:pPr>
      <w:r w:rsidRPr="00125297">
        <w:rPr>
          <w:rFonts w:ascii="Arial" w:hAnsi="Arial" w:cs="Arial"/>
          <w:b/>
          <w:bCs/>
          <w:sz w:val="20"/>
          <w:szCs w:val="20"/>
        </w:rPr>
        <w:t xml:space="preserve">Eine </w:t>
      </w:r>
      <w:ins w:id="35" w:author="Entwistle, Andrew" w:date="2026-01-28T13:25:00Z">
        <w:r w:rsidR="00E22155">
          <w:rPr>
            <w:rFonts w:ascii="Arial" w:hAnsi="Arial" w:cs="Arial"/>
            <w:b/>
            <w:bCs/>
            <w:sz w:val="20"/>
            <w:szCs w:val="20"/>
          </w:rPr>
          <w:t xml:space="preserve">Frau </w:t>
        </w:r>
      </w:ins>
      <w:r w:rsidRPr="00125297">
        <w:rPr>
          <w:rFonts w:ascii="Arial" w:hAnsi="Arial" w:cs="Arial"/>
          <w:b/>
          <w:bCs/>
          <w:sz w:val="20"/>
          <w:szCs w:val="20"/>
        </w:rPr>
        <w:t xml:space="preserve">IIG IP </w:t>
      </w:r>
      <w:del w:id="36" w:author="Entwistle, Andrew" w:date="2026-01-28T13:25:00Z">
        <w:r w:rsidRPr="00125297" w:rsidDel="00E22155">
          <w:rPr>
            <w:rFonts w:ascii="Arial" w:hAnsi="Arial" w:cs="Arial"/>
            <w:b/>
            <w:bCs/>
            <w:sz w:val="20"/>
            <w:szCs w:val="20"/>
          </w:rPr>
          <w:delText xml:space="preserve">mit </w:delText>
        </w:r>
      </w:del>
      <w:ins w:id="37" w:author="Entwistle, Andrew" w:date="2026-01-28T13:25:00Z">
        <w:r w:rsidR="00E22155">
          <w:rPr>
            <w:rFonts w:ascii="Arial" w:hAnsi="Arial" w:cs="Arial"/>
            <w:b/>
            <w:bCs/>
            <w:sz w:val="20"/>
            <w:szCs w:val="20"/>
          </w:rPr>
          <w:t>in der</w:t>
        </w:r>
        <w:r w:rsidR="00E22155" w:rsidRPr="00125297">
          <w:rPr>
            <w:rFonts w:ascii="Arial" w:hAnsi="Arial" w:cs="Arial"/>
            <w:b/>
            <w:bCs/>
            <w:sz w:val="20"/>
            <w:szCs w:val="20"/>
          </w:rPr>
          <w:t xml:space="preserve"> </w:t>
        </w:r>
      </w:ins>
      <w:del w:id="38" w:author="Entwistle, Andrew" w:date="2026-01-28T13:25:00Z">
        <w:r w:rsidRPr="00125297" w:rsidDel="00E22155">
          <w:rPr>
            <w:rFonts w:ascii="Arial" w:hAnsi="Arial" w:cs="Arial"/>
            <w:b/>
            <w:bCs/>
            <w:sz w:val="20"/>
            <w:szCs w:val="20"/>
          </w:rPr>
          <w:delText xml:space="preserve">36+3 </w:delText>
        </w:r>
      </w:del>
      <w:r w:rsidRPr="00125297">
        <w:rPr>
          <w:rFonts w:ascii="Arial" w:hAnsi="Arial" w:cs="Arial"/>
          <w:b/>
          <w:bCs/>
          <w:sz w:val="20"/>
          <w:szCs w:val="20"/>
        </w:rPr>
        <w:t xml:space="preserve">SSW </w:t>
      </w:r>
      <w:ins w:id="39" w:author="Entwistle, Andrew" w:date="2026-01-28T13:25:00Z">
        <w:r w:rsidR="00E22155" w:rsidRPr="00125297">
          <w:rPr>
            <w:rFonts w:ascii="Arial" w:hAnsi="Arial" w:cs="Arial"/>
            <w:b/>
            <w:bCs/>
            <w:sz w:val="20"/>
            <w:szCs w:val="20"/>
          </w:rPr>
          <w:t xml:space="preserve">36+3 </w:t>
        </w:r>
      </w:ins>
      <w:r w:rsidRPr="00125297">
        <w:rPr>
          <w:rFonts w:ascii="Arial" w:hAnsi="Arial" w:cs="Arial"/>
          <w:b/>
          <w:bCs/>
          <w:sz w:val="20"/>
          <w:szCs w:val="20"/>
        </w:rPr>
        <w:t xml:space="preserve">und </w:t>
      </w:r>
      <w:proofErr w:type="spellStart"/>
      <w:r w:rsidRPr="00125297">
        <w:rPr>
          <w:rFonts w:ascii="Arial" w:hAnsi="Arial" w:cs="Arial"/>
          <w:b/>
          <w:bCs/>
          <w:sz w:val="20"/>
          <w:szCs w:val="20"/>
        </w:rPr>
        <w:t>dichorialer</w:t>
      </w:r>
      <w:proofErr w:type="spellEnd"/>
      <w:r w:rsidRPr="00125297">
        <w:rPr>
          <w:rFonts w:ascii="Arial" w:hAnsi="Arial" w:cs="Arial"/>
          <w:b/>
          <w:bCs/>
          <w:sz w:val="20"/>
          <w:szCs w:val="20"/>
        </w:rPr>
        <w:t xml:space="preserve"> </w:t>
      </w:r>
      <w:proofErr w:type="spellStart"/>
      <w:r w:rsidRPr="00125297">
        <w:rPr>
          <w:rFonts w:ascii="Arial" w:hAnsi="Arial" w:cs="Arial"/>
          <w:b/>
          <w:bCs/>
          <w:sz w:val="20"/>
          <w:szCs w:val="20"/>
        </w:rPr>
        <w:t>diamnialer</w:t>
      </w:r>
      <w:proofErr w:type="spellEnd"/>
      <w:r w:rsidRPr="00125297">
        <w:rPr>
          <w:rFonts w:ascii="Arial" w:hAnsi="Arial" w:cs="Arial"/>
          <w:b/>
          <w:bCs/>
          <w:sz w:val="20"/>
          <w:szCs w:val="20"/>
        </w:rPr>
        <w:t xml:space="preserve"> </w:t>
      </w:r>
      <w:proofErr w:type="spellStart"/>
      <w:r w:rsidRPr="00125297">
        <w:rPr>
          <w:rFonts w:ascii="Arial" w:hAnsi="Arial" w:cs="Arial"/>
          <w:b/>
          <w:bCs/>
          <w:sz w:val="20"/>
          <w:szCs w:val="20"/>
        </w:rPr>
        <w:t>Geminigravidität</w:t>
      </w:r>
      <w:proofErr w:type="spellEnd"/>
      <w:r w:rsidRPr="00125297">
        <w:rPr>
          <w:rFonts w:ascii="Arial" w:hAnsi="Arial" w:cs="Arial"/>
          <w:b/>
          <w:bCs/>
          <w:sz w:val="20"/>
          <w:szCs w:val="20"/>
        </w:rPr>
        <w:t xml:space="preserve"> (Beide Feten liegen in Schädellage. Das berechnete Schätzgewicht aus den Ultraschalluntersuchungen liegt bei beiden Feten auf der 80. Perzentile)</w:t>
      </w:r>
    </w:p>
    <w:p w14:paraId="064965FE" w14:textId="10218D58" w:rsidR="00F3013D" w:rsidRPr="00125297" w:rsidRDefault="00F3013D" w:rsidP="00A2414E">
      <w:pPr>
        <w:pStyle w:val="Listenabsatz"/>
        <w:numPr>
          <w:ilvl w:val="0"/>
          <w:numId w:val="20"/>
        </w:numPr>
        <w:spacing w:after="0"/>
        <w:rPr>
          <w:rFonts w:ascii="Arial" w:hAnsi="Arial" w:cs="Arial"/>
          <w:b/>
          <w:bCs/>
          <w:sz w:val="20"/>
          <w:szCs w:val="20"/>
        </w:rPr>
      </w:pPr>
      <w:r w:rsidRPr="00125297">
        <w:rPr>
          <w:rFonts w:ascii="Arial" w:hAnsi="Arial" w:cs="Arial"/>
          <w:b/>
          <w:bCs/>
          <w:sz w:val="20"/>
          <w:szCs w:val="20"/>
        </w:rPr>
        <w:t xml:space="preserve">Eine sportliche </w:t>
      </w:r>
      <w:ins w:id="40" w:author="Entwistle, Andrew" w:date="2026-01-28T13:25:00Z">
        <w:r w:rsidR="0005465A">
          <w:rPr>
            <w:rFonts w:ascii="Arial" w:hAnsi="Arial" w:cs="Arial"/>
            <w:b/>
            <w:bCs/>
            <w:sz w:val="20"/>
            <w:szCs w:val="20"/>
          </w:rPr>
          <w:t xml:space="preserve">Frau </w:t>
        </w:r>
      </w:ins>
      <w:r w:rsidRPr="00125297">
        <w:rPr>
          <w:rFonts w:ascii="Arial" w:hAnsi="Arial" w:cs="Arial"/>
          <w:b/>
          <w:bCs/>
          <w:sz w:val="20"/>
          <w:szCs w:val="20"/>
        </w:rPr>
        <w:t xml:space="preserve">IG </w:t>
      </w:r>
      <w:del w:id="41" w:author="Entwistle, Andrew" w:date="2026-01-28T13:25:00Z">
        <w:r w:rsidRPr="00125297" w:rsidDel="0005465A">
          <w:rPr>
            <w:rFonts w:ascii="Arial" w:hAnsi="Arial" w:cs="Arial"/>
            <w:b/>
            <w:bCs/>
            <w:sz w:val="20"/>
            <w:szCs w:val="20"/>
          </w:rPr>
          <w:delText xml:space="preserve">mit </w:delText>
        </w:r>
      </w:del>
      <w:ins w:id="42" w:author="Entwistle, Andrew" w:date="2026-01-28T13:25:00Z">
        <w:r w:rsidR="0005465A">
          <w:rPr>
            <w:rFonts w:ascii="Arial" w:hAnsi="Arial" w:cs="Arial"/>
            <w:b/>
            <w:bCs/>
            <w:sz w:val="20"/>
            <w:szCs w:val="20"/>
          </w:rPr>
          <w:t>in der</w:t>
        </w:r>
        <w:r w:rsidR="0005465A" w:rsidRPr="00125297">
          <w:rPr>
            <w:rFonts w:ascii="Arial" w:hAnsi="Arial" w:cs="Arial"/>
            <w:b/>
            <w:bCs/>
            <w:sz w:val="20"/>
            <w:szCs w:val="20"/>
          </w:rPr>
          <w:t xml:space="preserve"> </w:t>
        </w:r>
      </w:ins>
      <w:del w:id="43" w:author="Entwistle, Andrew" w:date="2026-01-28T13:26:00Z">
        <w:r w:rsidRPr="00125297" w:rsidDel="0005465A">
          <w:rPr>
            <w:rFonts w:ascii="Arial" w:hAnsi="Arial" w:cs="Arial"/>
            <w:b/>
            <w:bCs/>
            <w:sz w:val="20"/>
            <w:szCs w:val="20"/>
          </w:rPr>
          <w:delText xml:space="preserve">40+1 </w:delText>
        </w:r>
      </w:del>
      <w:r w:rsidRPr="00125297">
        <w:rPr>
          <w:rFonts w:ascii="Arial" w:hAnsi="Arial" w:cs="Arial"/>
          <w:b/>
          <w:bCs/>
          <w:sz w:val="20"/>
          <w:szCs w:val="20"/>
        </w:rPr>
        <w:t>SSW</w:t>
      </w:r>
      <w:ins w:id="44" w:author="Entwistle, Andrew" w:date="2026-01-28T13:26:00Z">
        <w:r w:rsidR="0005465A">
          <w:rPr>
            <w:rFonts w:ascii="Arial" w:hAnsi="Arial" w:cs="Arial"/>
            <w:b/>
            <w:bCs/>
            <w:sz w:val="20"/>
            <w:szCs w:val="20"/>
          </w:rPr>
          <w:t xml:space="preserve"> </w:t>
        </w:r>
        <w:r w:rsidR="0005465A" w:rsidRPr="00125297">
          <w:rPr>
            <w:rFonts w:ascii="Arial" w:hAnsi="Arial" w:cs="Arial"/>
            <w:b/>
            <w:bCs/>
            <w:sz w:val="20"/>
            <w:szCs w:val="20"/>
          </w:rPr>
          <w:t>40+1</w:t>
        </w:r>
      </w:ins>
      <w:r w:rsidRPr="00125297">
        <w:rPr>
          <w:rFonts w:ascii="Arial" w:hAnsi="Arial" w:cs="Arial"/>
          <w:b/>
          <w:bCs/>
          <w:sz w:val="20"/>
          <w:szCs w:val="20"/>
        </w:rPr>
        <w:t>, einem vollständig eröffneten Muttermund und einer hinteren Scheitelbeineinstellung.</w:t>
      </w:r>
    </w:p>
    <w:p w14:paraId="1D7B2F8F" w14:textId="77777777" w:rsidR="00F30467" w:rsidRPr="00125297" w:rsidRDefault="00F30467" w:rsidP="00F30467">
      <w:pPr>
        <w:rPr>
          <w:rFonts w:ascii="Arial" w:hAnsi="Arial" w:cs="Arial"/>
          <w:sz w:val="20"/>
          <w:szCs w:val="20"/>
        </w:rPr>
      </w:pPr>
      <w:r w:rsidRPr="00125297">
        <w:rPr>
          <w:rFonts w:ascii="Arial" w:hAnsi="Arial" w:cs="Arial"/>
          <w:sz w:val="20"/>
          <w:szCs w:val="20"/>
        </w:rPr>
        <w:t>--</w:t>
      </w:r>
    </w:p>
    <w:p w14:paraId="19DC346D" w14:textId="77777777" w:rsidR="00F30467" w:rsidRPr="00125297" w:rsidRDefault="00F30467" w:rsidP="00F30467">
      <w:pPr>
        <w:rPr>
          <w:rFonts w:ascii="Arial" w:hAnsi="Arial" w:cs="Arial"/>
          <w:sz w:val="20"/>
          <w:szCs w:val="20"/>
        </w:rPr>
      </w:pPr>
      <w:r w:rsidRPr="00125297">
        <w:rPr>
          <w:rFonts w:ascii="Arial" w:hAnsi="Arial" w:cs="Arial"/>
          <w:sz w:val="20"/>
          <w:szCs w:val="20"/>
        </w:rPr>
        <w:t>Titel: Klausur Gynäkologie und Geburtshilfe WS 2025/26</w:t>
      </w:r>
    </w:p>
    <w:p w14:paraId="2FD40B45" w14:textId="77777777" w:rsidR="00F30467" w:rsidRPr="00125297" w:rsidRDefault="00F30467" w:rsidP="00F30467">
      <w:pPr>
        <w:rPr>
          <w:rFonts w:ascii="Arial" w:hAnsi="Arial" w:cs="Arial"/>
          <w:sz w:val="20"/>
          <w:szCs w:val="20"/>
        </w:rPr>
      </w:pPr>
      <w:r w:rsidRPr="00125297">
        <w:rPr>
          <w:rFonts w:ascii="Arial" w:hAnsi="Arial" w:cs="Arial"/>
          <w:sz w:val="20"/>
          <w:szCs w:val="20"/>
        </w:rPr>
        <w:t>--</w:t>
      </w:r>
    </w:p>
    <w:p w14:paraId="1F816B14" w14:textId="0AC0F00F" w:rsidR="00F3013D" w:rsidRPr="00125297" w:rsidRDefault="00F30467" w:rsidP="00F3013D">
      <w:pPr>
        <w:spacing w:after="0"/>
        <w:rPr>
          <w:rFonts w:ascii="Arial" w:hAnsi="Arial" w:cs="Arial"/>
          <w:sz w:val="20"/>
          <w:szCs w:val="20"/>
        </w:rPr>
      </w:pPr>
      <w:r w:rsidRPr="00125297">
        <w:rPr>
          <w:rFonts w:ascii="Arial" w:hAnsi="Arial" w:cs="Arial"/>
          <w:sz w:val="20"/>
          <w:szCs w:val="20"/>
        </w:rPr>
        <w:t xml:space="preserve">20. </w:t>
      </w:r>
      <w:r w:rsidR="00F3013D" w:rsidRPr="00125297">
        <w:rPr>
          <w:rFonts w:ascii="Arial" w:hAnsi="Arial" w:cs="Arial"/>
          <w:sz w:val="20"/>
          <w:szCs w:val="20"/>
        </w:rPr>
        <w:t xml:space="preserve">Welche der folgenden Aussagen zur Plazenta </w:t>
      </w:r>
      <w:proofErr w:type="spellStart"/>
      <w:r w:rsidR="00F3013D" w:rsidRPr="00125297">
        <w:rPr>
          <w:rFonts w:ascii="Arial" w:hAnsi="Arial" w:cs="Arial"/>
          <w:sz w:val="20"/>
          <w:szCs w:val="20"/>
        </w:rPr>
        <w:t>prävia</w:t>
      </w:r>
      <w:proofErr w:type="spellEnd"/>
      <w:r w:rsidR="00F3013D" w:rsidRPr="00125297">
        <w:rPr>
          <w:rFonts w:ascii="Arial" w:hAnsi="Arial" w:cs="Arial"/>
          <w:sz w:val="20"/>
          <w:szCs w:val="20"/>
        </w:rPr>
        <w:t xml:space="preserve"> treffen zu?</w:t>
      </w:r>
    </w:p>
    <w:p w14:paraId="4F040470" w14:textId="77777777" w:rsidR="00F30467" w:rsidRPr="00125297" w:rsidRDefault="00F30467" w:rsidP="00F30467">
      <w:pPr>
        <w:spacing w:after="0"/>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PickS</w:t>
      </w:r>
      <w:proofErr w:type="spellEnd"/>
    </w:p>
    <w:p w14:paraId="42F59C4E" w14:textId="3FA26C12" w:rsidR="00F3013D" w:rsidRPr="00125297" w:rsidRDefault="00F3013D" w:rsidP="00A2414E">
      <w:pPr>
        <w:pStyle w:val="Listenabsatz"/>
        <w:numPr>
          <w:ilvl w:val="0"/>
          <w:numId w:val="21"/>
        </w:numPr>
        <w:spacing w:after="0"/>
        <w:rPr>
          <w:rFonts w:ascii="Arial" w:hAnsi="Arial" w:cs="Arial"/>
          <w:sz w:val="20"/>
          <w:szCs w:val="20"/>
        </w:rPr>
      </w:pPr>
      <w:r w:rsidRPr="00125297">
        <w:rPr>
          <w:rFonts w:ascii="Arial" w:hAnsi="Arial" w:cs="Arial"/>
          <w:b/>
          <w:bCs/>
          <w:sz w:val="20"/>
          <w:szCs w:val="20"/>
        </w:rPr>
        <w:t xml:space="preserve">Eine Plazenta </w:t>
      </w:r>
      <w:proofErr w:type="spellStart"/>
      <w:r w:rsidRPr="00125297">
        <w:rPr>
          <w:rFonts w:ascii="Arial" w:hAnsi="Arial" w:cs="Arial"/>
          <w:b/>
          <w:bCs/>
          <w:sz w:val="20"/>
          <w:szCs w:val="20"/>
        </w:rPr>
        <w:t>prävia</w:t>
      </w:r>
      <w:proofErr w:type="spellEnd"/>
      <w:r w:rsidRPr="00125297">
        <w:rPr>
          <w:rFonts w:ascii="Arial" w:hAnsi="Arial" w:cs="Arial"/>
          <w:b/>
          <w:bCs/>
          <w:sz w:val="20"/>
          <w:szCs w:val="20"/>
        </w:rPr>
        <w:t xml:space="preserve"> </w:t>
      </w:r>
      <w:proofErr w:type="spellStart"/>
      <w:r w:rsidRPr="00125297">
        <w:rPr>
          <w:rFonts w:ascii="Arial" w:hAnsi="Arial" w:cs="Arial"/>
          <w:b/>
          <w:bCs/>
          <w:sz w:val="20"/>
          <w:szCs w:val="20"/>
        </w:rPr>
        <w:t>totalis</w:t>
      </w:r>
      <w:proofErr w:type="spellEnd"/>
      <w:r w:rsidRPr="00125297">
        <w:rPr>
          <w:rFonts w:ascii="Arial" w:hAnsi="Arial" w:cs="Arial"/>
          <w:b/>
          <w:bCs/>
          <w:sz w:val="20"/>
          <w:szCs w:val="20"/>
        </w:rPr>
        <w:t xml:space="preserve"> liegt vollständig über dem inneren Muttermund und führt häufig zu einer Lagean</w:t>
      </w:r>
      <w:r w:rsidR="008B7224" w:rsidRPr="00125297">
        <w:rPr>
          <w:rFonts w:ascii="Arial" w:hAnsi="Arial" w:cs="Arial"/>
          <w:b/>
          <w:bCs/>
          <w:sz w:val="20"/>
          <w:szCs w:val="20"/>
        </w:rPr>
        <w:t>o</w:t>
      </w:r>
      <w:r w:rsidRPr="00125297">
        <w:rPr>
          <w:rFonts w:ascii="Arial" w:hAnsi="Arial" w:cs="Arial"/>
          <w:b/>
          <w:bCs/>
          <w:sz w:val="20"/>
          <w:szCs w:val="20"/>
        </w:rPr>
        <w:t>malie des Fet</w:t>
      </w:r>
      <w:r w:rsidR="009D7808">
        <w:rPr>
          <w:rFonts w:ascii="Arial" w:hAnsi="Arial" w:cs="Arial"/>
          <w:b/>
          <w:bCs/>
          <w:sz w:val="20"/>
          <w:szCs w:val="20"/>
        </w:rPr>
        <w:t>us</w:t>
      </w:r>
      <w:r w:rsidRPr="00125297">
        <w:rPr>
          <w:rFonts w:ascii="Arial" w:hAnsi="Arial" w:cs="Arial"/>
          <w:b/>
          <w:bCs/>
          <w:sz w:val="20"/>
          <w:szCs w:val="20"/>
        </w:rPr>
        <w:t>.</w:t>
      </w:r>
    </w:p>
    <w:p w14:paraId="637A4575" w14:textId="447C0DE5" w:rsidR="00F3013D" w:rsidRPr="00125297" w:rsidRDefault="00F3013D" w:rsidP="00A2414E">
      <w:pPr>
        <w:pStyle w:val="Listenabsatz"/>
        <w:numPr>
          <w:ilvl w:val="0"/>
          <w:numId w:val="21"/>
        </w:numPr>
        <w:spacing w:after="0"/>
        <w:rPr>
          <w:rFonts w:ascii="Arial" w:hAnsi="Arial" w:cs="Arial"/>
          <w:sz w:val="20"/>
          <w:szCs w:val="20"/>
        </w:rPr>
      </w:pPr>
      <w:r w:rsidRPr="00125297">
        <w:rPr>
          <w:rFonts w:ascii="Arial" w:hAnsi="Arial" w:cs="Arial"/>
          <w:b/>
          <w:bCs/>
          <w:sz w:val="20"/>
          <w:szCs w:val="20"/>
        </w:rPr>
        <w:t xml:space="preserve">Risiken für eine Plazenta </w:t>
      </w:r>
      <w:proofErr w:type="spellStart"/>
      <w:r w:rsidRPr="00125297">
        <w:rPr>
          <w:rFonts w:ascii="Arial" w:hAnsi="Arial" w:cs="Arial"/>
          <w:b/>
          <w:bCs/>
          <w:sz w:val="20"/>
          <w:szCs w:val="20"/>
        </w:rPr>
        <w:t>prävia</w:t>
      </w:r>
      <w:proofErr w:type="spellEnd"/>
      <w:r w:rsidRPr="00125297">
        <w:rPr>
          <w:rFonts w:ascii="Arial" w:hAnsi="Arial" w:cs="Arial"/>
          <w:b/>
          <w:bCs/>
          <w:sz w:val="20"/>
          <w:szCs w:val="20"/>
        </w:rPr>
        <w:t xml:space="preserve"> sind Voroperationen am Uterus wie eine Sectio, </w:t>
      </w:r>
      <w:proofErr w:type="spellStart"/>
      <w:r w:rsidRPr="00125297">
        <w:rPr>
          <w:rFonts w:ascii="Arial" w:hAnsi="Arial" w:cs="Arial"/>
          <w:b/>
          <w:bCs/>
          <w:sz w:val="20"/>
          <w:szCs w:val="20"/>
        </w:rPr>
        <w:t>Myomenukleationen</w:t>
      </w:r>
      <w:proofErr w:type="spellEnd"/>
      <w:r w:rsidRPr="00125297">
        <w:rPr>
          <w:rFonts w:ascii="Arial" w:hAnsi="Arial" w:cs="Arial"/>
          <w:b/>
          <w:bCs/>
          <w:sz w:val="20"/>
          <w:szCs w:val="20"/>
        </w:rPr>
        <w:t xml:space="preserve"> oder Kürettagen</w:t>
      </w:r>
    </w:p>
    <w:p w14:paraId="64C793A3" w14:textId="4D842D00" w:rsidR="00F3013D" w:rsidRPr="00125297" w:rsidRDefault="00F3013D" w:rsidP="00A2414E">
      <w:pPr>
        <w:pStyle w:val="Listenabsatz"/>
        <w:numPr>
          <w:ilvl w:val="0"/>
          <w:numId w:val="21"/>
        </w:numPr>
        <w:spacing w:after="0"/>
        <w:rPr>
          <w:rFonts w:ascii="Arial" w:hAnsi="Arial" w:cs="Arial"/>
          <w:sz w:val="20"/>
          <w:szCs w:val="20"/>
        </w:rPr>
      </w:pPr>
      <w:r w:rsidRPr="00125297">
        <w:rPr>
          <w:rFonts w:ascii="Arial" w:hAnsi="Arial" w:cs="Arial"/>
          <w:sz w:val="20"/>
          <w:szCs w:val="20"/>
        </w:rPr>
        <w:t xml:space="preserve">Eines der Leitsymptome einer Plazenta </w:t>
      </w:r>
      <w:proofErr w:type="spellStart"/>
      <w:r w:rsidRPr="00125297">
        <w:rPr>
          <w:rFonts w:ascii="Arial" w:hAnsi="Arial" w:cs="Arial"/>
          <w:sz w:val="20"/>
          <w:szCs w:val="20"/>
        </w:rPr>
        <w:t>prävia</w:t>
      </w:r>
      <w:proofErr w:type="spellEnd"/>
      <w:r w:rsidRPr="00125297">
        <w:rPr>
          <w:rFonts w:ascii="Arial" w:hAnsi="Arial" w:cs="Arial"/>
          <w:sz w:val="20"/>
          <w:szCs w:val="20"/>
        </w:rPr>
        <w:t>-Blutung ist die schmerzhafte Blutung bei einem tonisierten Uterus.</w:t>
      </w:r>
    </w:p>
    <w:p w14:paraId="5777B0E6" w14:textId="5D57A380" w:rsidR="00F3013D" w:rsidRPr="00125297" w:rsidRDefault="00F3013D" w:rsidP="00A2414E">
      <w:pPr>
        <w:pStyle w:val="Listenabsatz"/>
        <w:numPr>
          <w:ilvl w:val="0"/>
          <w:numId w:val="21"/>
        </w:numPr>
        <w:spacing w:after="0"/>
        <w:rPr>
          <w:rFonts w:ascii="Arial" w:hAnsi="Arial" w:cs="Arial"/>
          <w:b/>
          <w:bCs/>
          <w:sz w:val="20"/>
          <w:szCs w:val="20"/>
        </w:rPr>
      </w:pPr>
      <w:r w:rsidRPr="00125297">
        <w:rPr>
          <w:rFonts w:ascii="Arial" w:hAnsi="Arial" w:cs="Arial"/>
          <w:b/>
          <w:bCs/>
          <w:sz w:val="20"/>
          <w:szCs w:val="20"/>
        </w:rPr>
        <w:t xml:space="preserve">Die Blutung bei einer Plazenta </w:t>
      </w:r>
      <w:proofErr w:type="spellStart"/>
      <w:r w:rsidRPr="00125297">
        <w:rPr>
          <w:rFonts w:ascii="Arial" w:hAnsi="Arial" w:cs="Arial"/>
          <w:b/>
          <w:bCs/>
          <w:sz w:val="20"/>
          <w:szCs w:val="20"/>
        </w:rPr>
        <w:t>prävia</w:t>
      </w:r>
      <w:proofErr w:type="spellEnd"/>
      <w:r w:rsidRPr="00125297">
        <w:rPr>
          <w:rFonts w:ascii="Arial" w:hAnsi="Arial" w:cs="Arial"/>
          <w:b/>
          <w:bCs/>
          <w:sz w:val="20"/>
          <w:szCs w:val="20"/>
        </w:rPr>
        <w:t xml:space="preserve"> ist potentiell lebensbedrohlich für Mutter und Kind.</w:t>
      </w:r>
    </w:p>
    <w:p w14:paraId="25CA5BD8" w14:textId="51934C7B" w:rsidR="00F3013D" w:rsidRPr="00125297" w:rsidRDefault="00F3013D" w:rsidP="00A2414E">
      <w:pPr>
        <w:pStyle w:val="Listenabsatz"/>
        <w:numPr>
          <w:ilvl w:val="0"/>
          <w:numId w:val="21"/>
        </w:numPr>
        <w:spacing w:after="0"/>
        <w:rPr>
          <w:rFonts w:ascii="Arial" w:hAnsi="Arial" w:cs="Arial"/>
          <w:sz w:val="20"/>
          <w:szCs w:val="20"/>
        </w:rPr>
      </w:pPr>
      <w:r w:rsidRPr="00125297">
        <w:rPr>
          <w:rFonts w:ascii="Arial" w:hAnsi="Arial" w:cs="Arial"/>
          <w:sz w:val="20"/>
          <w:szCs w:val="20"/>
        </w:rPr>
        <w:t>Bei einer tiefsitzenden Plazenta ist eine vaginale Entbindung wegen des zu erwartenden Blutungsrisikos nicht zu empfehlen.</w:t>
      </w:r>
    </w:p>
    <w:p w14:paraId="5F3243B6" w14:textId="5CE0792D" w:rsidR="00F3013D" w:rsidRPr="00125297" w:rsidRDefault="00F3013D" w:rsidP="00A2414E">
      <w:pPr>
        <w:pStyle w:val="Listenabsatz"/>
        <w:numPr>
          <w:ilvl w:val="0"/>
          <w:numId w:val="21"/>
        </w:numPr>
        <w:spacing w:after="0"/>
        <w:rPr>
          <w:rFonts w:ascii="Arial" w:hAnsi="Arial" w:cs="Arial"/>
          <w:sz w:val="20"/>
          <w:szCs w:val="20"/>
        </w:rPr>
      </w:pPr>
      <w:r w:rsidRPr="00125297">
        <w:rPr>
          <w:rFonts w:ascii="Arial" w:hAnsi="Arial" w:cs="Arial"/>
          <w:sz w:val="20"/>
          <w:szCs w:val="20"/>
        </w:rPr>
        <w:t xml:space="preserve">Der Nachweis einer Plazenta </w:t>
      </w:r>
      <w:proofErr w:type="spellStart"/>
      <w:r w:rsidRPr="00125297">
        <w:rPr>
          <w:rFonts w:ascii="Arial" w:hAnsi="Arial" w:cs="Arial"/>
          <w:sz w:val="20"/>
          <w:szCs w:val="20"/>
        </w:rPr>
        <w:t>prävia</w:t>
      </w:r>
      <w:proofErr w:type="spellEnd"/>
      <w:r w:rsidRPr="00125297">
        <w:rPr>
          <w:rFonts w:ascii="Arial" w:hAnsi="Arial" w:cs="Arial"/>
          <w:sz w:val="20"/>
          <w:szCs w:val="20"/>
        </w:rPr>
        <w:t xml:space="preserve"> sollte durch eine vaginale </w:t>
      </w:r>
      <w:r w:rsidR="008B7224" w:rsidRPr="00125297">
        <w:rPr>
          <w:rFonts w:ascii="Arial" w:hAnsi="Arial" w:cs="Arial"/>
          <w:sz w:val="20"/>
          <w:szCs w:val="20"/>
        </w:rPr>
        <w:t>Tastu</w:t>
      </w:r>
      <w:r w:rsidRPr="00125297">
        <w:rPr>
          <w:rFonts w:ascii="Arial" w:hAnsi="Arial" w:cs="Arial"/>
          <w:sz w:val="20"/>
          <w:szCs w:val="20"/>
        </w:rPr>
        <w:t>ntersuchung erfolgen.</w:t>
      </w:r>
    </w:p>
    <w:p w14:paraId="46B90526" w14:textId="77777777" w:rsidR="00F30467" w:rsidRPr="00125297" w:rsidRDefault="00F30467" w:rsidP="00F30467">
      <w:pPr>
        <w:rPr>
          <w:rFonts w:ascii="Arial" w:hAnsi="Arial" w:cs="Arial"/>
          <w:sz w:val="20"/>
          <w:szCs w:val="20"/>
        </w:rPr>
      </w:pPr>
      <w:r w:rsidRPr="00125297">
        <w:rPr>
          <w:rFonts w:ascii="Arial" w:hAnsi="Arial" w:cs="Arial"/>
          <w:sz w:val="20"/>
          <w:szCs w:val="20"/>
        </w:rPr>
        <w:t>--</w:t>
      </w:r>
    </w:p>
    <w:p w14:paraId="43074C16" w14:textId="77777777" w:rsidR="00F30467" w:rsidRPr="00125297" w:rsidRDefault="00F30467" w:rsidP="00F30467">
      <w:pPr>
        <w:rPr>
          <w:rFonts w:ascii="Arial" w:hAnsi="Arial" w:cs="Arial"/>
          <w:sz w:val="20"/>
          <w:szCs w:val="20"/>
        </w:rPr>
      </w:pPr>
      <w:r w:rsidRPr="00125297">
        <w:rPr>
          <w:rFonts w:ascii="Arial" w:hAnsi="Arial" w:cs="Arial"/>
          <w:sz w:val="20"/>
          <w:szCs w:val="20"/>
        </w:rPr>
        <w:t>Titel: Klausur Gynäkologie und Geburtshilfe WS 2025/26</w:t>
      </w:r>
    </w:p>
    <w:p w14:paraId="531B936F" w14:textId="7BBEA426" w:rsidR="00DC5A2A" w:rsidRPr="00125297" w:rsidRDefault="00DC5A2A" w:rsidP="00DC5A2A">
      <w:pPr>
        <w:rPr>
          <w:rFonts w:ascii="Arial" w:hAnsi="Arial" w:cs="Arial"/>
          <w:sz w:val="20"/>
          <w:szCs w:val="20"/>
        </w:rPr>
      </w:pPr>
      <w:r w:rsidRPr="00125297">
        <w:rPr>
          <w:rFonts w:ascii="Arial" w:hAnsi="Arial" w:cs="Arial"/>
          <w:sz w:val="20"/>
          <w:szCs w:val="20"/>
        </w:rPr>
        <w:t>Bei einer 34</w:t>
      </w:r>
      <w:ins w:id="45" w:author="Entwistle, Andrew" w:date="2026-01-28T13:26:00Z">
        <w:r w:rsidR="0005465A">
          <w:rPr>
            <w:rFonts w:ascii="Arial" w:hAnsi="Arial" w:cs="Arial"/>
            <w:sz w:val="20"/>
            <w:szCs w:val="20"/>
          </w:rPr>
          <w:t>-</w:t>
        </w:r>
      </w:ins>
      <w:r w:rsidRPr="00125297">
        <w:rPr>
          <w:rFonts w:ascii="Arial" w:hAnsi="Arial" w:cs="Arial"/>
          <w:sz w:val="20"/>
          <w:szCs w:val="20"/>
        </w:rPr>
        <w:t xml:space="preserve">jährigen </w:t>
      </w:r>
      <w:ins w:id="46" w:author="Entwistle, Andrew" w:date="2026-01-28T13:27:00Z">
        <w:r w:rsidR="0005465A">
          <w:rPr>
            <w:rFonts w:ascii="Arial" w:hAnsi="Arial" w:cs="Arial"/>
            <w:sz w:val="20"/>
            <w:szCs w:val="20"/>
          </w:rPr>
          <w:t xml:space="preserve">Frau </w:t>
        </w:r>
      </w:ins>
      <w:r w:rsidRPr="00125297">
        <w:rPr>
          <w:rFonts w:ascii="Arial" w:hAnsi="Arial" w:cs="Arial"/>
          <w:sz w:val="20"/>
          <w:szCs w:val="20"/>
        </w:rPr>
        <w:t xml:space="preserve">IG </w:t>
      </w:r>
      <w:del w:id="47" w:author="Entwistle, Andrew" w:date="2026-01-28T13:27:00Z">
        <w:r w:rsidRPr="00125297" w:rsidDel="0005465A">
          <w:rPr>
            <w:rFonts w:ascii="Arial" w:hAnsi="Arial" w:cs="Arial"/>
            <w:sz w:val="20"/>
            <w:szCs w:val="20"/>
          </w:rPr>
          <w:delText xml:space="preserve">mit </w:delText>
        </w:r>
      </w:del>
      <w:ins w:id="48" w:author="Entwistle, Andrew" w:date="2026-01-28T13:27:00Z">
        <w:r w:rsidR="0005465A">
          <w:rPr>
            <w:rFonts w:ascii="Arial" w:hAnsi="Arial" w:cs="Arial"/>
            <w:sz w:val="20"/>
            <w:szCs w:val="20"/>
          </w:rPr>
          <w:t>in der</w:t>
        </w:r>
        <w:r w:rsidR="0005465A" w:rsidRPr="00125297">
          <w:rPr>
            <w:rFonts w:ascii="Arial" w:hAnsi="Arial" w:cs="Arial"/>
            <w:sz w:val="20"/>
            <w:szCs w:val="20"/>
          </w:rPr>
          <w:t xml:space="preserve"> </w:t>
        </w:r>
      </w:ins>
      <w:del w:id="49" w:author="Entwistle, Andrew" w:date="2026-01-28T13:27:00Z">
        <w:r w:rsidRPr="00125297" w:rsidDel="0005465A">
          <w:rPr>
            <w:rFonts w:ascii="Arial" w:hAnsi="Arial" w:cs="Arial"/>
            <w:sz w:val="20"/>
            <w:szCs w:val="20"/>
          </w:rPr>
          <w:delText xml:space="preserve">40+2 </w:delText>
        </w:r>
      </w:del>
      <w:r w:rsidRPr="00125297">
        <w:rPr>
          <w:rFonts w:ascii="Arial" w:hAnsi="Arial" w:cs="Arial"/>
          <w:sz w:val="20"/>
          <w:szCs w:val="20"/>
        </w:rPr>
        <w:t>Schwangerschaftswoche</w:t>
      </w:r>
      <w:del w:id="50" w:author="Entwistle, Andrew" w:date="2026-01-28T13:27:00Z">
        <w:r w:rsidRPr="00125297" w:rsidDel="0005465A">
          <w:rPr>
            <w:rFonts w:ascii="Arial" w:hAnsi="Arial" w:cs="Arial"/>
            <w:sz w:val="20"/>
            <w:szCs w:val="20"/>
          </w:rPr>
          <w:delText>n</w:delText>
        </w:r>
      </w:del>
      <w:r w:rsidRPr="00125297">
        <w:rPr>
          <w:rFonts w:ascii="Arial" w:hAnsi="Arial" w:cs="Arial"/>
          <w:sz w:val="20"/>
          <w:szCs w:val="20"/>
        </w:rPr>
        <w:t xml:space="preserve"> </w:t>
      </w:r>
      <w:ins w:id="51" w:author="Entwistle, Andrew" w:date="2026-01-28T13:27:00Z">
        <w:r w:rsidR="0005465A" w:rsidRPr="00125297">
          <w:rPr>
            <w:rFonts w:ascii="Arial" w:hAnsi="Arial" w:cs="Arial"/>
            <w:sz w:val="20"/>
            <w:szCs w:val="20"/>
          </w:rPr>
          <w:t xml:space="preserve">40+2 </w:t>
        </w:r>
      </w:ins>
      <w:del w:id="52" w:author="Entwistle, Andrew" w:date="2026-01-28T13:27:00Z">
        <w:r w:rsidRPr="00125297" w:rsidDel="0005465A">
          <w:rPr>
            <w:rFonts w:ascii="Arial" w:hAnsi="Arial" w:cs="Arial"/>
            <w:sz w:val="20"/>
            <w:szCs w:val="20"/>
          </w:rPr>
          <w:delText xml:space="preserve">(SSW) </w:delText>
        </w:r>
      </w:del>
      <w:r w:rsidRPr="00125297">
        <w:rPr>
          <w:rFonts w:ascii="Arial" w:hAnsi="Arial" w:cs="Arial"/>
          <w:sz w:val="20"/>
          <w:szCs w:val="20"/>
        </w:rPr>
        <w:t xml:space="preserve">besteht ein protrahierter Geburtsverlauf. Trotz Unterstützung mittels </w:t>
      </w:r>
      <w:proofErr w:type="spellStart"/>
      <w:r w:rsidRPr="00125297">
        <w:rPr>
          <w:rFonts w:ascii="Arial" w:hAnsi="Arial" w:cs="Arial"/>
          <w:sz w:val="20"/>
          <w:szCs w:val="20"/>
        </w:rPr>
        <w:t>Oxytocinperfusor</w:t>
      </w:r>
      <w:proofErr w:type="spellEnd"/>
      <w:r w:rsidRPr="00125297">
        <w:rPr>
          <w:rFonts w:ascii="Arial" w:hAnsi="Arial" w:cs="Arial"/>
          <w:sz w:val="20"/>
          <w:szCs w:val="20"/>
        </w:rPr>
        <w:t xml:space="preserve"> gibt es keinen Geburtsfortschritt. Bei einem Höhenstand des fetalen Köpfchens auf Beckenmitte führen Sie eine Vakuumextraktion nach entsprechender Aufklärung und Einwilligung der Gebärenden durch. Nach 3 Traktionen kommt es zur Kopfgeburt. In der nächsten Wehe folgen die Schulter und der restliche Körper des Kindes nicht. Das Köpfchen ist nicht vollständig ausrotiert und wirkt aufgepresst.</w:t>
      </w:r>
    </w:p>
    <w:p w14:paraId="09FEB433" w14:textId="77777777" w:rsidR="00F30467" w:rsidRPr="00125297" w:rsidRDefault="00F30467" w:rsidP="00F30467">
      <w:pPr>
        <w:rPr>
          <w:rFonts w:ascii="Arial" w:hAnsi="Arial" w:cs="Arial"/>
          <w:sz w:val="20"/>
          <w:szCs w:val="20"/>
        </w:rPr>
      </w:pPr>
      <w:r w:rsidRPr="00125297">
        <w:rPr>
          <w:rFonts w:ascii="Arial" w:hAnsi="Arial" w:cs="Arial"/>
          <w:sz w:val="20"/>
          <w:szCs w:val="20"/>
        </w:rPr>
        <w:t>--</w:t>
      </w:r>
    </w:p>
    <w:p w14:paraId="66EC9A29" w14:textId="1463160F" w:rsidR="00F3013D" w:rsidRPr="00125297" w:rsidRDefault="00F30467" w:rsidP="00F3013D">
      <w:pPr>
        <w:rPr>
          <w:rFonts w:ascii="Arial" w:hAnsi="Arial" w:cs="Arial"/>
          <w:sz w:val="20"/>
          <w:szCs w:val="20"/>
        </w:rPr>
      </w:pPr>
      <w:r w:rsidRPr="00125297">
        <w:rPr>
          <w:rFonts w:ascii="Arial" w:hAnsi="Arial" w:cs="Arial"/>
          <w:sz w:val="20"/>
          <w:szCs w:val="20"/>
        </w:rPr>
        <w:t xml:space="preserve">21. </w:t>
      </w:r>
      <w:r w:rsidR="00F3013D" w:rsidRPr="00125297">
        <w:rPr>
          <w:rFonts w:ascii="Arial" w:hAnsi="Arial" w:cs="Arial"/>
          <w:sz w:val="20"/>
          <w:szCs w:val="20"/>
        </w:rPr>
        <w:t xml:space="preserve">Welche Aussage </w:t>
      </w:r>
      <w:r w:rsidRPr="00125297">
        <w:rPr>
          <w:rFonts w:ascii="Arial" w:hAnsi="Arial" w:cs="Arial"/>
          <w:sz w:val="20"/>
          <w:szCs w:val="20"/>
        </w:rPr>
        <w:t>trifft am ehesten zu</w:t>
      </w:r>
      <w:r w:rsidR="00F3013D" w:rsidRPr="00125297">
        <w:rPr>
          <w:rFonts w:ascii="Arial" w:hAnsi="Arial" w:cs="Arial"/>
          <w:sz w:val="20"/>
          <w:szCs w:val="20"/>
        </w:rPr>
        <w:t>?</w:t>
      </w:r>
    </w:p>
    <w:p w14:paraId="121C49CF" w14:textId="5653B480" w:rsidR="00F30467" w:rsidRPr="00125297" w:rsidRDefault="00F30467" w:rsidP="00F30467">
      <w:pPr>
        <w:spacing w:after="0"/>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TypA</w:t>
      </w:r>
      <w:proofErr w:type="spellEnd"/>
    </w:p>
    <w:p w14:paraId="1DE2F95A" w14:textId="683B9C94" w:rsidR="00F3013D" w:rsidRPr="00125297" w:rsidRDefault="00F3013D" w:rsidP="00A2414E">
      <w:pPr>
        <w:pStyle w:val="Listenabsatz"/>
        <w:numPr>
          <w:ilvl w:val="0"/>
          <w:numId w:val="1"/>
        </w:numPr>
        <w:rPr>
          <w:rFonts w:ascii="Arial" w:hAnsi="Arial" w:cs="Arial"/>
          <w:sz w:val="20"/>
          <w:szCs w:val="20"/>
        </w:rPr>
      </w:pPr>
      <w:r w:rsidRPr="00125297">
        <w:rPr>
          <w:rFonts w:ascii="Arial" w:hAnsi="Arial" w:cs="Arial"/>
          <w:sz w:val="20"/>
          <w:szCs w:val="20"/>
        </w:rPr>
        <w:t>Wegen der Wehenschwäche sollten Sie unbedingt das Oxytocin steigern, um so die Geburt zu ermöglich.</w:t>
      </w:r>
    </w:p>
    <w:p w14:paraId="2784BF19" w14:textId="77777777" w:rsidR="00F3013D" w:rsidRPr="00125297" w:rsidRDefault="00F3013D" w:rsidP="00A2414E">
      <w:pPr>
        <w:pStyle w:val="Listenabsatz"/>
        <w:numPr>
          <w:ilvl w:val="0"/>
          <w:numId w:val="1"/>
        </w:numPr>
        <w:rPr>
          <w:rFonts w:ascii="Arial" w:hAnsi="Arial" w:cs="Arial"/>
          <w:b/>
          <w:bCs/>
          <w:sz w:val="20"/>
          <w:szCs w:val="20"/>
        </w:rPr>
      </w:pPr>
      <w:r w:rsidRPr="00125297">
        <w:rPr>
          <w:rFonts w:ascii="Arial" w:hAnsi="Arial" w:cs="Arial"/>
          <w:b/>
          <w:bCs/>
          <w:sz w:val="20"/>
          <w:szCs w:val="20"/>
        </w:rPr>
        <w:t>Sie informieren das gesamte Team und führen gemeinsam mit der Hebamme mehrmals ein langsames Überstrecken und Beugen der maternalen Beine in der Hüfte durch.</w:t>
      </w:r>
    </w:p>
    <w:p w14:paraId="2AA3EDE9" w14:textId="77777777" w:rsidR="00F3013D" w:rsidRPr="00125297" w:rsidRDefault="00F3013D" w:rsidP="00A2414E">
      <w:pPr>
        <w:pStyle w:val="Listenabsatz"/>
        <w:numPr>
          <w:ilvl w:val="0"/>
          <w:numId w:val="1"/>
        </w:numPr>
        <w:rPr>
          <w:rFonts w:ascii="Arial" w:hAnsi="Arial" w:cs="Arial"/>
          <w:sz w:val="20"/>
          <w:szCs w:val="20"/>
        </w:rPr>
      </w:pPr>
      <w:r w:rsidRPr="00125297">
        <w:rPr>
          <w:rFonts w:ascii="Arial" w:hAnsi="Arial" w:cs="Arial"/>
          <w:sz w:val="20"/>
          <w:szCs w:val="20"/>
        </w:rPr>
        <w:t>Nach Hinzurufen einer weiteren Hebamme beschleunigen Sie durch eine Traktion und Drehung am kindlichen Köpfchen die Geburt.</w:t>
      </w:r>
    </w:p>
    <w:p w14:paraId="6DEAD696" w14:textId="77777777" w:rsidR="00F3013D" w:rsidRPr="00125297" w:rsidRDefault="00F3013D" w:rsidP="00A2414E">
      <w:pPr>
        <w:pStyle w:val="Listenabsatz"/>
        <w:numPr>
          <w:ilvl w:val="0"/>
          <w:numId w:val="1"/>
        </w:numPr>
        <w:rPr>
          <w:rFonts w:ascii="Arial" w:hAnsi="Arial" w:cs="Arial"/>
          <w:sz w:val="20"/>
          <w:szCs w:val="20"/>
        </w:rPr>
      </w:pPr>
      <w:r w:rsidRPr="00125297">
        <w:rPr>
          <w:rFonts w:ascii="Arial" w:hAnsi="Arial" w:cs="Arial"/>
          <w:sz w:val="20"/>
          <w:szCs w:val="20"/>
        </w:rPr>
        <w:t xml:space="preserve">Da bereits das Kind nach der Kopfgeburt atmen kann, gibt es kein </w:t>
      </w:r>
      <w:proofErr w:type="spellStart"/>
      <w:r w:rsidRPr="00125297">
        <w:rPr>
          <w:rFonts w:ascii="Arial" w:hAnsi="Arial" w:cs="Arial"/>
          <w:sz w:val="20"/>
          <w:szCs w:val="20"/>
        </w:rPr>
        <w:t>Hypoxierisiko</w:t>
      </w:r>
      <w:proofErr w:type="spellEnd"/>
      <w:r w:rsidRPr="00125297">
        <w:rPr>
          <w:rFonts w:ascii="Arial" w:hAnsi="Arial" w:cs="Arial"/>
          <w:sz w:val="20"/>
          <w:szCs w:val="20"/>
        </w:rPr>
        <w:t>.</w:t>
      </w:r>
    </w:p>
    <w:p w14:paraId="65373B9D" w14:textId="7977D2D0" w:rsidR="00F3013D" w:rsidRPr="00125297" w:rsidRDefault="00F3013D" w:rsidP="00A2414E">
      <w:pPr>
        <w:pStyle w:val="Listenabsatz"/>
        <w:numPr>
          <w:ilvl w:val="0"/>
          <w:numId w:val="1"/>
        </w:numPr>
        <w:rPr>
          <w:rFonts w:ascii="Arial" w:hAnsi="Arial" w:cs="Arial"/>
          <w:sz w:val="20"/>
          <w:szCs w:val="20"/>
        </w:rPr>
      </w:pPr>
      <w:r w:rsidRPr="00125297">
        <w:rPr>
          <w:rFonts w:ascii="Arial" w:hAnsi="Arial" w:cs="Arial"/>
          <w:sz w:val="20"/>
          <w:szCs w:val="20"/>
        </w:rPr>
        <w:t xml:space="preserve">Der Grund für </w:t>
      </w:r>
      <w:r w:rsidR="00C3285A" w:rsidRPr="00125297">
        <w:rPr>
          <w:rFonts w:ascii="Arial" w:hAnsi="Arial" w:cs="Arial"/>
          <w:sz w:val="20"/>
          <w:szCs w:val="20"/>
        </w:rPr>
        <w:t xml:space="preserve">die </w:t>
      </w:r>
      <w:r w:rsidRPr="00125297">
        <w:rPr>
          <w:rFonts w:ascii="Arial" w:hAnsi="Arial" w:cs="Arial"/>
          <w:sz w:val="20"/>
          <w:szCs w:val="20"/>
        </w:rPr>
        <w:t>au</w:t>
      </w:r>
      <w:r w:rsidR="00C3285A" w:rsidRPr="00125297">
        <w:rPr>
          <w:rFonts w:ascii="Arial" w:hAnsi="Arial" w:cs="Arial"/>
          <w:sz w:val="20"/>
          <w:szCs w:val="20"/>
        </w:rPr>
        <w:t>s</w:t>
      </w:r>
      <w:r w:rsidRPr="00125297">
        <w:rPr>
          <w:rFonts w:ascii="Arial" w:hAnsi="Arial" w:cs="Arial"/>
          <w:sz w:val="20"/>
          <w:szCs w:val="20"/>
        </w:rPr>
        <w:t>bleibende Geburt ist ein Verkeilen des kindlichen Bauches am Nabelschnuransatz hinter der maternalen Symphyse.</w:t>
      </w:r>
    </w:p>
    <w:p w14:paraId="12F6F172" w14:textId="77777777" w:rsidR="00F3013D" w:rsidRPr="00125297" w:rsidRDefault="00F3013D" w:rsidP="00F3013D">
      <w:pPr>
        <w:rPr>
          <w:rFonts w:ascii="Arial" w:hAnsi="Arial" w:cs="Arial"/>
          <w:sz w:val="20"/>
          <w:szCs w:val="20"/>
        </w:rPr>
      </w:pPr>
    </w:p>
    <w:p w14:paraId="40F97697" w14:textId="77777777" w:rsidR="00DC5A2A" w:rsidRPr="00125297" w:rsidRDefault="00DC5A2A" w:rsidP="00DC5A2A">
      <w:pPr>
        <w:rPr>
          <w:rFonts w:ascii="Arial" w:hAnsi="Arial" w:cs="Arial"/>
          <w:sz w:val="20"/>
          <w:szCs w:val="20"/>
        </w:rPr>
      </w:pPr>
      <w:r w:rsidRPr="00125297">
        <w:rPr>
          <w:rFonts w:ascii="Arial" w:hAnsi="Arial" w:cs="Arial"/>
          <w:sz w:val="20"/>
          <w:szCs w:val="20"/>
        </w:rPr>
        <w:lastRenderedPageBreak/>
        <w:t>--</w:t>
      </w:r>
    </w:p>
    <w:p w14:paraId="3D47656F" w14:textId="77777777" w:rsidR="00DC5A2A" w:rsidRPr="00125297" w:rsidRDefault="00DC5A2A" w:rsidP="00DC5A2A">
      <w:pPr>
        <w:rPr>
          <w:rFonts w:ascii="Arial" w:hAnsi="Arial" w:cs="Arial"/>
          <w:sz w:val="20"/>
          <w:szCs w:val="20"/>
        </w:rPr>
      </w:pPr>
      <w:r w:rsidRPr="00125297">
        <w:rPr>
          <w:rFonts w:ascii="Arial" w:hAnsi="Arial" w:cs="Arial"/>
          <w:sz w:val="20"/>
          <w:szCs w:val="20"/>
        </w:rPr>
        <w:t>Titel: Klausur Gynäkologie und Geburtshilfe WS 2025/26</w:t>
      </w:r>
    </w:p>
    <w:p w14:paraId="6940499F" w14:textId="7FBC8832" w:rsidR="00DC5A2A" w:rsidRPr="00125297" w:rsidRDefault="00DC5A2A" w:rsidP="00DC5A2A">
      <w:pPr>
        <w:spacing w:before="100" w:beforeAutospacing="1" w:after="100" w:afterAutospacing="1" w:line="240" w:lineRule="auto"/>
        <w:jc w:val="both"/>
        <w:rPr>
          <w:rFonts w:ascii="Arial" w:hAnsi="Arial" w:cs="Arial"/>
          <w:color w:val="000000"/>
          <w:sz w:val="20"/>
          <w:szCs w:val="20"/>
        </w:rPr>
      </w:pPr>
      <w:r w:rsidRPr="00125297">
        <w:rPr>
          <w:rFonts w:ascii="Arial" w:hAnsi="Arial" w:cs="Arial"/>
          <w:color w:val="000000"/>
          <w:sz w:val="20"/>
          <w:szCs w:val="20"/>
        </w:rPr>
        <w:t xml:space="preserve">Eine 32-jährige </w:t>
      </w:r>
      <w:ins w:id="53" w:author="Entwistle, Andrew" w:date="2026-01-28T13:34:00Z">
        <w:r w:rsidR="0005465A">
          <w:rPr>
            <w:rFonts w:ascii="Arial" w:hAnsi="Arial" w:cs="Arial"/>
            <w:color w:val="000000"/>
            <w:sz w:val="20"/>
            <w:szCs w:val="20"/>
          </w:rPr>
          <w:t xml:space="preserve">Frau </w:t>
        </w:r>
      </w:ins>
      <w:r w:rsidRPr="00125297">
        <w:rPr>
          <w:rFonts w:ascii="Arial" w:hAnsi="Arial" w:cs="Arial"/>
          <w:color w:val="000000"/>
          <w:sz w:val="20"/>
          <w:szCs w:val="20"/>
        </w:rPr>
        <w:t xml:space="preserve">G2P0 stellt sich in der 23 + 5 </w:t>
      </w:r>
      <w:del w:id="54" w:author="Entwistle, Andrew" w:date="2026-01-28T13:34:00Z">
        <w:r w:rsidRPr="00125297" w:rsidDel="0005465A">
          <w:rPr>
            <w:rFonts w:ascii="Arial" w:hAnsi="Arial" w:cs="Arial"/>
            <w:color w:val="000000"/>
            <w:sz w:val="20"/>
            <w:szCs w:val="20"/>
          </w:rPr>
          <w:delText xml:space="preserve">SSW </w:delText>
        </w:r>
      </w:del>
      <w:ins w:id="55" w:author="Entwistle, Andrew" w:date="2026-01-28T13:34:00Z">
        <w:r w:rsidR="0005465A">
          <w:rPr>
            <w:rFonts w:ascii="Arial" w:hAnsi="Arial" w:cs="Arial"/>
            <w:color w:val="000000"/>
            <w:sz w:val="20"/>
            <w:szCs w:val="20"/>
          </w:rPr>
          <w:t>Schwangerschaftswoche</w:t>
        </w:r>
        <w:r w:rsidR="0005465A" w:rsidRPr="00125297">
          <w:rPr>
            <w:rFonts w:ascii="Arial" w:hAnsi="Arial" w:cs="Arial"/>
            <w:color w:val="000000"/>
            <w:sz w:val="20"/>
            <w:szCs w:val="20"/>
          </w:rPr>
          <w:t xml:space="preserve"> </w:t>
        </w:r>
        <w:r w:rsidR="0005465A">
          <w:rPr>
            <w:rFonts w:ascii="Arial" w:hAnsi="Arial" w:cs="Arial"/>
            <w:color w:val="000000"/>
            <w:sz w:val="20"/>
            <w:szCs w:val="20"/>
          </w:rPr>
          <w:t xml:space="preserve">(SSW) </w:t>
        </w:r>
      </w:ins>
      <w:r w:rsidRPr="00125297">
        <w:rPr>
          <w:rFonts w:ascii="Arial" w:hAnsi="Arial" w:cs="Arial"/>
          <w:color w:val="000000"/>
          <w:sz w:val="20"/>
          <w:szCs w:val="20"/>
        </w:rPr>
        <w:t xml:space="preserve">in der geburtshilflichen Notaufnahme vor. In der Vorgeschichte berichtet sie über einen Spätabort in der 20. SSW aufgrund einer schmerzlosen </w:t>
      </w:r>
      <w:proofErr w:type="spellStart"/>
      <w:r w:rsidRPr="00125297">
        <w:rPr>
          <w:rFonts w:ascii="Arial" w:hAnsi="Arial" w:cs="Arial"/>
          <w:color w:val="000000"/>
          <w:sz w:val="20"/>
          <w:szCs w:val="20"/>
        </w:rPr>
        <w:t>Muttermundseröffnung</w:t>
      </w:r>
      <w:proofErr w:type="spellEnd"/>
      <w:r w:rsidRPr="00125297">
        <w:rPr>
          <w:rFonts w:ascii="Arial" w:hAnsi="Arial" w:cs="Arial"/>
          <w:color w:val="000000"/>
          <w:sz w:val="20"/>
          <w:szCs w:val="20"/>
        </w:rPr>
        <w:t>. Die Patientin klagt aktuell über vermehrten vaginalen Druck, aber</w:t>
      </w:r>
      <w:r w:rsidRPr="00125297">
        <w:rPr>
          <w:rStyle w:val="apple-converted-space"/>
          <w:rFonts w:ascii="Arial" w:hAnsi="Arial" w:cs="Arial"/>
          <w:color w:val="000000"/>
          <w:sz w:val="20"/>
          <w:szCs w:val="20"/>
        </w:rPr>
        <w:t xml:space="preserve"> </w:t>
      </w:r>
      <w:r w:rsidRPr="00125297">
        <w:rPr>
          <w:rStyle w:val="Fett"/>
          <w:rFonts w:ascii="Arial" w:hAnsi="Arial" w:cs="Arial"/>
          <w:color w:val="000000"/>
          <w:sz w:val="20"/>
          <w:szCs w:val="20"/>
        </w:rPr>
        <w:t>keine Wehen</w:t>
      </w:r>
      <w:r w:rsidRPr="00125297">
        <w:rPr>
          <w:rFonts w:ascii="Arial" w:hAnsi="Arial" w:cs="Arial"/>
          <w:color w:val="000000"/>
          <w:sz w:val="20"/>
          <w:szCs w:val="20"/>
        </w:rPr>
        <w:t>, kein Fieber und keinen vorzeitigen Blasensprung.</w:t>
      </w:r>
    </w:p>
    <w:p w14:paraId="647F5AA8" w14:textId="284D84CA" w:rsidR="00DC5A2A" w:rsidRPr="00125297" w:rsidRDefault="00DC5A2A" w:rsidP="00DC5A2A">
      <w:pPr>
        <w:spacing w:before="100" w:beforeAutospacing="1" w:after="100" w:afterAutospacing="1" w:line="240" w:lineRule="auto"/>
        <w:jc w:val="both"/>
        <w:rPr>
          <w:rFonts w:ascii="Arial" w:hAnsi="Arial" w:cs="Arial"/>
          <w:color w:val="000000"/>
          <w:sz w:val="20"/>
          <w:szCs w:val="20"/>
        </w:rPr>
      </w:pPr>
      <w:r w:rsidRPr="00125297">
        <w:rPr>
          <w:rFonts w:ascii="Arial" w:hAnsi="Arial" w:cs="Arial"/>
          <w:color w:val="000000"/>
          <w:sz w:val="20"/>
          <w:szCs w:val="20"/>
        </w:rPr>
        <w:t>In der transvaginalen Sonographie zeigt sich eine</w:t>
      </w:r>
      <w:r w:rsidRPr="00125297">
        <w:rPr>
          <w:rStyle w:val="apple-converted-space"/>
          <w:rFonts w:ascii="Arial" w:hAnsi="Arial" w:cs="Arial"/>
          <w:color w:val="000000"/>
          <w:sz w:val="20"/>
          <w:szCs w:val="20"/>
        </w:rPr>
        <w:t xml:space="preserve"> </w:t>
      </w:r>
      <w:proofErr w:type="spellStart"/>
      <w:r w:rsidRPr="00125297">
        <w:rPr>
          <w:rStyle w:val="Fett"/>
          <w:rFonts w:ascii="Arial" w:hAnsi="Arial" w:cs="Arial"/>
          <w:color w:val="000000"/>
          <w:sz w:val="20"/>
          <w:szCs w:val="20"/>
        </w:rPr>
        <w:t>Zervixlänge</w:t>
      </w:r>
      <w:proofErr w:type="spellEnd"/>
      <w:r w:rsidRPr="00125297">
        <w:rPr>
          <w:rStyle w:val="Fett"/>
          <w:rFonts w:ascii="Arial" w:hAnsi="Arial" w:cs="Arial"/>
          <w:color w:val="000000"/>
          <w:sz w:val="20"/>
          <w:szCs w:val="20"/>
        </w:rPr>
        <w:t xml:space="preserve"> von 14mm</w:t>
      </w:r>
      <w:r w:rsidRPr="00125297">
        <w:rPr>
          <w:rStyle w:val="apple-converted-space"/>
          <w:rFonts w:ascii="Arial" w:hAnsi="Arial" w:cs="Arial"/>
          <w:color w:val="000000"/>
          <w:sz w:val="20"/>
          <w:szCs w:val="20"/>
        </w:rPr>
        <w:t xml:space="preserve"> </w:t>
      </w:r>
      <w:r w:rsidRPr="00125297">
        <w:rPr>
          <w:rFonts w:ascii="Arial" w:hAnsi="Arial" w:cs="Arial"/>
          <w:color w:val="000000"/>
          <w:sz w:val="20"/>
          <w:szCs w:val="20"/>
        </w:rPr>
        <w:t>mit</w:t>
      </w:r>
      <w:r w:rsidRPr="00125297">
        <w:rPr>
          <w:rStyle w:val="apple-converted-space"/>
          <w:rFonts w:ascii="Arial" w:hAnsi="Arial" w:cs="Arial"/>
          <w:color w:val="000000"/>
          <w:sz w:val="20"/>
          <w:szCs w:val="20"/>
        </w:rPr>
        <w:t xml:space="preserve"> </w:t>
      </w:r>
      <w:r w:rsidRPr="00125297">
        <w:rPr>
          <w:rStyle w:val="Fett"/>
          <w:rFonts w:ascii="Arial" w:hAnsi="Arial" w:cs="Arial"/>
          <w:color w:val="000000"/>
          <w:sz w:val="20"/>
          <w:szCs w:val="20"/>
        </w:rPr>
        <w:t>trichterförmiger innerer Muttermundöffnung</w:t>
      </w:r>
      <w:r w:rsidRPr="00125297">
        <w:rPr>
          <w:rFonts w:ascii="Arial" w:hAnsi="Arial" w:cs="Arial"/>
          <w:color w:val="000000"/>
          <w:sz w:val="20"/>
          <w:szCs w:val="20"/>
        </w:rPr>
        <w:t>. Der CTG-Befund ist unauffällig.</w:t>
      </w:r>
    </w:p>
    <w:p w14:paraId="2899D699" w14:textId="30B44910" w:rsidR="00DC5A2A" w:rsidRPr="00125297" w:rsidRDefault="00DC5A2A" w:rsidP="00DC5A2A">
      <w:pPr>
        <w:spacing w:before="100" w:beforeAutospacing="1" w:after="100" w:afterAutospacing="1" w:line="240" w:lineRule="auto"/>
        <w:jc w:val="both"/>
        <w:rPr>
          <w:rFonts w:ascii="Arial" w:eastAsia="Times New Roman" w:hAnsi="Arial" w:cs="Arial"/>
          <w:color w:val="000000"/>
          <w:sz w:val="20"/>
          <w:szCs w:val="20"/>
          <w:lang w:eastAsia="de-DE"/>
        </w:rPr>
      </w:pPr>
      <w:r w:rsidRPr="00125297">
        <w:rPr>
          <w:rFonts w:ascii="Arial" w:hAnsi="Arial" w:cs="Arial"/>
          <w:color w:val="000000"/>
          <w:sz w:val="20"/>
          <w:szCs w:val="20"/>
        </w:rPr>
        <w:t>Zur weiteren Abklärung wird ein</w:t>
      </w:r>
      <w:r w:rsidRPr="00125297">
        <w:rPr>
          <w:rStyle w:val="apple-converted-space"/>
          <w:rFonts w:ascii="Arial" w:hAnsi="Arial" w:cs="Arial"/>
          <w:color w:val="000000"/>
          <w:sz w:val="20"/>
          <w:szCs w:val="20"/>
        </w:rPr>
        <w:t xml:space="preserve"> </w:t>
      </w:r>
      <w:proofErr w:type="spellStart"/>
      <w:r w:rsidRPr="00125297">
        <w:rPr>
          <w:rStyle w:val="Fett"/>
          <w:rFonts w:ascii="Arial" w:hAnsi="Arial" w:cs="Arial"/>
          <w:color w:val="000000"/>
          <w:sz w:val="20"/>
          <w:szCs w:val="20"/>
        </w:rPr>
        <w:t>PartoSure</w:t>
      </w:r>
      <w:proofErr w:type="spellEnd"/>
      <w:r w:rsidRPr="00125297">
        <w:rPr>
          <w:rStyle w:val="Fett"/>
          <w:rFonts w:ascii="Arial" w:hAnsi="Arial" w:cs="Arial"/>
          <w:color w:val="000000"/>
          <w:sz w:val="20"/>
          <w:szCs w:val="20"/>
        </w:rPr>
        <w:t>®-Test</w:t>
      </w:r>
      <w:r w:rsidRPr="00125297">
        <w:rPr>
          <w:rStyle w:val="apple-converted-space"/>
          <w:rFonts w:ascii="Arial" w:hAnsi="Arial" w:cs="Arial"/>
          <w:color w:val="000000"/>
          <w:sz w:val="20"/>
          <w:szCs w:val="20"/>
        </w:rPr>
        <w:t xml:space="preserve"> </w:t>
      </w:r>
      <w:r w:rsidRPr="00125297">
        <w:rPr>
          <w:rFonts w:ascii="Arial" w:hAnsi="Arial" w:cs="Arial"/>
          <w:color w:val="000000"/>
          <w:sz w:val="20"/>
          <w:szCs w:val="20"/>
        </w:rPr>
        <w:t>durchgeführt, der</w:t>
      </w:r>
      <w:r w:rsidRPr="00125297">
        <w:rPr>
          <w:rStyle w:val="apple-converted-space"/>
          <w:rFonts w:ascii="Arial" w:hAnsi="Arial" w:cs="Arial"/>
          <w:color w:val="000000"/>
          <w:sz w:val="20"/>
          <w:szCs w:val="20"/>
        </w:rPr>
        <w:t xml:space="preserve"> </w:t>
      </w:r>
      <w:r w:rsidRPr="00125297">
        <w:rPr>
          <w:rStyle w:val="Fett"/>
          <w:rFonts w:ascii="Arial" w:hAnsi="Arial" w:cs="Arial"/>
          <w:color w:val="000000"/>
          <w:sz w:val="20"/>
          <w:szCs w:val="20"/>
        </w:rPr>
        <w:t>negativ</w:t>
      </w:r>
      <w:r w:rsidRPr="00125297">
        <w:rPr>
          <w:rStyle w:val="apple-converted-space"/>
          <w:rFonts w:ascii="Arial" w:hAnsi="Arial" w:cs="Arial"/>
          <w:color w:val="000000"/>
          <w:sz w:val="20"/>
          <w:szCs w:val="20"/>
        </w:rPr>
        <w:t xml:space="preserve"> </w:t>
      </w:r>
      <w:r w:rsidRPr="00125297">
        <w:rPr>
          <w:rFonts w:ascii="Arial" w:hAnsi="Arial" w:cs="Arial"/>
          <w:color w:val="000000"/>
          <w:sz w:val="20"/>
          <w:szCs w:val="20"/>
        </w:rPr>
        <w:t>ausfällt.</w:t>
      </w:r>
    </w:p>
    <w:p w14:paraId="770B2059" w14:textId="77777777" w:rsidR="00DC5A2A" w:rsidRPr="00125297" w:rsidRDefault="00DC5A2A" w:rsidP="00DC5A2A">
      <w:pPr>
        <w:rPr>
          <w:rFonts w:ascii="Arial" w:hAnsi="Arial" w:cs="Arial"/>
          <w:sz w:val="20"/>
          <w:szCs w:val="20"/>
        </w:rPr>
      </w:pPr>
      <w:r w:rsidRPr="00125297">
        <w:rPr>
          <w:rFonts w:ascii="Arial" w:hAnsi="Arial" w:cs="Arial"/>
          <w:sz w:val="20"/>
          <w:szCs w:val="20"/>
        </w:rPr>
        <w:t>--</w:t>
      </w:r>
    </w:p>
    <w:p w14:paraId="666C4674" w14:textId="77777777" w:rsidR="009456D3" w:rsidRPr="00125297" w:rsidRDefault="00DC5A2A" w:rsidP="009B30D5">
      <w:pPr>
        <w:jc w:val="both"/>
        <w:rPr>
          <w:rStyle w:val="Fett"/>
          <w:rFonts w:ascii="Arial" w:hAnsi="Arial" w:cs="Arial"/>
          <w:color w:val="000000"/>
          <w:sz w:val="20"/>
          <w:szCs w:val="20"/>
        </w:rPr>
      </w:pPr>
      <w:r w:rsidRPr="00125297">
        <w:rPr>
          <w:rFonts w:ascii="Arial" w:hAnsi="Arial" w:cs="Arial"/>
          <w:color w:val="000000"/>
          <w:sz w:val="20"/>
          <w:szCs w:val="20"/>
        </w:rPr>
        <w:t xml:space="preserve">22. </w:t>
      </w:r>
      <w:r w:rsidR="00F3013D" w:rsidRPr="00125297">
        <w:rPr>
          <w:rFonts w:ascii="Arial" w:hAnsi="Arial" w:cs="Arial"/>
          <w:color w:val="000000"/>
          <w:sz w:val="20"/>
          <w:szCs w:val="20"/>
        </w:rPr>
        <w:t>Welche der folgenden Aussagen zur weiteren Diagnostik oder Therapieoption ist</w:t>
      </w:r>
      <w:r w:rsidRPr="00125297">
        <w:rPr>
          <w:rStyle w:val="apple-converted-space"/>
          <w:rFonts w:ascii="Arial" w:hAnsi="Arial" w:cs="Arial"/>
          <w:color w:val="000000"/>
          <w:sz w:val="20"/>
          <w:szCs w:val="20"/>
        </w:rPr>
        <w:t xml:space="preserve"> </w:t>
      </w:r>
      <w:r w:rsidR="00F3013D" w:rsidRPr="00125297">
        <w:rPr>
          <w:rStyle w:val="Fett"/>
          <w:rFonts w:ascii="Arial" w:hAnsi="Arial" w:cs="Arial"/>
          <w:color w:val="000000"/>
          <w:sz w:val="20"/>
          <w:szCs w:val="20"/>
        </w:rPr>
        <w:t>am ehesten zutreffend?</w:t>
      </w:r>
    </w:p>
    <w:p w14:paraId="07F93A92" w14:textId="5CD159BB" w:rsidR="00F3013D" w:rsidRPr="00125297" w:rsidRDefault="00DC5A2A" w:rsidP="009B30D5">
      <w:pPr>
        <w:jc w:val="both"/>
        <w:rPr>
          <w:rStyle w:val="Fett"/>
          <w:rFonts w:ascii="Arial" w:hAnsi="Arial" w:cs="Arial"/>
          <w:color w:val="000000"/>
          <w:sz w:val="20"/>
          <w:szCs w:val="20"/>
        </w:rPr>
      </w:pPr>
      <w:r w:rsidRPr="00125297">
        <w:rPr>
          <w:rStyle w:val="Fett"/>
          <w:rFonts w:ascii="Arial" w:hAnsi="Arial" w:cs="Arial"/>
          <w:b w:val="0"/>
          <w:bCs w:val="0"/>
          <w:color w:val="000000"/>
          <w:sz w:val="20"/>
          <w:szCs w:val="20"/>
        </w:rPr>
        <w:t xml:space="preserve">Typ: </w:t>
      </w:r>
      <w:proofErr w:type="spellStart"/>
      <w:r w:rsidRPr="00125297">
        <w:rPr>
          <w:rStyle w:val="Fett"/>
          <w:rFonts w:ascii="Arial" w:hAnsi="Arial" w:cs="Arial"/>
          <w:b w:val="0"/>
          <w:bCs w:val="0"/>
          <w:color w:val="000000"/>
          <w:sz w:val="20"/>
          <w:szCs w:val="20"/>
        </w:rPr>
        <w:t>TypA</w:t>
      </w:r>
      <w:proofErr w:type="spellEnd"/>
    </w:p>
    <w:p w14:paraId="7F489BA6" w14:textId="77777777" w:rsidR="00F3013D" w:rsidRPr="00125297" w:rsidRDefault="00F3013D" w:rsidP="00A2414E">
      <w:pPr>
        <w:pStyle w:val="Listenabsatz"/>
        <w:numPr>
          <w:ilvl w:val="0"/>
          <w:numId w:val="22"/>
        </w:numPr>
        <w:rPr>
          <w:rFonts w:ascii="Arial" w:hAnsi="Arial" w:cs="Arial"/>
          <w:sz w:val="20"/>
          <w:szCs w:val="20"/>
        </w:rPr>
      </w:pPr>
      <w:r w:rsidRPr="00125297">
        <w:rPr>
          <w:rFonts w:ascii="Arial" w:hAnsi="Arial" w:cs="Arial"/>
          <w:color w:val="000000"/>
          <w:sz w:val="20"/>
          <w:szCs w:val="20"/>
        </w:rPr>
        <w:t xml:space="preserve">Der negative </w:t>
      </w:r>
      <w:proofErr w:type="spellStart"/>
      <w:r w:rsidRPr="00125297">
        <w:rPr>
          <w:rFonts w:ascii="Arial" w:hAnsi="Arial" w:cs="Arial"/>
          <w:color w:val="000000"/>
          <w:sz w:val="20"/>
          <w:szCs w:val="20"/>
        </w:rPr>
        <w:t>PartoSure</w:t>
      </w:r>
      <w:proofErr w:type="spellEnd"/>
      <w:r w:rsidRPr="00125297">
        <w:rPr>
          <w:rFonts w:ascii="Arial" w:hAnsi="Arial" w:cs="Arial"/>
          <w:color w:val="000000"/>
          <w:sz w:val="20"/>
          <w:szCs w:val="20"/>
        </w:rPr>
        <w:t xml:space="preserve">®-Test schließt eine </w:t>
      </w:r>
      <w:proofErr w:type="spellStart"/>
      <w:r w:rsidRPr="00125297">
        <w:rPr>
          <w:rFonts w:ascii="Arial" w:hAnsi="Arial" w:cs="Arial"/>
          <w:color w:val="000000"/>
          <w:sz w:val="20"/>
          <w:szCs w:val="20"/>
        </w:rPr>
        <w:t>Zervixinsuffizienz</w:t>
      </w:r>
      <w:proofErr w:type="spellEnd"/>
      <w:r w:rsidRPr="00125297">
        <w:rPr>
          <w:rFonts w:ascii="Arial" w:hAnsi="Arial" w:cs="Arial"/>
          <w:color w:val="000000"/>
          <w:sz w:val="20"/>
          <w:szCs w:val="20"/>
        </w:rPr>
        <w:t xml:space="preserve"> aus, sodass keine weitere Intervention notwendig ist.</w:t>
      </w:r>
    </w:p>
    <w:p w14:paraId="1F881A61" w14:textId="77777777" w:rsidR="00F3013D" w:rsidRPr="00125297" w:rsidRDefault="00F3013D" w:rsidP="00A2414E">
      <w:pPr>
        <w:pStyle w:val="Listenabsatz"/>
        <w:numPr>
          <w:ilvl w:val="0"/>
          <w:numId w:val="22"/>
        </w:numPr>
        <w:rPr>
          <w:rFonts w:ascii="Arial" w:hAnsi="Arial" w:cs="Arial"/>
          <w:sz w:val="20"/>
          <w:szCs w:val="20"/>
        </w:rPr>
      </w:pPr>
      <w:r w:rsidRPr="00125297">
        <w:rPr>
          <w:rFonts w:ascii="Arial" w:hAnsi="Arial" w:cs="Arial"/>
          <w:color w:val="000000"/>
          <w:sz w:val="20"/>
          <w:szCs w:val="20"/>
        </w:rPr>
        <w:t>Aufgrund der sonographischen Befunde sollte primär eine Tokolyse begonnen werden, da ein drohender vorzeitiger Wehenbeginn vorliegt.</w:t>
      </w:r>
    </w:p>
    <w:p w14:paraId="4368C471" w14:textId="77777777" w:rsidR="00F3013D" w:rsidRPr="00125297" w:rsidRDefault="00F3013D" w:rsidP="00A2414E">
      <w:pPr>
        <w:pStyle w:val="Listenabsatz"/>
        <w:numPr>
          <w:ilvl w:val="0"/>
          <w:numId w:val="22"/>
        </w:numPr>
        <w:rPr>
          <w:rFonts w:ascii="Arial" w:hAnsi="Arial" w:cs="Arial"/>
          <w:sz w:val="20"/>
          <w:szCs w:val="20"/>
        </w:rPr>
      </w:pPr>
      <w:r w:rsidRPr="00125297">
        <w:rPr>
          <w:rFonts w:ascii="Arial" w:hAnsi="Arial" w:cs="Arial"/>
          <w:color w:val="000000"/>
          <w:sz w:val="20"/>
          <w:szCs w:val="20"/>
        </w:rPr>
        <w:t xml:space="preserve">Der </w:t>
      </w:r>
      <w:proofErr w:type="spellStart"/>
      <w:r w:rsidRPr="00125297">
        <w:rPr>
          <w:rFonts w:ascii="Arial" w:hAnsi="Arial" w:cs="Arial"/>
          <w:color w:val="000000"/>
          <w:sz w:val="20"/>
          <w:szCs w:val="20"/>
        </w:rPr>
        <w:t>PartoSure</w:t>
      </w:r>
      <w:proofErr w:type="spellEnd"/>
      <w:r w:rsidRPr="00125297">
        <w:rPr>
          <w:rFonts w:ascii="Arial" w:hAnsi="Arial" w:cs="Arial"/>
          <w:color w:val="000000"/>
          <w:sz w:val="20"/>
          <w:szCs w:val="20"/>
        </w:rPr>
        <w:t>®-Test dient dem Ausschluss einer Infektion der Amnionhöhle und ist hier zur Entscheidung über eine antibiotische Therapie entscheidend.</w:t>
      </w:r>
    </w:p>
    <w:p w14:paraId="25450EA6" w14:textId="77777777" w:rsidR="00F3013D" w:rsidRPr="00125297" w:rsidRDefault="00F3013D" w:rsidP="00A2414E">
      <w:pPr>
        <w:pStyle w:val="Listenabsatz"/>
        <w:numPr>
          <w:ilvl w:val="0"/>
          <w:numId w:val="22"/>
        </w:numPr>
        <w:rPr>
          <w:rFonts w:ascii="Arial" w:hAnsi="Arial" w:cs="Arial"/>
          <w:b/>
          <w:bCs/>
          <w:sz w:val="20"/>
          <w:szCs w:val="20"/>
        </w:rPr>
      </w:pPr>
      <w:r w:rsidRPr="00125297">
        <w:rPr>
          <w:rFonts w:ascii="Arial" w:hAnsi="Arial" w:cs="Arial"/>
          <w:b/>
          <w:bCs/>
          <w:color w:val="000000"/>
          <w:sz w:val="20"/>
          <w:szCs w:val="20"/>
        </w:rPr>
        <w:t xml:space="preserve">Trotz negativem </w:t>
      </w:r>
      <w:proofErr w:type="spellStart"/>
      <w:r w:rsidRPr="00125297">
        <w:rPr>
          <w:rFonts w:ascii="Arial" w:hAnsi="Arial" w:cs="Arial"/>
          <w:b/>
          <w:bCs/>
          <w:color w:val="000000"/>
          <w:sz w:val="20"/>
          <w:szCs w:val="20"/>
        </w:rPr>
        <w:t>PartoSure</w:t>
      </w:r>
      <w:proofErr w:type="spellEnd"/>
      <w:r w:rsidRPr="00125297">
        <w:rPr>
          <w:rFonts w:ascii="Arial" w:hAnsi="Arial" w:cs="Arial"/>
          <w:b/>
          <w:bCs/>
          <w:color w:val="000000"/>
          <w:sz w:val="20"/>
          <w:szCs w:val="20"/>
        </w:rPr>
        <w:t xml:space="preserve">®-Test ist aufgrund der Vorgeschichte und der sonographischen Befunde von einer </w:t>
      </w:r>
      <w:proofErr w:type="spellStart"/>
      <w:r w:rsidRPr="00125297">
        <w:rPr>
          <w:rFonts w:ascii="Arial" w:hAnsi="Arial" w:cs="Arial"/>
          <w:b/>
          <w:bCs/>
          <w:color w:val="000000"/>
          <w:sz w:val="20"/>
          <w:szCs w:val="20"/>
        </w:rPr>
        <w:t>Zervixinsuffizienz</w:t>
      </w:r>
      <w:proofErr w:type="spellEnd"/>
      <w:r w:rsidRPr="00125297">
        <w:rPr>
          <w:rFonts w:ascii="Arial" w:hAnsi="Arial" w:cs="Arial"/>
          <w:b/>
          <w:bCs/>
          <w:color w:val="000000"/>
          <w:sz w:val="20"/>
          <w:szCs w:val="20"/>
        </w:rPr>
        <w:t xml:space="preserve"> auszugehen, sodass eine </w:t>
      </w:r>
      <w:proofErr w:type="spellStart"/>
      <w:r w:rsidRPr="00125297">
        <w:rPr>
          <w:rFonts w:ascii="Arial" w:hAnsi="Arial" w:cs="Arial"/>
          <w:b/>
          <w:bCs/>
          <w:color w:val="000000"/>
          <w:sz w:val="20"/>
          <w:szCs w:val="20"/>
        </w:rPr>
        <w:t>cerclage</w:t>
      </w:r>
      <w:proofErr w:type="spellEnd"/>
      <w:r w:rsidRPr="00125297">
        <w:rPr>
          <w:rFonts w:ascii="Arial" w:hAnsi="Arial" w:cs="Arial"/>
          <w:b/>
          <w:bCs/>
          <w:color w:val="000000"/>
          <w:sz w:val="20"/>
          <w:szCs w:val="20"/>
        </w:rPr>
        <w:t xml:space="preserve">- oder </w:t>
      </w:r>
      <w:proofErr w:type="spellStart"/>
      <w:r w:rsidRPr="00125297">
        <w:rPr>
          <w:rFonts w:ascii="Arial" w:hAnsi="Arial" w:cs="Arial"/>
          <w:b/>
          <w:bCs/>
          <w:color w:val="000000"/>
          <w:sz w:val="20"/>
          <w:szCs w:val="20"/>
        </w:rPr>
        <w:t>pessarbasierte</w:t>
      </w:r>
      <w:proofErr w:type="spellEnd"/>
      <w:r w:rsidRPr="00125297">
        <w:rPr>
          <w:rFonts w:ascii="Arial" w:hAnsi="Arial" w:cs="Arial"/>
          <w:b/>
          <w:bCs/>
          <w:color w:val="000000"/>
          <w:sz w:val="20"/>
          <w:szCs w:val="20"/>
        </w:rPr>
        <w:t xml:space="preserve"> Therapie erwogen werden sollte.</w:t>
      </w:r>
    </w:p>
    <w:p w14:paraId="654FC9D9" w14:textId="77777777" w:rsidR="00F3013D" w:rsidRPr="00125297" w:rsidRDefault="00F3013D" w:rsidP="00A2414E">
      <w:pPr>
        <w:pStyle w:val="Listenabsatz"/>
        <w:numPr>
          <w:ilvl w:val="0"/>
          <w:numId w:val="22"/>
        </w:numPr>
        <w:rPr>
          <w:rFonts w:ascii="Arial" w:hAnsi="Arial" w:cs="Arial"/>
          <w:sz w:val="20"/>
          <w:szCs w:val="20"/>
        </w:rPr>
      </w:pPr>
      <w:r w:rsidRPr="00125297">
        <w:rPr>
          <w:rFonts w:ascii="Arial" w:hAnsi="Arial" w:cs="Arial"/>
          <w:color w:val="000000"/>
          <w:sz w:val="20"/>
          <w:szCs w:val="20"/>
        </w:rPr>
        <w:t xml:space="preserve">Bei negativer </w:t>
      </w:r>
      <w:proofErr w:type="spellStart"/>
      <w:r w:rsidRPr="00125297">
        <w:rPr>
          <w:rFonts w:ascii="Arial" w:hAnsi="Arial" w:cs="Arial"/>
          <w:color w:val="000000"/>
          <w:sz w:val="20"/>
          <w:szCs w:val="20"/>
        </w:rPr>
        <w:t>PartoSure</w:t>
      </w:r>
      <w:proofErr w:type="spellEnd"/>
      <w:r w:rsidRPr="00125297">
        <w:rPr>
          <w:rFonts w:ascii="Arial" w:hAnsi="Arial" w:cs="Arial"/>
          <w:color w:val="000000"/>
          <w:sz w:val="20"/>
          <w:szCs w:val="20"/>
        </w:rPr>
        <w:t xml:space="preserve">®-Diagnostik ist eine vaginale </w:t>
      </w:r>
      <w:proofErr w:type="spellStart"/>
      <w:r w:rsidRPr="00125297">
        <w:rPr>
          <w:rFonts w:ascii="Arial" w:hAnsi="Arial" w:cs="Arial"/>
          <w:color w:val="000000"/>
          <w:sz w:val="20"/>
          <w:szCs w:val="20"/>
        </w:rPr>
        <w:t>Progesteronsubstitution</w:t>
      </w:r>
      <w:proofErr w:type="spellEnd"/>
      <w:r w:rsidRPr="00125297">
        <w:rPr>
          <w:rFonts w:ascii="Arial" w:hAnsi="Arial" w:cs="Arial"/>
          <w:color w:val="000000"/>
          <w:sz w:val="20"/>
          <w:szCs w:val="20"/>
        </w:rPr>
        <w:t xml:space="preserve"> kontraindiziert.</w:t>
      </w:r>
    </w:p>
    <w:p w14:paraId="7C25CBDD" w14:textId="77777777" w:rsidR="00DC5A2A" w:rsidRPr="00125297" w:rsidRDefault="00DC5A2A" w:rsidP="00DC5A2A">
      <w:pPr>
        <w:rPr>
          <w:rFonts w:ascii="Arial" w:hAnsi="Arial" w:cs="Arial"/>
          <w:sz w:val="20"/>
          <w:szCs w:val="20"/>
        </w:rPr>
      </w:pPr>
      <w:r w:rsidRPr="00125297">
        <w:rPr>
          <w:rFonts w:ascii="Arial" w:hAnsi="Arial" w:cs="Arial"/>
          <w:sz w:val="20"/>
          <w:szCs w:val="20"/>
        </w:rPr>
        <w:t>--</w:t>
      </w:r>
    </w:p>
    <w:p w14:paraId="510AC536" w14:textId="77777777" w:rsidR="00DC5A2A" w:rsidRPr="00125297" w:rsidRDefault="00DC5A2A" w:rsidP="00DC5A2A">
      <w:pPr>
        <w:rPr>
          <w:rFonts w:ascii="Arial" w:hAnsi="Arial" w:cs="Arial"/>
          <w:sz w:val="20"/>
          <w:szCs w:val="20"/>
        </w:rPr>
      </w:pPr>
      <w:r w:rsidRPr="00125297">
        <w:rPr>
          <w:rFonts w:ascii="Arial" w:hAnsi="Arial" w:cs="Arial"/>
          <w:sz w:val="20"/>
          <w:szCs w:val="20"/>
        </w:rPr>
        <w:t>Titel: Klausur Gynäkologie und Geburtshilfe WS 2025/26</w:t>
      </w:r>
    </w:p>
    <w:p w14:paraId="6BAB54B3" w14:textId="36B6D1C2" w:rsidR="00DC5A2A" w:rsidRPr="00125297" w:rsidRDefault="00DC5A2A" w:rsidP="00DC5A2A">
      <w:pPr>
        <w:jc w:val="both"/>
        <w:rPr>
          <w:rFonts w:ascii="Arial" w:hAnsi="Arial" w:cs="Arial"/>
          <w:sz w:val="20"/>
          <w:szCs w:val="20"/>
        </w:rPr>
      </w:pPr>
      <w:r w:rsidRPr="00125297">
        <w:rPr>
          <w:rFonts w:ascii="Arial" w:hAnsi="Arial" w:cs="Arial"/>
          <w:sz w:val="20"/>
          <w:szCs w:val="20"/>
        </w:rPr>
        <w:t>Eine 28-jährige</w:t>
      </w:r>
      <w:ins w:id="56" w:author="Entwistle, Andrew" w:date="2026-01-28T13:35:00Z">
        <w:r w:rsidR="0005465A">
          <w:rPr>
            <w:rFonts w:ascii="Arial" w:hAnsi="Arial" w:cs="Arial"/>
            <w:sz w:val="20"/>
            <w:szCs w:val="20"/>
          </w:rPr>
          <w:t xml:space="preserve"> Frau</w:t>
        </w:r>
      </w:ins>
      <w:r w:rsidRPr="00125297">
        <w:rPr>
          <w:rFonts w:ascii="Arial" w:hAnsi="Arial" w:cs="Arial"/>
          <w:sz w:val="20"/>
          <w:szCs w:val="20"/>
        </w:rPr>
        <w:t xml:space="preserve"> I Gravida/ 0 Para stellt sich bei Ihnen </w:t>
      </w:r>
      <w:del w:id="57" w:author="Entwistle, Andrew" w:date="2026-01-28T13:35:00Z">
        <w:r w:rsidRPr="00125297" w:rsidDel="00182508">
          <w:rPr>
            <w:rFonts w:ascii="Arial" w:hAnsi="Arial" w:cs="Arial"/>
            <w:sz w:val="20"/>
            <w:szCs w:val="20"/>
          </w:rPr>
          <w:delText xml:space="preserve">mit </w:delText>
        </w:r>
      </w:del>
      <w:ins w:id="58" w:author="Entwistle, Andrew" w:date="2026-01-28T13:35:00Z">
        <w:r w:rsidR="00182508">
          <w:rPr>
            <w:rFonts w:ascii="Arial" w:hAnsi="Arial" w:cs="Arial"/>
            <w:sz w:val="20"/>
            <w:szCs w:val="20"/>
          </w:rPr>
          <w:t>in der</w:t>
        </w:r>
        <w:r w:rsidR="00182508" w:rsidRPr="00125297">
          <w:rPr>
            <w:rFonts w:ascii="Arial" w:hAnsi="Arial" w:cs="Arial"/>
            <w:sz w:val="20"/>
            <w:szCs w:val="20"/>
          </w:rPr>
          <w:t xml:space="preserve"> </w:t>
        </w:r>
      </w:ins>
      <w:r w:rsidRPr="00125297">
        <w:rPr>
          <w:rFonts w:ascii="Arial" w:hAnsi="Arial" w:cs="Arial"/>
          <w:sz w:val="20"/>
          <w:szCs w:val="20"/>
        </w:rPr>
        <w:t xml:space="preserve">27+6 </w:t>
      </w:r>
      <w:del w:id="59" w:author="Entwistle, Andrew" w:date="2026-01-28T13:35:00Z">
        <w:r w:rsidRPr="00125297" w:rsidDel="00182508">
          <w:rPr>
            <w:rFonts w:ascii="Arial" w:hAnsi="Arial" w:cs="Arial"/>
            <w:sz w:val="20"/>
            <w:szCs w:val="20"/>
          </w:rPr>
          <w:delText xml:space="preserve">SSW </w:delText>
        </w:r>
      </w:del>
      <w:ins w:id="60" w:author="Entwistle, Andrew" w:date="2026-01-28T13:35:00Z">
        <w:r w:rsidR="00182508">
          <w:rPr>
            <w:rFonts w:ascii="Arial" w:hAnsi="Arial" w:cs="Arial"/>
            <w:sz w:val="20"/>
            <w:szCs w:val="20"/>
          </w:rPr>
          <w:t>Schwangersc</w:t>
        </w:r>
      </w:ins>
      <w:ins w:id="61" w:author="Entwistle, Andrew" w:date="2026-01-28T13:36:00Z">
        <w:r w:rsidR="00182508">
          <w:rPr>
            <w:rFonts w:ascii="Arial" w:hAnsi="Arial" w:cs="Arial"/>
            <w:sz w:val="20"/>
            <w:szCs w:val="20"/>
          </w:rPr>
          <w:t>haftswoche</w:t>
        </w:r>
      </w:ins>
      <w:ins w:id="62" w:author="Entwistle, Andrew" w:date="2026-01-28T13:35:00Z">
        <w:r w:rsidR="00182508" w:rsidRPr="00125297">
          <w:rPr>
            <w:rFonts w:ascii="Arial" w:hAnsi="Arial" w:cs="Arial"/>
            <w:sz w:val="20"/>
            <w:szCs w:val="20"/>
          </w:rPr>
          <w:t xml:space="preserve"> </w:t>
        </w:r>
      </w:ins>
      <w:r w:rsidRPr="00125297">
        <w:rPr>
          <w:rFonts w:ascii="Arial" w:hAnsi="Arial" w:cs="Arial"/>
          <w:sz w:val="20"/>
          <w:szCs w:val="20"/>
        </w:rPr>
        <w:t xml:space="preserve">wegen reduziertem Allgemeinzustand mit Ohrensausen, Kopfschmerzen, ausgeprägten Ödemen an den Extremitäten und Oberbauchschmerzen vor. Sie messen bei der Patientin einen Blutdruck von 141/107 </w:t>
      </w:r>
      <w:proofErr w:type="spellStart"/>
      <w:r w:rsidRPr="00125297">
        <w:rPr>
          <w:rFonts w:ascii="Arial" w:hAnsi="Arial" w:cs="Arial"/>
          <w:sz w:val="20"/>
          <w:szCs w:val="20"/>
        </w:rPr>
        <w:t>mmHg</w:t>
      </w:r>
      <w:proofErr w:type="spellEnd"/>
      <w:r w:rsidRPr="00125297">
        <w:rPr>
          <w:rFonts w:ascii="Arial" w:hAnsi="Arial" w:cs="Arial"/>
          <w:sz w:val="20"/>
          <w:szCs w:val="20"/>
        </w:rPr>
        <w:t>. Die Eiweißausscheidung im Urin beträgt 400 mg/d. Serologisch lassen sich eine milde Thrombozytopenie von 140.000/µl, ein Hämoglobin-Wert von 10,2 g/dl sowie eine Harnsäure von 7 mg/dl nachweisen. Der sFlt-1/</w:t>
      </w:r>
      <w:proofErr w:type="spellStart"/>
      <w:r w:rsidRPr="00125297">
        <w:rPr>
          <w:rFonts w:ascii="Arial" w:hAnsi="Arial" w:cs="Arial"/>
          <w:sz w:val="20"/>
          <w:szCs w:val="20"/>
        </w:rPr>
        <w:t>PlGF</w:t>
      </w:r>
      <w:proofErr w:type="spellEnd"/>
      <w:r w:rsidRPr="00125297">
        <w:rPr>
          <w:rFonts w:ascii="Arial" w:hAnsi="Arial" w:cs="Arial"/>
          <w:sz w:val="20"/>
          <w:szCs w:val="20"/>
        </w:rPr>
        <w:t>-Quotient weist einen Wert von 91 auf. Die Reflexe sind physiologisch.</w:t>
      </w:r>
    </w:p>
    <w:p w14:paraId="5AD2FDB7" w14:textId="77777777" w:rsidR="00DC5A2A" w:rsidRPr="00125297" w:rsidRDefault="00DC5A2A" w:rsidP="00DC5A2A">
      <w:pPr>
        <w:jc w:val="both"/>
        <w:rPr>
          <w:rFonts w:ascii="Arial" w:hAnsi="Arial" w:cs="Arial"/>
          <w:sz w:val="20"/>
          <w:szCs w:val="20"/>
        </w:rPr>
      </w:pPr>
      <w:r w:rsidRPr="00125297">
        <w:rPr>
          <w:rFonts w:ascii="Arial" w:hAnsi="Arial" w:cs="Arial"/>
          <w:sz w:val="20"/>
          <w:szCs w:val="20"/>
        </w:rPr>
        <w:t>Biometrie, Fruchtwasser, Doppler und CTG sind unauffällig.</w:t>
      </w:r>
    </w:p>
    <w:p w14:paraId="253C800F" w14:textId="77777777" w:rsidR="00DC5A2A" w:rsidRPr="00125297" w:rsidRDefault="00DC5A2A" w:rsidP="00DC5A2A">
      <w:pPr>
        <w:rPr>
          <w:rFonts w:ascii="Arial" w:hAnsi="Arial" w:cs="Arial"/>
          <w:sz w:val="20"/>
          <w:szCs w:val="20"/>
        </w:rPr>
      </w:pPr>
      <w:r w:rsidRPr="00125297">
        <w:rPr>
          <w:rFonts w:ascii="Arial" w:hAnsi="Arial" w:cs="Arial"/>
          <w:sz w:val="20"/>
          <w:szCs w:val="20"/>
        </w:rPr>
        <w:t>--</w:t>
      </w:r>
    </w:p>
    <w:p w14:paraId="26265EE3" w14:textId="4A66BFA2" w:rsidR="00F3013D" w:rsidRPr="00125297" w:rsidRDefault="00DC5A2A" w:rsidP="00DC5A2A">
      <w:pPr>
        <w:jc w:val="both"/>
        <w:rPr>
          <w:rFonts w:ascii="Arial" w:hAnsi="Arial" w:cs="Arial"/>
          <w:sz w:val="20"/>
          <w:szCs w:val="20"/>
        </w:rPr>
      </w:pPr>
      <w:r w:rsidRPr="00125297">
        <w:rPr>
          <w:rFonts w:ascii="Arial" w:hAnsi="Arial" w:cs="Arial"/>
          <w:sz w:val="20"/>
          <w:szCs w:val="20"/>
        </w:rPr>
        <w:t xml:space="preserve">23. </w:t>
      </w:r>
      <w:r w:rsidR="00F3013D" w:rsidRPr="00125297">
        <w:rPr>
          <w:rFonts w:ascii="Arial" w:hAnsi="Arial" w:cs="Arial"/>
          <w:sz w:val="20"/>
          <w:szCs w:val="20"/>
        </w:rPr>
        <w:t>Entscheiden Sie bei jeder Antwort, ob diese korrekt ist:</w:t>
      </w:r>
    </w:p>
    <w:p w14:paraId="43F88D9B" w14:textId="71D40504" w:rsidR="00DC5A2A" w:rsidRPr="00125297" w:rsidRDefault="00DC5A2A" w:rsidP="00DC5A2A">
      <w:pPr>
        <w:jc w:val="both"/>
        <w:rPr>
          <w:rFonts w:ascii="Arial" w:hAnsi="Arial" w:cs="Arial"/>
          <w:sz w:val="20"/>
          <w:szCs w:val="20"/>
        </w:rPr>
      </w:pPr>
      <w:proofErr w:type="spellStart"/>
      <w:proofErr w:type="gramStart"/>
      <w:r w:rsidRPr="00125297">
        <w:rPr>
          <w:rFonts w:ascii="Arial" w:hAnsi="Arial" w:cs="Arial"/>
          <w:sz w:val="20"/>
          <w:szCs w:val="20"/>
        </w:rPr>
        <w:t>Typ:Kprim</w:t>
      </w:r>
      <w:proofErr w:type="spellEnd"/>
      <w:proofErr w:type="gramEnd"/>
    </w:p>
    <w:p w14:paraId="563D7CAD" w14:textId="77777777" w:rsidR="00F3013D" w:rsidRPr="00125297" w:rsidRDefault="00F3013D" w:rsidP="00A2414E">
      <w:pPr>
        <w:pStyle w:val="Listenabsatz"/>
        <w:numPr>
          <w:ilvl w:val="0"/>
          <w:numId w:val="23"/>
        </w:numPr>
        <w:rPr>
          <w:rFonts w:ascii="Arial" w:hAnsi="Arial" w:cs="Arial"/>
          <w:b/>
          <w:bCs/>
          <w:sz w:val="20"/>
          <w:szCs w:val="20"/>
        </w:rPr>
      </w:pPr>
      <w:r w:rsidRPr="00125297">
        <w:rPr>
          <w:rFonts w:ascii="Arial" w:hAnsi="Arial" w:cs="Arial"/>
          <w:b/>
          <w:bCs/>
          <w:sz w:val="20"/>
          <w:szCs w:val="20"/>
        </w:rPr>
        <w:t>Der Flt-1/</w:t>
      </w:r>
      <w:proofErr w:type="spellStart"/>
      <w:r w:rsidRPr="00125297">
        <w:rPr>
          <w:rFonts w:ascii="Arial" w:hAnsi="Arial" w:cs="Arial"/>
          <w:b/>
          <w:bCs/>
          <w:sz w:val="20"/>
          <w:szCs w:val="20"/>
        </w:rPr>
        <w:t>PlGF</w:t>
      </w:r>
      <w:proofErr w:type="spellEnd"/>
      <w:r w:rsidRPr="00125297">
        <w:rPr>
          <w:rFonts w:ascii="Arial" w:hAnsi="Arial" w:cs="Arial"/>
          <w:b/>
          <w:bCs/>
          <w:sz w:val="20"/>
          <w:szCs w:val="20"/>
        </w:rPr>
        <w:t>-Quotient hat einen diagnostischen Stellenwert im oben geschilderten Fall.</w:t>
      </w:r>
    </w:p>
    <w:p w14:paraId="0FE4D6D0" w14:textId="77777777" w:rsidR="00F3013D" w:rsidRPr="00125297" w:rsidRDefault="00F3013D" w:rsidP="00A2414E">
      <w:pPr>
        <w:pStyle w:val="Listenabsatz"/>
        <w:numPr>
          <w:ilvl w:val="0"/>
          <w:numId w:val="23"/>
        </w:numPr>
        <w:rPr>
          <w:rFonts w:ascii="Arial" w:hAnsi="Arial" w:cs="Arial"/>
          <w:b/>
          <w:bCs/>
          <w:sz w:val="20"/>
          <w:szCs w:val="20"/>
        </w:rPr>
      </w:pPr>
      <w:r w:rsidRPr="00125297">
        <w:rPr>
          <w:rFonts w:ascii="Arial" w:hAnsi="Arial" w:cs="Arial"/>
          <w:b/>
          <w:bCs/>
          <w:sz w:val="20"/>
          <w:szCs w:val="20"/>
        </w:rPr>
        <w:t>Es handelt sich um eine Early-</w:t>
      </w:r>
      <w:proofErr w:type="spellStart"/>
      <w:r w:rsidRPr="00125297">
        <w:rPr>
          <w:rFonts w:ascii="Arial" w:hAnsi="Arial" w:cs="Arial"/>
          <w:b/>
          <w:bCs/>
          <w:sz w:val="20"/>
          <w:szCs w:val="20"/>
        </w:rPr>
        <w:t>onset</w:t>
      </w:r>
      <w:proofErr w:type="spellEnd"/>
      <w:r w:rsidRPr="00125297">
        <w:rPr>
          <w:rFonts w:ascii="Arial" w:hAnsi="Arial" w:cs="Arial"/>
          <w:b/>
          <w:bCs/>
          <w:sz w:val="20"/>
          <w:szCs w:val="20"/>
        </w:rPr>
        <w:t xml:space="preserve"> Präeklampsie.</w:t>
      </w:r>
    </w:p>
    <w:p w14:paraId="5911947F" w14:textId="77777777" w:rsidR="00F3013D" w:rsidRPr="00125297" w:rsidRDefault="00F3013D" w:rsidP="00A2414E">
      <w:pPr>
        <w:pStyle w:val="Listenabsatz"/>
        <w:numPr>
          <w:ilvl w:val="0"/>
          <w:numId w:val="23"/>
        </w:numPr>
        <w:rPr>
          <w:rFonts w:ascii="Arial" w:hAnsi="Arial" w:cs="Arial"/>
          <w:sz w:val="20"/>
          <w:szCs w:val="20"/>
        </w:rPr>
      </w:pPr>
      <w:r w:rsidRPr="00125297">
        <w:rPr>
          <w:rFonts w:ascii="Arial" w:hAnsi="Arial" w:cs="Arial"/>
          <w:sz w:val="20"/>
          <w:szCs w:val="20"/>
        </w:rPr>
        <w:t>Es handelt sich um ein HELLP-Syndrom.</w:t>
      </w:r>
    </w:p>
    <w:p w14:paraId="3C4B5F1D" w14:textId="740C8915" w:rsidR="003D7A8F" w:rsidRPr="00125297" w:rsidRDefault="00F3013D" w:rsidP="00A2414E">
      <w:pPr>
        <w:pStyle w:val="Listenabsatz"/>
        <w:numPr>
          <w:ilvl w:val="0"/>
          <w:numId w:val="23"/>
        </w:numPr>
        <w:rPr>
          <w:rFonts w:ascii="Arial" w:hAnsi="Arial" w:cs="Arial"/>
          <w:sz w:val="20"/>
          <w:szCs w:val="20"/>
        </w:rPr>
      </w:pPr>
      <w:r w:rsidRPr="00125297">
        <w:rPr>
          <w:rFonts w:ascii="Arial" w:hAnsi="Arial" w:cs="Arial"/>
          <w:sz w:val="20"/>
          <w:szCs w:val="20"/>
        </w:rPr>
        <w:t>Das Alter der Patientin stellt einen Risikofaktor für eine Präeklampsie dar.</w:t>
      </w:r>
    </w:p>
    <w:p w14:paraId="436D2FE0" w14:textId="77777777" w:rsidR="003D7A8F" w:rsidRPr="00125297" w:rsidRDefault="003D7A8F" w:rsidP="003D7A8F">
      <w:pPr>
        <w:rPr>
          <w:rFonts w:ascii="Arial" w:hAnsi="Arial" w:cs="Arial"/>
          <w:sz w:val="20"/>
          <w:szCs w:val="20"/>
        </w:rPr>
      </w:pPr>
      <w:r w:rsidRPr="00125297">
        <w:rPr>
          <w:rFonts w:ascii="Arial" w:hAnsi="Arial" w:cs="Arial"/>
          <w:sz w:val="20"/>
          <w:szCs w:val="20"/>
        </w:rPr>
        <w:t>--</w:t>
      </w:r>
    </w:p>
    <w:p w14:paraId="4ED284BB" w14:textId="77777777" w:rsidR="003D7A8F" w:rsidRPr="00125297" w:rsidRDefault="003D7A8F" w:rsidP="003D7A8F">
      <w:pPr>
        <w:rPr>
          <w:rFonts w:ascii="Arial" w:hAnsi="Arial" w:cs="Arial"/>
          <w:sz w:val="20"/>
          <w:szCs w:val="20"/>
        </w:rPr>
      </w:pPr>
      <w:r w:rsidRPr="00125297">
        <w:rPr>
          <w:rFonts w:ascii="Arial" w:hAnsi="Arial" w:cs="Arial"/>
          <w:sz w:val="20"/>
          <w:szCs w:val="20"/>
        </w:rPr>
        <w:t>Titel: Klausur Gynäkologie und Geburtshilfe WS 2025/26</w:t>
      </w:r>
    </w:p>
    <w:p w14:paraId="5F525BCF" w14:textId="77777777" w:rsidR="003D7A8F" w:rsidRPr="00722363" w:rsidRDefault="003D7A8F" w:rsidP="003D7A8F">
      <w:commentRangeStart w:id="63"/>
      <w:r w:rsidRPr="00755FB6">
        <w:rPr>
          <w:noProof/>
        </w:rPr>
        <w:lastRenderedPageBreak/>
        <w:drawing>
          <wp:inline distT="0" distB="0" distL="0" distR="0" wp14:anchorId="071345C2" wp14:editId="0967CB91">
            <wp:extent cx="5570928" cy="3742845"/>
            <wp:effectExtent l="0" t="0" r="4445" b="3810"/>
            <wp:docPr id="2" name="Grafik 4" descr="Ein Bild, das medizinische Bildgebung, Radiologie, Screenshot, pränataler Ultraschal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descr="Ein Bild, das medizinische Bildgebung, Radiologie, Screenshot, pränataler Ultraschall enthält.&#10;&#10;KI-generierte Inhalte können fehlerhaft sein."/>
                    <pic:cNvPicPr>
                      <a:picLocks noChangeAspect="1"/>
                    </pic:cNvPicPr>
                  </pic:nvPicPr>
                  <pic:blipFill rotWithShape="1">
                    <a:blip r:embed="rId10">
                      <a:extLst>
                        <a:ext uri="{28A0092B-C50C-407E-A947-70E740481C1C}">
                          <a14:useLocalDpi xmlns:a14="http://schemas.microsoft.com/office/drawing/2010/main" val="0"/>
                        </a:ext>
                      </a:extLst>
                    </a:blip>
                    <a:srcRect t="10431"/>
                    <a:stretch/>
                  </pic:blipFill>
                  <pic:spPr bwMode="auto">
                    <a:xfrm>
                      <a:off x="0" y="0"/>
                      <a:ext cx="5570928" cy="3742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commentRangeEnd w:id="63"/>
      <w:r w:rsidR="00340D35">
        <w:rPr>
          <w:rStyle w:val="Kommentarzeichen"/>
        </w:rPr>
        <w:commentReference w:id="63"/>
      </w:r>
      <w:r w:rsidRPr="00722363">
        <w:rPr>
          <w:noProof/>
        </w:rPr>
        <w:t xml:space="preserve">  </w:t>
      </w:r>
    </w:p>
    <w:p w14:paraId="271AB9B6" w14:textId="77777777" w:rsidR="00123E9E" w:rsidRPr="00125297" w:rsidRDefault="00123E9E" w:rsidP="00123E9E">
      <w:pPr>
        <w:rPr>
          <w:rFonts w:ascii="Arial" w:hAnsi="Arial" w:cs="Arial"/>
          <w:sz w:val="20"/>
          <w:szCs w:val="20"/>
        </w:rPr>
      </w:pPr>
      <w:r w:rsidRPr="00125297">
        <w:rPr>
          <w:rFonts w:ascii="Arial" w:hAnsi="Arial" w:cs="Arial"/>
          <w:sz w:val="20"/>
          <w:szCs w:val="20"/>
        </w:rPr>
        <w:t>Quelle:</w:t>
      </w:r>
      <w:r>
        <w:rPr>
          <w:rFonts w:ascii="Arial" w:hAnsi="Arial" w:cs="Arial"/>
          <w:sz w:val="20"/>
          <w:szCs w:val="20"/>
        </w:rPr>
        <w:t xml:space="preserve"> Universitätsklinikum Würzburg</w:t>
      </w:r>
    </w:p>
    <w:p w14:paraId="583F3D8B" w14:textId="0C4B9713" w:rsidR="003D7A8F" w:rsidRPr="00125297" w:rsidRDefault="003D7A8F" w:rsidP="003D7A8F">
      <w:pPr>
        <w:rPr>
          <w:rFonts w:ascii="Arial" w:hAnsi="Arial" w:cs="Arial"/>
          <w:sz w:val="20"/>
          <w:szCs w:val="20"/>
        </w:rPr>
      </w:pPr>
      <w:r w:rsidRPr="00125297">
        <w:rPr>
          <w:rFonts w:ascii="Arial" w:hAnsi="Arial" w:cs="Arial"/>
          <w:sz w:val="20"/>
          <w:szCs w:val="20"/>
        </w:rPr>
        <w:t>--</w:t>
      </w:r>
    </w:p>
    <w:p w14:paraId="1469C73A" w14:textId="68CE2C7A" w:rsidR="00016AC8" w:rsidRPr="00125297" w:rsidRDefault="00D368CD" w:rsidP="00D368CD">
      <w:pPr>
        <w:spacing w:before="100" w:beforeAutospacing="1" w:after="100" w:afterAutospacing="1"/>
        <w:rPr>
          <w:rFonts w:ascii="Arial" w:hAnsi="Arial" w:cs="Arial"/>
          <w:sz w:val="20"/>
          <w:szCs w:val="20"/>
        </w:rPr>
      </w:pPr>
      <w:r w:rsidRPr="00125297">
        <w:rPr>
          <w:rFonts w:ascii="Arial" w:hAnsi="Arial" w:cs="Arial"/>
          <w:sz w:val="20"/>
          <w:szCs w:val="20"/>
        </w:rPr>
        <w:t xml:space="preserve">24. </w:t>
      </w:r>
      <w:commentRangeStart w:id="64"/>
      <w:r w:rsidR="00016AC8" w:rsidRPr="00125297">
        <w:rPr>
          <w:rFonts w:ascii="Arial" w:hAnsi="Arial" w:cs="Arial"/>
          <w:sz w:val="20"/>
          <w:szCs w:val="20"/>
        </w:rPr>
        <w:t xml:space="preserve">Welche </w:t>
      </w:r>
      <w:ins w:id="65" w:author="Entwistle, Andrew" w:date="2026-01-28T13:38:00Z">
        <w:r w:rsidR="00182508">
          <w:rPr>
            <w:rFonts w:ascii="Arial" w:hAnsi="Arial" w:cs="Arial"/>
            <w:sz w:val="20"/>
            <w:szCs w:val="20"/>
          </w:rPr>
          <w:t xml:space="preserve">der folgenden </w:t>
        </w:r>
      </w:ins>
      <w:r w:rsidR="00016AC8" w:rsidRPr="00125297">
        <w:rPr>
          <w:rFonts w:ascii="Arial" w:hAnsi="Arial" w:cs="Arial"/>
          <w:sz w:val="20"/>
          <w:szCs w:val="20"/>
        </w:rPr>
        <w:t>Aussage</w:t>
      </w:r>
      <w:del w:id="66" w:author="Entwistle, Andrew" w:date="2026-01-28T13:38:00Z">
        <w:r w:rsidR="00016AC8" w:rsidRPr="00125297" w:rsidDel="00182508">
          <w:rPr>
            <w:rFonts w:ascii="Arial" w:hAnsi="Arial" w:cs="Arial"/>
            <w:sz w:val="20"/>
            <w:szCs w:val="20"/>
          </w:rPr>
          <w:delText>(</w:delText>
        </w:r>
      </w:del>
      <w:r w:rsidR="00016AC8" w:rsidRPr="00125297">
        <w:rPr>
          <w:rFonts w:ascii="Arial" w:hAnsi="Arial" w:cs="Arial"/>
          <w:sz w:val="20"/>
          <w:szCs w:val="20"/>
        </w:rPr>
        <w:t>n</w:t>
      </w:r>
      <w:del w:id="67" w:author="Entwistle, Andrew" w:date="2026-01-28T13:38:00Z">
        <w:r w:rsidR="00016AC8" w:rsidRPr="00125297" w:rsidDel="00182508">
          <w:rPr>
            <w:rFonts w:ascii="Arial" w:hAnsi="Arial" w:cs="Arial"/>
            <w:sz w:val="20"/>
            <w:szCs w:val="20"/>
          </w:rPr>
          <w:delText>)</w:delText>
        </w:r>
      </w:del>
      <w:r w:rsidR="00016AC8" w:rsidRPr="00125297">
        <w:rPr>
          <w:rFonts w:ascii="Arial" w:hAnsi="Arial" w:cs="Arial"/>
          <w:sz w:val="20"/>
          <w:szCs w:val="20"/>
        </w:rPr>
        <w:t xml:space="preserve"> zu </w:t>
      </w:r>
      <w:r w:rsidR="003D7A8F" w:rsidRPr="00125297">
        <w:rPr>
          <w:rFonts w:ascii="Arial" w:hAnsi="Arial" w:cs="Arial"/>
          <w:sz w:val="20"/>
          <w:szCs w:val="20"/>
        </w:rPr>
        <w:t>diesem</w:t>
      </w:r>
      <w:r w:rsidR="00016AC8" w:rsidRPr="00125297">
        <w:rPr>
          <w:rFonts w:ascii="Arial" w:hAnsi="Arial" w:cs="Arial"/>
          <w:sz w:val="20"/>
          <w:szCs w:val="20"/>
        </w:rPr>
        <w:t xml:space="preserve"> Sonographie-Befund ist</w:t>
      </w:r>
      <w:ins w:id="68" w:author="Entwistle, Andrew" w:date="2026-01-28T13:38:00Z">
        <w:r w:rsidR="00182508">
          <w:rPr>
            <w:rFonts w:ascii="Arial" w:hAnsi="Arial" w:cs="Arial"/>
            <w:sz w:val="20"/>
            <w:szCs w:val="20"/>
          </w:rPr>
          <w:t xml:space="preserve"> bzw. </w:t>
        </w:r>
      </w:ins>
      <w:del w:id="69" w:author="Entwistle, Andrew" w:date="2026-01-28T13:38:00Z">
        <w:r w:rsidR="00016AC8" w:rsidRPr="00125297" w:rsidDel="00182508">
          <w:rPr>
            <w:rFonts w:ascii="Arial" w:hAnsi="Arial" w:cs="Arial"/>
            <w:sz w:val="20"/>
            <w:szCs w:val="20"/>
          </w:rPr>
          <w:delText>/</w:delText>
        </w:r>
      </w:del>
      <w:r w:rsidR="00016AC8" w:rsidRPr="00125297">
        <w:rPr>
          <w:rFonts w:ascii="Arial" w:hAnsi="Arial" w:cs="Arial"/>
          <w:sz w:val="20"/>
          <w:szCs w:val="20"/>
        </w:rPr>
        <w:t>sind korrekt?</w:t>
      </w:r>
      <w:commentRangeEnd w:id="64"/>
      <w:r w:rsidR="00182508">
        <w:rPr>
          <w:rStyle w:val="Kommentarzeichen"/>
        </w:rPr>
        <w:commentReference w:id="64"/>
      </w:r>
    </w:p>
    <w:p w14:paraId="6D17EC9D" w14:textId="5624E625" w:rsidR="00F3013D" w:rsidRPr="00125297" w:rsidRDefault="00D368CD" w:rsidP="007C3DAA">
      <w:pPr>
        <w:spacing w:before="100" w:beforeAutospacing="1" w:after="100" w:afterAutospacing="1" w:line="240" w:lineRule="auto"/>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Kprim</w:t>
      </w:r>
      <w:proofErr w:type="spellEnd"/>
    </w:p>
    <w:p w14:paraId="6A08A41A" w14:textId="77777777" w:rsidR="00F3013D" w:rsidRPr="00125297" w:rsidRDefault="00F3013D" w:rsidP="00A2414E">
      <w:pPr>
        <w:pStyle w:val="Listenabsatz"/>
        <w:numPr>
          <w:ilvl w:val="0"/>
          <w:numId w:val="24"/>
        </w:numPr>
        <w:rPr>
          <w:rFonts w:ascii="Arial" w:hAnsi="Arial" w:cs="Arial"/>
          <w:sz w:val="20"/>
          <w:szCs w:val="20"/>
        </w:rPr>
      </w:pPr>
      <w:r w:rsidRPr="00125297">
        <w:rPr>
          <w:rFonts w:ascii="Arial" w:hAnsi="Arial" w:cs="Arial"/>
          <w:sz w:val="20"/>
          <w:szCs w:val="20"/>
        </w:rPr>
        <w:t>Es muss von vorzeitiger Wehentätigkeit ausgegangen werden.</w:t>
      </w:r>
    </w:p>
    <w:p w14:paraId="688C6304" w14:textId="77777777" w:rsidR="00F3013D" w:rsidRPr="00125297" w:rsidRDefault="00F3013D" w:rsidP="00A2414E">
      <w:pPr>
        <w:pStyle w:val="Listenabsatz"/>
        <w:numPr>
          <w:ilvl w:val="0"/>
          <w:numId w:val="24"/>
        </w:numPr>
        <w:rPr>
          <w:rFonts w:ascii="Arial" w:hAnsi="Arial" w:cs="Arial"/>
          <w:b/>
          <w:bCs/>
          <w:sz w:val="20"/>
          <w:szCs w:val="20"/>
        </w:rPr>
      </w:pPr>
      <w:r w:rsidRPr="00125297">
        <w:rPr>
          <w:rFonts w:ascii="Arial" w:hAnsi="Arial" w:cs="Arial"/>
          <w:b/>
          <w:bCs/>
          <w:sz w:val="20"/>
          <w:szCs w:val="20"/>
        </w:rPr>
        <w:t>Die Zervix ist verkürzt und weist einen Trichter auf.</w:t>
      </w:r>
    </w:p>
    <w:p w14:paraId="6CBF8E08" w14:textId="77777777" w:rsidR="00F3013D" w:rsidRPr="00125297" w:rsidRDefault="00F3013D" w:rsidP="00A2414E">
      <w:pPr>
        <w:pStyle w:val="Listenabsatz"/>
        <w:numPr>
          <w:ilvl w:val="0"/>
          <w:numId w:val="24"/>
        </w:numPr>
        <w:rPr>
          <w:rFonts w:ascii="Arial" w:hAnsi="Arial" w:cs="Arial"/>
          <w:b/>
          <w:bCs/>
          <w:sz w:val="20"/>
          <w:szCs w:val="20"/>
        </w:rPr>
      </w:pPr>
      <w:r w:rsidRPr="00125297">
        <w:rPr>
          <w:rFonts w:ascii="Arial" w:hAnsi="Arial" w:cs="Arial"/>
          <w:b/>
          <w:bCs/>
          <w:sz w:val="20"/>
          <w:szCs w:val="20"/>
        </w:rPr>
        <w:t xml:space="preserve">Zur Beurteilung der </w:t>
      </w:r>
      <w:proofErr w:type="spellStart"/>
      <w:r w:rsidRPr="00125297">
        <w:rPr>
          <w:rFonts w:ascii="Arial" w:hAnsi="Arial" w:cs="Arial"/>
          <w:b/>
          <w:bCs/>
          <w:sz w:val="20"/>
          <w:szCs w:val="20"/>
        </w:rPr>
        <w:t>Zervixlänge</w:t>
      </w:r>
      <w:proofErr w:type="spellEnd"/>
      <w:r w:rsidRPr="00125297">
        <w:rPr>
          <w:rFonts w:ascii="Arial" w:hAnsi="Arial" w:cs="Arial"/>
          <w:b/>
          <w:bCs/>
          <w:sz w:val="20"/>
          <w:szCs w:val="20"/>
        </w:rPr>
        <w:t xml:space="preserve"> sollten drei Messungen durchgeführt werden.</w:t>
      </w:r>
    </w:p>
    <w:p w14:paraId="0BB8B33C" w14:textId="77777777" w:rsidR="00F3013D" w:rsidRPr="00125297" w:rsidRDefault="00F3013D" w:rsidP="00A2414E">
      <w:pPr>
        <w:pStyle w:val="Listenabsatz"/>
        <w:numPr>
          <w:ilvl w:val="0"/>
          <w:numId w:val="24"/>
        </w:numPr>
        <w:rPr>
          <w:rFonts w:ascii="Arial" w:hAnsi="Arial" w:cs="Arial"/>
          <w:sz w:val="20"/>
          <w:szCs w:val="20"/>
        </w:rPr>
      </w:pPr>
      <w:r w:rsidRPr="00125297">
        <w:rPr>
          <w:rFonts w:ascii="Arial" w:hAnsi="Arial" w:cs="Arial"/>
          <w:sz w:val="20"/>
          <w:szCs w:val="20"/>
        </w:rPr>
        <w:t xml:space="preserve">Die </w:t>
      </w:r>
      <w:proofErr w:type="spellStart"/>
      <w:r w:rsidRPr="00125297">
        <w:rPr>
          <w:rFonts w:ascii="Arial" w:hAnsi="Arial" w:cs="Arial"/>
          <w:sz w:val="20"/>
          <w:szCs w:val="20"/>
        </w:rPr>
        <w:t>Zervixlänge</w:t>
      </w:r>
      <w:proofErr w:type="spellEnd"/>
      <w:r w:rsidRPr="00125297">
        <w:rPr>
          <w:rFonts w:ascii="Arial" w:hAnsi="Arial" w:cs="Arial"/>
          <w:sz w:val="20"/>
          <w:szCs w:val="20"/>
        </w:rPr>
        <w:t xml:space="preserve"> ist für eine Schwangere in der 35. SSW unauffällig.</w:t>
      </w:r>
    </w:p>
    <w:p w14:paraId="45FA37A8" w14:textId="77777777" w:rsidR="00F3013D" w:rsidRPr="00125297" w:rsidRDefault="00F3013D" w:rsidP="00D368CD">
      <w:pPr>
        <w:rPr>
          <w:rFonts w:ascii="Arial" w:hAnsi="Arial" w:cs="Arial"/>
          <w:sz w:val="20"/>
          <w:szCs w:val="20"/>
        </w:rPr>
      </w:pPr>
    </w:p>
    <w:p w14:paraId="7499EA5F" w14:textId="77777777" w:rsidR="00D368CD" w:rsidRPr="00125297" w:rsidRDefault="00D368CD" w:rsidP="00D368CD">
      <w:pPr>
        <w:rPr>
          <w:rFonts w:ascii="Arial" w:hAnsi="Arial" w:cs="Arial"/>
          <w:sz w:val="20"/>
          <w:szCs w:val="20"/>
        </w:rPr>
      </w:pPr>
      <w:r w:rsidRPr="00125297">
        <w:rPr>
          <w:rFonts w:ascii="Arial" w:hAnsi="Arial" w:cs="Arial"/>
          <w:sz w:val="20"/>
          <w:szCs w:val="20"/>
        </w:rPr>
        <w:t>--</w:t>
      </w:r>
    </w:p>
    <w:p w14:paraId="4FC13DE4" w14:textId="77777777" w:rsidR="00D368CD" w:rsidRPr="00125297" w:rsidRDefault="00D368CD" w:rsidP="00D368CD">
      <w:pPr>
        <w:rPr>
          <w:rFonts w:ascii="Arial" w:hAnsi="Arial" w:cs="Arial"/>
          <w:sz w:val="20"/>
          <w:szCs w:val="20"/>
        </w:rPr>
      </w:pPr>
      <w:r w:rsidRPr="00125297">
        <w:rPr>
          <w:rFonts w:ascii="Arial" w:hAnsi="Arial" w:cs="Arial"/>
          <w:sz w:val="20"/>
          <w:szCs w:val="20"/>
        </w:rPr>
        <w:t>Titel: Klausur Gynäkologie und Geburtshilfe WS 2025/26</w:t>
      </w:r>
    </w:p>
    <w:p w14:paraId="43702593" w14:textId="77777777" w:rsidR="00D368CD" w:rsidRPr="00125297" w:rsidRDefault="00D368CD" w:rsidP="00D368CD">
      <w:pPr>
        <w:rPr>
          <w:rFonts w:ascii="Arial" w:hAnsi="Arial" w:cs="Arial"/>
          <w:sz w:val="20"/>
          <w:szCs w:val="20"/>
        </w:rPr>
      </w:pPr>
      <w:r w:rsidRPr="00125297">
        <w:rPr>
          <w:rFonts w:ascii="Arial" w:hAnsi="Arial" w:cs="Arial"/>
          <w:sz w:val="20"/>
          <w:szCs w:val="20"/>
        </w:rPr>
        <w:t>--</w:t>
      </w:r>
    </w:p>
    <w:p w14:paraId="49F76590" w14:textId="00A4DFAE" w:rsidR="00F3013D" w:rsidRPr="00125297" w:rsidRDefault="00D368CD" w:rsidP="00F3013D">
      <w:pPr>
        <w:rPr>
          <w:rFonts w:ascii="Arial" w:hAnsi="Arial" w:cs="Arial"/>
          <w:sz w:val="20"/>
          <w:szCs w:val="20"/>
        </w:rPr>
      </w:pPr>
      <w:r w:rsidRPr="00125297">
        <w:rPr>
          <w:rFonts w:ascii="Arial" w:hAnsi="Arial" w:cs="Arial"/>
          <w:sz w:val="20"/>
          <w:szCs w:val="20"/>
        </w:rPr>
        <w:t xml:space="preserve">25. </w:t>
      </w:r>
      <w:r w:rsidR="00F3013D" w:rsidRPr="00125297">
        <w:rPr>
          <w:rFonts w:ascii="Arial" w:hAnsi="Arial" w:cs="Arial"/>
          <w:sz w:val="20"/>
          <w:szCs w:val="20"/>
        </w:rPr>
        <w:t xml:space="preserve">Welche Aussage zur Nachgeburtsphase trifft </w:t>
      </w:r>
      <w:r w:rsidRPr="00125297">
        <w:rPr>
          <w:rFonts w:ascii="Arial" w:hAnsi="Arial" w:cs="Arial"/>
          <w:sz w:val="20"/>
          <w:szCs w:val="20"/>
        </w:rPr>
        <w:t xml:space="preserve">am ehesten </w:t>
      </w:r>
      <w:r w:rsidR="00F3013D" w:rsidRPr="00125297">
        <w:rPr>
          <w:rFonts w:ascii="Arial" w:hAnsi="Arial" w:cs="Arial"/>
          <w:sz w:val="20"/>
          <w:szCs w:val="20"/>
        </w:rPr>
        <w:t>zu?</w:t>
      </w:r>
    </w:p>
    <w:p w14:paraId="3F949A78" w14:textId="349BF423" w:rsidR="00D368CD" w:rsidRPr="00125297" w:rsidRDefault="00D368CD" w:rsidP="00F3013D">
      <w:pPr>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TypA</w:t>
      </w:r>
      <w:proofErr w:type="spellEnd"/>
    </w:p>
    <w:p w14:paraId="736C2F93" w14:textId="3743A899" w:rsidR="00D368CD" w:rsidRPr="00125297" w:rsidRDefault="00F3013D" w:rsidP="00A2414E">
      <w:pPr>
        <w:pStyle w:val="Listenabsatz"/>
        <w:numPr>
          <w:ilvl w:val="0"/>
          <w:numId w:val="25"/>
        </w:numPr>
        <w:spacing w:line="278" w:lineRule="auto"/>
        <w:rPr>
          <w:rFonts w:ascii="Arial" w:hAnsi="Arial" w:cs="Arial"/>
          <w:sz w:val="20"/>
          <w:szCs w:val="20"/>
        </w:rPr>
      </w:pPr>
      <w:r w:rsidRPr="00125297">
        <w:rPr>
          <w:rFonts w:ascii="Arial" w:hAnsi="Arial" w:cs="Arial"/>
          <w:sz w:val="20"/>
          <w:szCs w:val="20"/>
        </w:rPr>
        <w:t xml:space="preserve">Sie endet mit vollständiger </w:t>
      </w:r>
      <w:proofErr w:type="spellStart"/>
      <w:r w:rsidRPr="00125297">
        <w:rPr>
          <w:rFonts w:ascii="Arial" w:hAnsi="Arial" w:cs="Arial"/>
          <w:sz w:val="20"/>
          <w:szCs w:val="20"/>
        </w:rPr>
        <w:t>Muttermundseröffnung</w:t>
      </w:r>
      <w:proofErr w:type="spellEnd"/>
    </w:p>
    <w:p w14:paraId="25537CE1" w14:textId="07A6E302" w:rsidR="00F3013D" w:rsidRPr="00125297" w:rsidRDefault="00F3013D" w:rsidP="00A2414E">
      <w:pPr>
        <w:pStyle w:val="Listenabsatz"/>
        <w:numPr>
          <w:ilvl w:val="0"/>
          <w:numId w:val="25"/>
        </w:numPr>
        <w:spacing w:line="278" w:lineRule="auto"/>
        <w:rPr>
          <w:rFonts w:ascii="Arial" w:hAnsi="Arial" w:cs="Arial"/>
          <w:b/>
          <w:bCs/>
          <w:sz w:val="20"/>
          <w:szCs w:val="20"/>
        </w:rPr>
      </w:pPr>
      <w:r w:rsidRPr="00125297">
        <w:rPr>
          <w:rFonts w:ascii="Arial" w:hAnsi="Arial" w:cs="Arial"/>
          <w:b/>
          <w:bCs/>
          <w:sz w:val="20"/>
          <w:szCs w:val="20"/>
        </w:rPr>
        <w:t>Sie umfasst die Lösung und Geburt der Plazenta</w:t>
      </w:r>
    </w:p>
    <w:p w14:paraId="0EEA830E" w14:textId="409C3F00" w:rsidR="00F3013D" w:rsidRPr="00125297" w:rsidRDefault="00F3013D" w:rsidP="00A2414E">
      <w:pPr>
        <w:pStyle w:val="Listenabsatz"/>
        <w:numPr>
          <w:ilvl w:val="0"/>
          <w:numId w:val="25"/>
        </w:numPr>
        <w:spacing w:line="278" w:lineRule="auto"/>
        <w:rPr>
          <w:rFonts w:ascii="Arial" w:hAnsi="Arial" w:cs="Arial"/>
          <w:sz w:val="20"/>
          <w:szCs w:val="20"/>
        </w:rPr>
      </w:pPr>
      <w:r w:rsidRPr="00125297">
        <w:rPr>
          <w:rFonts w:ascii="Arial" w:hAnsi="Arial" w:cs="Arial"/>
          <w:sz w:val="20"/>
          <w:szCs w:val="20"/>
        </w:rPr>
        <w:t>Sie beginnt erst nach dem ersten Stillen</w:t>
      </w:r>
    </w:p>
    <w:p w14:paraId="55B27638" w14:textId="6C337BD4" w:rsidR="00F3013D" w:rsidRPr="00125297" w:rsidRDefault="00F3013D" w:rsidP="00A2414E">
      <w:pPr>
        <w:pStyle w:val="Listenabsatz"/>
        <w:numPr>
          <w:ilvl w:val="0"/>
          <w:numId w:val="25"/>
        </w:numPr>
        <w:spacing w:line="278" w:lineRule="auto"/>
        <w:rPr>
          <w:rFonts w:ascii="Arial" w:hAnsi="Arial" w:cs="Arial"/>
          <w:sz w:val="20"/>
          <w:szCs w:val="20"/>
        </w:rPr>
      </w:pPr>
      <w:r w:rsidRPr="00125297">
        <w:rPr>
          <w:rFonts w:ascii="Arial" w:hAnsi="Arial" w:cs="Arial"/>
          <w:sz w:val="20"/>
          <w:szCs w:val="20"/>
        </w:rPr>
        <w:t>Sie dauert physiologisch bis zu 3 Stunden</w:t>
      </w:r>
    </w:p>
    <w:p w14:paraId="3A6E1CC8" w14:textId="0E52A365" w:rsidR="00F3013D" w:rsidRPr="00125297" w:rsidRDefault="00F3013D" w:rsidP="00A2414E">
      <w:pPr>
        <w:pStyle w:val="Listenabsatz"/>
        <w:numPr>
          <w:ilvl w:val="0"/>
          <w:numId w:val="25"/>
        </w:numPr>
        <w:spacing w:line="278" w:lineRule="auto"/>
        <w:rPr>
          <w:rFonts w:ascii="Arial" w:hAnsi="Arial" w:cs="Arial"/>
          <w:sz w:val="20"/>
          <w:szCs w:val="20"/>
        </w:rPr>
      </w:pPr>
      <w:r w:rsidRPr="00125297">
        <w:rPr>
          <w:rFonts w:ascii="Arial" w:hAnsi="Arial" w:cs="Arial"/>
          <w:sz w:val="20"/>
          <w:szCs w:val="20"/>
        </w:rPr>
        <w:t>Sie endet mit dem Einsetzen des Pressdrangs</w:t>
      </w:r>
    </w:p>
    <w:p w14:paraId="7C4DA416" w14:textId="77777777" w:rsidR="00D368CD" w:rsidRPr="00125297" w:rsidRDefault="00D368CD" w:rsidP="00D368CD">
      <w:pPr>
        <w:rPr>
          <w:rFonts w:ascii="Arial" w:hAnsi="Arial" w:cs="Arial"/>
          <w:sz w:val="20"/>
          <w:szCs w:val="20"/>
        </w:rPr>
      </w:pPr>
      <w:r w:rsidRPr="00125297">
        <w:rPr>
          <w:rFonts w:ascii="Arial" w:hAnsi="Arial" w:cs="Arial"/>
          <w:sz w:val="20"/>
          <w:szCs w:val="20"/>
        </w:rPr>
        <w:t>--</w:t>
      </w:r>
    </w:p>
    <w:p w14:paraId="499CCCCA" w14:textId="77777777" w:rsidR="00D368CD" w:rsidRPr="00125297" w:rsidRDefault="00D368CD" w:rsidP="00D368CD">
      <w:pPr>
        <w:rPr>
          <w:rFonts w:ascii="Arial" w:hAnsi="Arial" w:cs="Arial"/>
          <w:sz w:val="20"/>
          <w:szCs w:val="20"/>
        </w:rPr>
      </w:pPr>
      <w:r w:rsidRPr="00125297">
        <w:rPr>
          <w:rFonts w:ascii="Arial" w:hAnsi="Arial" w:cs="Arial"/>
          <w:sz w:val="20"/>
          <w:szCs w:val="20"/>
        </w:rPr>
        <w:t>Titel: Klausur Gynäkologie und Geburtshilfe WS 2025/26</w:t>
      </w:r>
    </w:p>
    <w:p w14:paraId="1F693155" w14:textId="77777777" w:rsidR="00D368CD" w:rsidRPr="00125297" w:rsidRDefault="00D368CD" w:rsidP="00D368CD">
      <w:pPr>
        <w:rPr>
          <w:rFonts w:ascii="Arial" w:hAnsi="Arial" w:cs="Arial"/>
          <w:sz w:val="20"/>
          <w:szCs w:val="20"/>
        </w:rPr>
      </w:pPr>
      <w:r w:rsidRPr="00125297">
        <w:rPr>
          <w:rFonts w:ascii="Arial" w:hAnsi="Arial" w:cs="Arial"/>
          <w:sz w:val="20"/>
          <w:szCs w:val="20"/>
        </w:rPr>
        <w:t>--</w:t>
      </w:r>
    </w:p>
    <w:p w14:paraId="5BF6F505" w14:textId="77777777" w:rsidR="00F3013D" w:rsidRPr="00125297" w:rsidRDefault="00F3013D" w:rsidP="00F3013D">
      <w:pPr>
        <w:rPr>
          <w:rFonts w:ascii="Arial" w:hAnsi="Arial" w:cs="Arial"/>
          <w:sz w:val="20"/>
          <w:szCs w:val="20"/>
        </w:rPr>
      </w:pPr>
    </w:p>
    <w:p w14:paraId="2C22A7C5" w14:textId="16343FA8" w:rsidR="00F3013D" w:rsidRPr="00125297" w:rsidRDefault="00D368CD" w:rsidP="00D368CD">
      <w:pPr>
        <w:rPr>
          <w:rFonts w:ascii="Arial" w:hAnsi="Arial" w:cs="Arial"/>
          <w:sz w:val="20"/>
          <w:szCs w:val="20"/>
        </w:rPr>
      </w:pPr>
      <w:r w:rsidRPr="00125297">
        <w:rPr>
          <w:rFonts w:ascii="Arial" w:hAnsi="Arial" w:cs="Arial"/>
          <w:sz w:val="20"/>
          <w:szCs w:val="20"/>
        </w:rPr>
        <w:t xml:space="preserve">26. </w:t>
      </w:r>
      <w:r w:rsidR="00F3013D" w:rsidRPr="00125297">
        <w:rPr>
          <w:rFonts w:ascii="Arial" w:hAnsi="Arial" w:cs="Arial"/>
          <w:sz w:val="20"/>
          <w:szCs w:val="20"/>
        </w:rPr>
        <w:t xml:space="preserve">Welche Aussage zum CTG </w:t>
      </w:r>
      <w:r w:rsidRPr="00125297">
        <w:rPr>
          <w:rFonts w:ascii="Arial" w:hAnsi="Arial" w:cs="Arial"/>
          <w:sz w:val="20"/>
          <w:szCs w:val="20"/>
        </w:rPr>
        <w:t>trifft am ehesten zu?</w:t>
      </w:r>
    </w:p>
    <w:p w14:paraId="488AFA12" w14:textId="68B898EE" w:rsidR="00F3013D" w:rsidRPr="00125297" w:rsidRDefault="00D368CD" w:rsidP="00F3013D">
      <w:pPr>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TypA</w:t>
      </w:r>
      <w:proofErr w:type="spellEnd"/>
    </w:p>
    <w:p w14:paraId="16A865A6" w14:textId="04D05113" w:rsidR="00F3013D" w:rsidRPr="00125297" w:rsidRDefault="00F3013D" w:rsidP="00A2414E">
      <w:pPr>
        <w:pStyle w:val="Listenabsatz"/>
        <w:numPr>
          <w:ilvl w:val="0"/>
          <w:numId w:val="26"/>
        </w:numPr>
        <w:rPr>
          <w:rFonts w:ascii="Arial" w:hAnsi="Arial" w:cs="Arial"/>
          <w:sz w:val="20"/>
          <w:szCs w:val="20"/>
        </w:rPr>
      </w:pPr>
      <w:r w:rsidRPr="00125297">
        <w:rPr>
          <w:rFonts w:ascii="Arial" w:hAnsi="Arial" w:cs="Arial"/>
          <w:sz w:val="20"/>
          <w:szCs w:val="20"/>
        </w:rPr>
        <w:t>Eine Baseline von 90/min ist physiologisch</w:t>
      </w:r>
    </w:p>
    <w:p w14:paraId="5550545D" w14:textId="4DBDFE67" w:rsidR="00F3013D" w:rsidRPr="00125297" w:rsidRDefault="00F3013D" w:rsidP="00A2414E">
      <w:pPr>
        <w:pStyle w:val="Listenabsatz"/>
        <w:numPr>
          <w:ilvl w:val="0"/>
          <w:numId w:val="26"/>
        </w:numPr>
        <w:rPr>
          <w:rFonts w:ascii="Arial" w:hAnsi="Arial" w:cs="Arial"/>
          <w:sz w:val="20"/>
          <w:szCs w:val="20"/>
        </w:rPr>
      </w:pPr>
      <w:r w:rsidRPr="00125297">
        <w:rPr>
          <w:rFonts w:ascii="Arial" w:hAnsi="Arial" w:cs="Arial"/>
          <w:sz w:val="20"/>
          <w:szCs w:val="20"/>
        </w:rPr>
        <w:t>Dezelerationen zeigen immer eine fetale Gefä</w:t>
      </w:r>
      <w:r w:rsidR="003A3CE5" w:rsidRPr="00125297">
        <w:rPr>
          <w:rFonts w:ascii="Arial" w:hAnsi="Arial" w:cs="Arial"/>
          <w:sz w:val="20"/>
          <w:szCs w:val="20"/>
        </w:rPr>
        <w:t>h</w:t>
      </w:r>
      <w:r w:rsidRPr="00125297">
        <w:rPr>
          <w:rFonts w:ascii="Arial" w:hAnsi="Arial" w:cs="Arial"/>
          <w:sz w:val="20"/>
          <w:szCs w:val="20"/>
        </w:rPr>
        <w:t>rdung an</w:t>
      </w:r>
    </w:p>
    <w:p w14:paraId="05C1636F" w14:textId="19C408C1" w:rsidR="00F3013D" w:rsidRPr="00125297" w:rsidRDefault="00F3013D" w:rsidP="00A2414E">
      <w:pPr>
        <w:pStyle w:val="Listenabsatz"/>
        <w:numPr>
          <w:ilvl w:val="0"/>
          <w:numId w:val="26"/>
        </w:numPr>
        <w:rPr>
          <w:rFonts w:ascii="Arial" w:hAnsi="Arial" w:cs="Arial"/>
          <w:b/>
          <w:bCs/>
          <w:sz w:val="20"/>
          <w:szCs w:val="20"/>
        </w:rPr>
      </w:pPr>
      <w:proofErr w:type="spellStart"/>
      <w:r w:rsidRPr="00125297">
        <w:rPr>
          <w:rFonts w:ascii="Arial" w:hAnsi="Arial" w:cs="Arial"/>
          <w:b/>
          <w:bCs/>
          <w:sz w:val="20"/>
          <w:szCs w:val="20"/>
        </w:rPr>
        <w:t>Akzelerationen</w:t>
      </w:r>
      <w:proofErr w:type="spellEnd"/>
      <w:r w:rsidRPr="00125297">
        <w:rPr>
          <w:rFonts w:ascii="Arial" w:hAnsi="Arial" w:cs="Arial"/>
          <w:b/>
          <w:bCs/>
          <w:sz w:val="20"/>
          <w:szCs w:val="20"/>
        </w:rPr>
        <w:t xml:space="preserve"> sprechen für eine gute fetale Reaktion</w:t>
      </w:r>
    </w:p>
    <w:p w14:paraId="67103F29" w14:textId="61702B20" w:rsidR="00F3013D" w:rsidRPr="00125297" w:rsidRDefault="00F3013D" w:rsidP="00A2414E">
      <w:pPr>
        <w:pStyle w:val="Listenabsatz"/>
        <w:numPr>
          <w:ilvl w:val="0"/>
          <w:numId w:val="26"/>
        </w:numPr>
        <w:rPr>
          <w:rFonts w:ascii="Arial" w:hAnsi="Arial" w:cs="Arial"/>
          <w:sz w:val="20"/>
          <w:szCs w:val="20"/>
        </w:rPr>
      </w:pPr>
      <w:r w:rsidRPr="00125297">
        <w:rPr>
          <w:rFonts w:ascii="Arial" w:hAnsi="Arial" w:cs="Arial"/>
          <w:sz w:val="20"/>
          <w:szCs w:val="20"/>
        </w:rPr>
        <w:t>Eine Baseline von 200/min ist normal</w:t>
      </w:r>
    </w:p>
    <w:p w14:paraId="7553FDAE" w14:textId="5DAF85B2" w:rsidR="00F3013D" w:rsidRPr="00125297" w:rsidRDefault="00F3013D" w:rsidP="00A2414E">
      <w:pPr>
        <w:pStyle w:val="Listenabsatz"/>
        <w:numPr>
          <w:ilvl w:val="0"/>
          <w:numId w:val="26"/>
        </w:numPr>
        <w:rPr>
          <w:rFonts w:ascii="Arial" w:hAnsi="Arial" w:cs="Arial"/>
          <w:sz w:val="20"/>
          <w:szCs w:val="20"/>
        </w:rPr>
      </w:pPr>
      <w:r w:rsidRPr="00125297">
        <w:rPr>
          <w:rFonts w:ascii="Arial" w:hAnsi="Arial" w:cs="Arial"/>
          <w:sz w:val="20"/>
          <w:szCs w:val="20"/>
        </w:rPr>
        <w:t>Variabilität &lt; 5/min ist immer unbedenklich</w:t>
      </w:r>
    </w:p>
    <w:p w14:paraId="2268E4FE" w14:textId="77777777" w:rsidR="00D368CD" w:rsidRPr="00125297" w:rsidRDefault="00D368CD" w:rsidP="00D368CD">
      <w:pPr>
        <w:rPr>
          <w:rFonts w:ascii="Arial" w:hAnsi="Arial" w:cs="Arial"/>
          <w:sz w:val="20"/>
          <w:szCs w:val="20"/>
        </w:rPr>
      </w:pPr>
      <w:r w:rsidRPr="00125297">
        <w:rPr>
          <w:rFonts w:ascii="Arial" w:hAnsi="Arial" w:cs="Arial"/>
          <w:sz w:val="20"/>
          <w:szCs w:val="20"/>
        </w:rPr>
        <w:t>--</w:t>
      </w:r>
    </w:p>
    <w:p w14:paraId="2D25B460" w14:textId="77777777" w:rsidR="00D368CD" w:rsidRPr="00125297" w:rsidRDefault="00D368CD" w:rsidP="00D368CD">
      <w:pPr>
        <w:rPr>
          <w:rFonts w:ascii="Arial" w:hAnsi="Arial" w:cs="Arial"/>
          <w:sz w:val="20"/>
          <w:szCs w:val="20"/>
        </w:rPr>
      </w:pPr>
      <w:r w:rsidRPr="00125297">
        <w:rPr>
          <w:rFonts w:ascii="Arial" w:hAnsi="Arial" w:cs="Arial"/>
          <w:sz w:val="20"/>
          <w:szCs w:val="20"/>
        </w:rPr>
        <w:t>Titel: Klausur Gynäkologie und Geburtshilfe WS 2025/26</w:t>
      </w:r>
    </w:p>
    <w:p w14:paraId="1A858106" w14:textId="77777777" w:rsidR="00D368CD" w:rsidRPr="00125297" w:rsidRDefault="00D368CD" w:rsidP="00D368CD">
      <w:pPr>
        <w:rPr>
          <w:rFonts w:ascii="Arial" w:hAnsi="Arial" w:cs="Arial"/>
          <w:sz w:val="20"/>
          <w:szCs w:val="20"/>
        </w:rPr>
      </w:pPr>
      <w:r w:rsidRPr="00125297">
        <w:rPr>
          <w:rFonts w:ascii="Arial" w:hAnsi="Arial" w:cs="Arial"/>
          <w:sz w:val="20"/>
          <w:szCs w:val="20"/>
        </w:rPr>
        <w:t>--</w:t>
      </w:r>
    </w:p>
    <w:p w14:paraId="55533FC6" w14:textId="77777777" w:rsidR="00F3013D" w:rsidRPr="00125297" w:rsidRDefault="00F3013D" w:rsidP="00F3013D">
      <w:pPr>
        <w:rPr>
          <w:rFonts w:ascii="Arial" w:hAnsi="Arial" w:cs="Arial"/>
          <w:sz w:val="20"/>
          <w:szCs w:val="20"/>
        </w:rPr>
      </w:pPr>
    </w:p>
    <w:p w14:paraId="75C273B5" w14:textId="7E85B904" w:rsidR="00F3013D" w:rsidRPr="00125297" w:rsidRDefault="00D368CD" w:rsidP="00F3013D">
      <w:pPr>
        <w:rPr>
          <w:rFonts w:ascii="Arial" w:hAnsi="Arial" w:cs="Arial"/>
          <w:sz w:val="20"/>
          <w:szCs w:val="20"/>
        </w:rPr>
      </w:pPr>
      <w:r w:rsidRPr="00125297">
        <w:rPr>
          <w:rFonts w:ascii="Arial" w:hAnsi="Arial" w:cs="Arial"/>
          <w:sz w:val="20"/>
          <w:szCs w:val="20"/>
        </w:rPr>
        <w:t xml:space="preserve">27. </w:t>
      </w:r>
      <w:r w:rsidR="00F3013D" w:rsidRPr="00125297">
        <w:rPr>
          <w:rFonts w:ascii="Arial" w:hAnsi="Arial" w:cs="Arial"/>
          <w:sz w:val="20"/>
          <w:szCs w:val="20"/>
        </w:rPr>
        <w:t>Welche Aussage zur Geburtsmechanik trifft am ehesten zu</w:t>
      </w:r>
      <w:r w:rsidRPr="00125297">
        <w:rPr>
          <w:rFonts w:ascii="Arial" w:hAnsi="Arial" w:cs="Arial"/>
          <w:sz w:val="20"/>
          <w:szCs w:val="20"/>
        </w:rPr>
        <w:t>?</w:t>
      </w:r>
    </w:p>
    <w:p w14:paraId="3FDDCC5B" w14:textId="558375C1" w:rsidR="00F3013D" w:rsidRPr="00125297" w:rsidRDefault="00D368CD" w:rsidP="00F3013D">
      <w:pPr>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TypA</w:t>
      </w:r>
      <w:proofErr w:type="spellEnd"/>
    </w:p>
    <w:p w14:paraId="3AF5A496" w14:textId="07C5C4A9" w:rsidR="00F3013D" w:rsidRPr="00125297" w:rsidRDefault="00F3013D" w:rsidP="00A2414E">
      <w:pPr>
        <w:pStyle w:val="Listenabsatz"/>
        <w:numPr>
          <w:ilvl w:val="0"/>
          <w:numId w:val="27"/>
        </w:numPr>
        <w:rPr>
          <w:rFonts w:ascii="Arial" w:hAnsi="Arial" w:cs="Arial"/>
          <w:b/>
          <w:bCs/>
          <w:sz w:val="20"/>
          <w:szCs w:val="20"/>
        </w:rPr>
      </w:pPr>
      <w:r w:rsidRPr="00125297">
        <w:rPr>
          <w:rFonts w:ascii="Arial" w:hAnsi="Arial" w:cs="Arial"/>
          <w:b/>
          <w:bCs/>
          <w:sz w:val="20"/>
          <w:szCs w:val="20"/>
        </w:rPr>
        <w:t>Maximale Flexion des Kopfes im Beckenausgang</w:t>
      </w:r>
    </w:p>
    <w:p w14:paraId="7CB7ED0C" w14:textId="556205FC" w:rsidR="00F3013D" w:rsidRPr="00125297" w:rsidRDefault="00F3013D" w:rsidP="00A2414E">
      <w:pPr>
        <w:pStyle w:val="Listenabsatz"/>
        <w:numPr>
          <w:ilvl w:val="0"/>
          <w:numId w:val="27"/>
        </w:numPr>
        <w:rPr>
          <w:rFonts w:ascii="Arial" w:hAnsi="Arial" w:cs="Arial"/>
          <w:sz w:val="20"/>
          <w:szCs w:val="20"/>
        </w:rPr>
      </w:pPr>
      <w:r w:rsidRPr="00125297">
        <w:rPr>
          <w:rFonts w:ascii="Arial" w:hAnsi="Arial" w:cs="Arial"/>
          <w:sz w:val="20"/>
          <w:szCs w:val="20"/>
        </w:rPr>
        <w:t>Extension des Kopfes im Beckeneingang</w:t>
      </w:r>
    </w:p>
    <w:p w14:paraId="370DEE67" w14:textId="3E9F0CA2" w:rsidR="00F3013D" w:rsidRPr="00125297" w:rsidRDefault="00F3013D" w:rsidP="00A2414E">
      <w:pPr>
        <w:pStyle w:val="Listenabsatz"/>
        <w:numPr>
          <w:ilvl w:val="0"/>
          <w:numId w:val="27"/>
        </w:numPr>
        <w:rPr>
          <w:rFonts w:ascii="Arial" w:hAnsi="Arial" w:cs="Arial"/>
          <w:sz w:val="20"/>
          <w:szCs w:val="20"/>
        </w:rPr>
      </w:pPr>
      <w:r w:rsidRPr="00125297">
        <w:rPr>
          <w:rFonts w:ascii="Arial" w:hAnsi="Arial" w:cs="Arial"/>
          <w:sz w:val="20"/>
          <w:szCs w:val="20"/>
        </w:rPr>
        <w:t>Seitneigung des Kopfes zur Anpassung an den schrägen Durchmesser</w:t>
      </w:r>
    </w:p>
    <w:p w14:paraId="2C7FC7CD" w14:textId="31989A7B" w:rsidR="00F3013D" w:rsidRPr="00125297" w:rsidRDefault="00F3013D" w:rsidP="00A2414E">
      <w:pPr>
        <w:pStyle w:val="Listenabsatz"/>
        <w:numPr>
          <w:ilvl w:val="0"/>
          <w:numId w:val="27"/>
        </w:numPr>
        <w:rPr>
          <w:rFonts w:ascii="Arial" w:hAnsi="Arial" w:cs="Arial"/>
          <w:sz w:val="20"/>
          <w:szCs w:val="20"/>
        </w:rPr>
      </w:pPr>
      <w:r w:rsidRPr="00125297">
        <w:rPr>
          <w:rFonts w:ascii="Arial" w:hAnsi="Arial" w:cs="Arial"/>
          <w:sz w:val="20"/>
          <w:szCs w:val="20"/>
        </w:rPr>
        <w:t xml:space="preserve">Deutliche Zunahme des </w:t>
      </w:r>
      <w:proofErr w:type="spellStart"/>
      <w:r w:rsidRPr="00125297">
        <w:rPr>
          <w:rFonts w:ascii="Arial" w:hAnsi="Arial" w:cs="Arial"/>
          <w:sz w:val="20"/>
          <w:szCs w:val="20"/>
        </w:rPr>
        <w:t>biparietalen</w:t>
      </w:r>
      <w:proofErr w:type="spellEnd"/>
      <w:r w:rsidRPr="00125297">
        <w:rPr>
          <w:rFonts w:ascii="Arial" w:hAnsi="Arial" w:cs="Arial"/>
          <w:sz w:val="20"/>
          <w:szCs w:val="20"/>
        </w:rPr>
        <w:t xml:space="preserve"> Durchmessers</w:t>
      </w:r>
    </w:p>
    <w:p w14:paraId="3D20C9E8" w14:textId="788C0E57" w:rsidR="00F3013D" w:rsidRPr="00125297" w:rsidRDefault="00F3013D" w:rsidP="00A2414E">
      <w:pPr>
        <w:pStyle w:val="Listenabsatz"/>
        <w:numPr>
          <w:ilvl w:val="0"/>
          <w:numId w:val="27"/>
        </w:numPr>
        <w:rPr>
          <w:rFonts w:ascii="Arial" w:hAnsi="Arial" w:cs="Arial"/>
          <w:sz w:val="20"/>
          <w:szCs w:val="20"/>
        </w:rPr>
      </w:pPr>
      <w:r w:rsidRPr="00125297">
        <w:rPr>
          <w:rFonts w:ascii="Arial" w:hAnsi="Arial" w:cs="Arial"/>
          <w:sz w:val="20"/>
          <w:szCs w:val="20"/>
        </w:rPr>
        <w:t>Rotation der Schultern vor der Geburt des Kopfes</w:t>
      </w:r>
    </w:p>
    <w:p w14:paraId="61D5A547" w14:textId="77777777" w:rsidR="00D368CD" w:rsidRPr="00125297" w:rsidRDefault="00D368CD" w:rsidP="00D368CD">
      <w:pPr>
        <w:rPr>
          <w:rFonts w:ascii="Arial" w:hAnsi="Arial" w:cs="Arial"/>
          <w:sz w:val="20"/>
          <w:szCs w:val="20"/>
        </w:rPr>
      </w:pPr>
      <w:r w:rsidRPr="00125297">
        <w:rPr>
          <w:rFonts w:ascii="Arial" w:hAnsi="Arial" w:cs="Arial"/>
          <w:sz w:val="20"/>
          <w:szCs w:val="20"/>
        </w:rPr>
        <w:t>--</w:t>
      </w:r>
    </w:p>
    <w:p w14:paraId="054F9EA7" w14:textId="77777777" w:rsidR="00ED25A9" w:rsidRPr="00125297" w:rsidRDefault="00ED25A9" w:rsidP="00ED25A9">
      <w:pPr>
        <w:rPr>
          <w:rFonts w:ascii="Arial" w:hAnsi="Arial" w:cs="Arial"/>
          <w:sz w:val="20"/>
          <w:szCs w:val="20"/>
        </w:rPr>
      </w:pPr>
      <w:r w:rsidRPr="00125297">
        <w:rPr>
          <w:rFonts w:ascii="Arial" w:hAnsi="Arial" w:cs="Arial"/>
          <w:sz w:val="20"/>
          <w:szCs w:val="20"/>
        </w:rPr>
        <w:t>Titel: Klausur Gynäkologie und Geburtshilfe WS 2025/26</w:t>
      </w:r>
    </w:p>
    <w:p w14:paraId="51FCD0C9" w14:textId="294BC168" w:rsidR="00092851" w:rsidRPr="00125297" w:rsidRDefault="00092851" w:rsidP="00092851">
      <w:pPr>
        <w:rPr>
          <w:rFonts w:ascii="Arial" w:hAnsi="Arial" w:cs="Arial"/>
          <w:b/>
          <w:bCs/>
          <w:sz w:val="20"/>
          <w:szCs w:val="20"/>
        </w:rPr>
      </w:pPr>
      <w:r w:rsidRPr="00125297">
        <w:rPr>
          <w:rFonts w:ascii="Arial" w:hAnsi="Arial" w:cs="Arial"/>
          <w:b/>
          <w:bCs/>
          <w:sz w:val="20"/>
          <w:szCs w:val="20"/>
        </w:rPr>
        <w:t>Fallbeispiel A Frage 1 von 2</w:t>
      </w:r>
    </w:p>
    <w:p w14:paraId="6AE29F43" w14:textId="0B0A3C9F" w:rsidR="00092851" w:rsidRPr="00125297" w:rsidRDefault="00092851" w:rsidP="00092851">
      <w:pPr>
        <w:rPr>
          <w:rFonts w:ascii="Arial" w:hAnsi="Arial" w:cs="Arial"/>
          <w:b/>
          <w:bCs/>
          <w:sz w:val="20"/>
          <w:szCs w:val="20"/>
        </w:rPr>
      </w:pPr>
      <w:r w:rsidRPr="00125297">
        <w:rPr>
          <w:rFonts w:ascii="Arial" w:hAnsi="Arial" w:cs="Arial"/>
          <w:b/>
          <w:bCs/>
          <w:sz w:val="20"/>
          <w:szCs w:val="20"/>
        </w:rPr>
        <w:t xml:space="preserve">Die kommenden beiden Fragen gehören zu einem Fallbespiel. Sie haben nach dem Eintragen Ihrer Antwort </w:t>
      </w:r>
      <w:r w:rsidRPr="00125297">
        <w:rPr>
          <w:rFonts w:ascii="Arial" w:hAnsi="Arial" w:cs="Arial"/>
          <w:b/>
          <w:bCs/>
          <w:sz w:val="20"/>
          <w:szCs w:val="20"/>
          <w:u w:val="single"/>
        </w:rPr>
        <w:t>keine</w:t>
      </w:r>
      <w:r w:rsidRPr="00125297">
        <w:rPr>
          <w:rFonts w:ascii="Arial" w:hAnsi="Arial" w:cs="Arial"/>
          <w:b/>
          <w:bCs/>
          <w:sz w:val="20"/>
          <w:szCs w:val="20"/>
        </w:rPr>
        <w:t xml:space="preserve"> Möglichkeit der Korrektur. Lediglich die Antwort der letzten Frage dieses Falles kann nachträglich geändert werden.</w:t>
      </w:r>
    </w:p>
    <w:p w14:paraId="6B0D47B6" w14:textId="77777777" w:rsidR="00ED25A9" w:rsidRPr="00125297" w:rsidRDefault="00ED25A9" w:rsidP="00ED25A9">
      <w:pPr>
        <w:spacing w:line="240" w:lineRule="auto"/>
        <w:contextualSpacing/>
        <w:rPr>
          <w:rFonts w:ascii="Arial" w:hAnsi="Arial" w:cs="Arial"/>
          <w:sz w:val="20"/>
          <w:szCs w:val="20"/>
        </w:rPr>
      </w:pPr>
      <w:r w:rsidRPr="00125297">
        <w:rPr>
          <w:rFonts w:ascii="Arial" w:hAnsi="Arial" w:cs="Arial"/>
          <w:sz w:val="20"/>
          <w:szCs w:val="20"/>
        </w:rPr>
        <w:t xml:space="preserve">Ein Elternpaar erwartet das zweite gemeinsame Kind. Das erste Kind benötigte aufgrund eines deutlich erhöhten </w:t>
      </w:r>
      <w:proofErr w:type="spellStart"/>
      <w:r w:rsidRPr="00125297">
        <w:rPr>
          <w:rFonts w:ascii="Arial" w:hAnsi="Arial" w:cs="Arial"/>
          <w:sz w:val="20"/>
          <w:szCs w:val="20"/>
        </w:rPr>
        <w:t>Bilirubinwertes</w:t>
      </w:r>
      <w:proofErr w:type="spellEnd"/>
      <w:r w:rsidRPr="00125297">
        <w:rPr>
          <w:rFonts w:ascii="Arial" w:hAnsi="Arial" w:cs="Arial"/>
          <w:sz w:val="20"/>
          <w:szCs w:val="20"/>
        </w:rPr>
        <w:t xml:space="preserve"> nach der Geburt eine Fototherapie.</w:t>
      </w:r>
    </w:p>
    <w:p w14:paraId="7784F884" w14:textId="77777777" w:rsidR="00ED25A9" w:rsidRPr="00125297" w:rsidRDefault="00ED25A9" w:rsidP="00ED25A9">
      <w:pPr>
        <w:spacing w:line="240" w:lineRule="auto"/>
        <w:contextualSpacing/>
        <w:rPr>
          <w:rFonts w:ascii="Arial" w:hAnsi="Arial" w:cs="Arial"/>
          <w:sz w:val="20"/>
          <w:szCs w:val="20"/>
        </w:rPr>
      </w:pPr>
      <w:r w:rsidRPr="00125297">
        <w:rPr>
          <w:rFonts w:ascii="Arial" w:hAnsi="Arial" w:cs="Arial"/>
          <w:sz w:val="20"/>
          <w:szCs w:val="20"/>
        </w:rPr>
        <w:t>Die Blutgruppe der Mutter ist A Rhesus negativ (</w:t>
      </w:r>
      <w:proofErr w:type="spellStart"/>
      <w:r w:rsidRPr="00125297">
        <w:rPr>
          <w:rFonts w:ascii="Arial" w:hAnsi="Arial" w:cs="Arial"/>
          <w:sz w:val="20"/>
          <w:szCs w:val="20"/>
        </w:rPr>
        <w:t>ccddee</w:t>
      </w:r>
      <w:proofErr w:type="spellEnd"/>
      <w:r w:rsidRPr="00125297">
        <w:rPr>
          <w:rFonts w:ascii="Arial" w:hAnsi="Arial" w:cs="Arial"/>
          <w:sz w:val="20"/>
          <w:szCs w:val="20"/>
        </w:rPr>
        <w:t xml:space="preserve">), die Blutgruppe des Kindsvaters A </w:t>
      </w:r>
      <w:proofErr w:type="gramStart"/>
      <w:r w:rsidRPr="00125297">
        <w:rPr>
          <w:rFonts w:ascii="Arial" w:hAnsi="Arial" w:cs="Arial"/>
          <w:sz w:val="20"/>
          <w:szCs w:val="20"/>
        </w:rPr>
        <w:t>Rh positiv</w:t>
      </w:r>
      <w:proofErr w:type="gramEnd"/>
      <w:r w:rsidRPr="00125297">
        <w:rPr>
          <w:rFonts w:ascii="Arial" w:hAnsi="Arial" w:cs="Arial"/>
          <w:sz w:val="20"/>
          <w:szCs w:val="20"/>
        </w:rPr>
        <w:t xml:space="preserve"> (CCD.EE).</w:t>
      </w:r>
    </w:p>
    <w:p w14:paraId="433ED345" w14:textId="77777777" w:rsidR="00ED25A9" w:rsidRPr="00125297" w:rsidRDefault="00ED25A9" w:rsidP="00ED25A9">
      <w:pPr>
        <w:spacing w:line="240" w:lineRule="auto"/>
        <w:contextualSpacing/>
        <w:rPr>
          <w:rFonts w:ascii="Arial" w:hAnsi="Arial" w:cs="Arial"/>
          <w:sz w:val="20"/>
          <w:szCs w:val="20"/>
        </w:rPr>
      </w:pPr>
      <w:r w:rsidRPr="00125297">
        <w:rPr>
          <w:rFonts w:ascii="Arial" w:hAnsi="Arial" w:cs="Arial"/>
          <w:sz w:val="20"/>
          <w:szCs w:val="20"/>
        </w:rPr>
        <w:t>In der aktuellen Schwangerschaft wurde in der zehnten Schwangerschaftswoche ein irregulärer Antikörper (Anti-D-Antikörper) bei der Mutter festgestellt.</w:t>
      </w:r>
    </w:p>
    <w:p w14:paraId="61AB91F8" w14:textId="40358C63" w:rsidR="00092851" w:rsidRPr="00125297" w:rsidRDefault="00092851" w:rsidP="00ED25A9">
      <w:pPr>
        <w:spacing w:line="240" w:lineRule="auto"/>
        <w:contextualSpacing/>
        <w:rPr>
          <w:rFonts w:ascii="Arial" w:hAnsi="Arial" w:cs="Arial"/>
          <w:sz w:val="20"/>
          <w:szCs w:val="20"/>
        </w:rPr>
      </w:pPr>
      <w:r w:rsidRPr="00125297">
        <w:rPr>
          <w:rFonts w:ascii="Arial" w:hAnsi="Arial" w:cs="Arial"/>
          <w:sz w:val="20"/>
          <w:szCs w:val="20"/>
        </w:rPr>
        <w:t>Sequenz: A</w:t>
      </w:r>
    </w:p>
    <w:p w14:paraId="4F04BE8B" w14:textId="75DD7DBF" w:rsidR="00092851" w:rsidRPr="00125297" w:rsidRDefault="00092851" w:rsidP="009B30D5">
      <w:pPr>
        <w:rPr>
          <w:rFonts w:ascii="Arial" w:hAnsi="Arial" w:cs="Arial"/>
          <w:sz w:val="20"/>
          <w:szCs w:val="20"/>
        </w:rPr>
      </w:pPr>
      <w:r w:rsidRPr="00125297">
        <w:rPr>
          <w:rFonts w:ascii="Arial" w:hAnsi="Arial" w:cs="Arial"/>
          <w:sz w:val="20"/>
          <w:szCs w:val="20"/>
        </w:rPr>
        <w:t>--</w:t>
      </w:r>
    </w:p>
    <w:p w14:paraId="0548BABF" w14:textId="040EBC5B" w:rsidR="00F3013D" w:rsidRPr="00125297" w:rsidRDefault="00ED25A9" w:rsidP="00F3013D">
      <w:pPr>
        <w:spacing w:line="240" w:lineRule="auto"/>
        <w:contextualSpacing/>
        <w:rPr>
          <w:rFonts w:ascii="Arial" w:hAnsi="Arial" w:cs="Arial"/>
          <w:sz w:val="20"/>
          <w:szCs w:val="20"/>
        </w:rPr>
      </w:pPr>
      <w:r w:rsidRPr="00125297">
        <w:rPr>
          <w:rFonts w:ascii="Arial" w:hAnsi="Arial" w:cs="Arial"/>
          <w:sz w:val="20"/>
          <w:szCs w:val="20"/>
        </w:rPr>
        <w:t xml:space="preserve">28. </w:t>
      </w:r>
      <w:r w:rsidR="00F3013D" w:rsidRPr="00125297">
        <w:rPr>
          <w:rFonts w:ascii="Arial" w:hAnsi="Arial" w:cs="Arial"/>
          <w:sz w:val="20"/>
          <w:szCs w:val="20"/>
        </w:rPr>
        <w:t>Wofür besteht in der aktuellen Schwangerschaft ein hohes Risiko?</w:t>
      </w:r>
    </w:p>
    <w:p w14:paraId="5230D5F3" w14:textId="75654F9F" w:rsidR="00F3013D" w:rsidRPr="00125297" w:rsidRDefault="00ED25A9" w:rsidP="00F3013D">
      <w:pPr>
        <w:spacing w:line="240" w:lineRule="auto"/>
        <w:contextualSpacing/>
        <w:rPr>
          <w:rFonts w:ascii="Arial" w:hAnsi="Arial" w:cs="Arial"/>
          <w:sz w:val="20"/>
          <w:szCs w:val="20"/>
          <w:lang w:val="en-US"/>
        </w:rPr>
      </w:pPr>
      <w:proofErr w:type="spellStart"/>
      <w:r w:rsidRPr="00125297">
        <w:rPr>
          <w:rFonts w:ascii="Arial" w:hAnsi="Arial" w:cs="Arial"/>
          <w:sz w:val="20"/>
          <w:szCs w:val="20"/>
          <w:lang w:val="en-US"/>
        </w:rPr>
        <w:t>Typ</w:t>
      </w:r>
      <w:proofErr w:type="spellEnd"/>
      <w:r w:rsidRPr="00125297">
        <w:rPr>
          <w:rFonts w:ascii="Arial" w:hAnsi="Arial" w:cs="Arial"/>
          <w:sz w:val="20"/>
          <w:szCs w:val="20"/>
          <w:lang w:val="en-US"/>
        </w:rPr>
        <w:t xml:space="preserve">: </w:t>
      </w:r>
      <w:proofErr w:type="spellStart"/>
      <w:r w:rsidRPr="00125297">
        <w:rPr>
          <w:rFonts w:ascii="Arial" w:hAnsi="Arial" w:cs="Arial"/>
          <w:sz w:val="20"/>
          <w:szCs w:val="20"/>
          <w:lang w:val="en-US"/>
        </w:rPr>
        <w:t>TypA</w:t>
      </w:r>
      <w:proofErr w:type="spellEnd"/>
    </w:p>
    <w:p w14:paraId="368CBDB2" w14:textId="7E5CF7E9" w:rsidR="00F3013D" w:rsidRPr="00125297" w:rsidRDefault="00F3013D" w:rsidP="00A2414E">
      <w:pPr>
        <w:pStyle w:val="Listenabsatz"/>
        <w:numPr>
          <w:ilvl w:val="0"/>
          <w:numId w:val="28"/>
        </w:numPr>
        <w:spacing w:line="240" w:lineRule="auto"/>
        <w:rPr>
          <w:rFonts w:ascii="Arial" w:hAnsi="Arial" w:cs="Arial"/>
          <w:sz w:val="20"/>
          <w:szCs w:val="20"/>
        </w:rPr>
      </w:pPr>
      <w:r w:rsidRPr="00125297">
        <w:rPr>
          <w:rFonts w:ascii="Arial" w:hAnsi="Arial" w:cs="Arial"/>
          <w:sz w:val="20"/>
          <w:szCs w:val="20"/>
        </w:rPr>
        <w:t>fetale Spina bifida</w:t>
      </w:r>
    </w:p>
    <w:p w14:paraId="50561727" w14:textId="24169FB3" w:rsidR="00F3013D" w:rsidRPr="00125297" w:rsidRDefault="00F3013D" w:rsidP="00A2414E">
      <w:pPr>
        <w:pStyle w:val="Listenabsatz"/>
        <w:numPr>
          <w:ilvl w:val="0"/>
          <w:numId w:val="28"/>
        </w:numPr>
        <w:spacing w:line="240" w:lineRule="auto"/>
        <w:rPr>
          <w:rFonts w:ascii="Arial" w:hAnsi="Arial" w:cs="Arial"/>
          <w:sz w:val="20"/>
          <w:szCs w:val="20"/>
        </w:rPr>
      </w:pPr>
      <w:r w:rsidRPr="00125297">
        <w:rPr>
          <w:rFonts w:ascii="Arial" w:hAnsi="Arial" w:cs="Arial"/>
          <w:sz w:val="20"/>
          <w:szCs w:val="20"/>
        </w:rPr>
        <w:t>Präeklampsie</w:t>
      </w:r>
    </w:p>
    <w:p w14:paraId="11C30392" w14:textId="41BEFB65" w:rsidR="00F3013D" w:rsidRPr="00125297" w:rsidRDefault="00F3013D" w:rsidP="00A2414E">
      <w:pPr>
        <w:pStyle w:val="Listenabsatz"/>
        <w:numPr>
          <w:ilvl w:val="0"/>
          <w:numId w:val="28"/>
        </w:numPr>
        <w:spacing w:line="240" w:lineRule="auto"/>
        <w:rPr>
          <w:rFonts w:ascii="Arial" w:hAnsi="Arial" w:cs="Arial"/>
          <w:sz w:val="20"/>
          <w:szCs w:val="20"/>
        </w:rPr>
      </w:pPr>
      <w:r w:rsidRPr="00125297">
        <w:rPr>
          <w:rFonts w:ascii="Arial" w:hAnsi="Arial" w:cs="Arial"/>
          <w:sz w:val="20"/>
          <w:szCs w:val="20"/>
        </w:rPr>
        <w:t>fetale Mikrozephalie</w:t>
      </w:r>
    </w:p>
    <w:p w14:paraId="016CA7B3" w14:textId="58F64DB4" w:rsidR="00F3013D" w:rsidRPr="00125297" w:rsidRDefault="00F3013D" w:rsidP="00A2414E">
      <w:pPr>
        <w:pStyle w:val="Listenabsatz"/>
        <w:numPr>
          <w:ilvl w:val="0"/>
          <w:numId w:val="28"/>
        </w:numPr>
        <w:spacing w:line="240" w:lineRule="auto"/>
        <w:rPr>
          <w:rFonts w:ascii="Arial" w:hAnsi="Arial" w:cs="Arial"/>
          <w:sz w:val="20"/>
          <w:szCs w:val="20"/>
        </w:rPr>
      </w:pPr>
      <w:r w:rsidRPr="00125297">
        <w:rPr>
          <w:rFonts w:ascii="Arial" w:hAnsi="Arial" w:cs="Arial"/>
          <w:sz w:val="20"/>
          <w:szCs w:val="20"/>
        </w:rPr>
        <w:t>Plazenta praevia</w:t>
      </w:r>
    </w:p>
    <w:p w14:paraId="406A1F39" w14:textId="70BACC70" w:rsidR="00F3013D" w:rsidRPr="00125297" w:rsidRDefault="00F3013D" w:rsidP="00A2414E">
      <w:pPr>
        <w:pStyle w:val="Listenabsatz"/>
        <w:numPr>
          <w:ilvl w:val="0"/>
          <w:numId w:val="28"/>
        </w:numPr>
        <w:spacing w:line="240" w:lineRule="auto"/>
        <w:rPr>
          <w:rFonts w:ascii="Arial" w:hAnsi="Arial" w:cs="Arial"/>
          <w:sz w:val="20"/>
          <w:szCs w:val="20"/>
        </w:rPr>
      </w:pPr>
      <w:r w:rsidRPr="00125297">
        <w:rPr>
          <w:rFonts w:ascii="Arial" w:hAnsi="Arial" w:cs="Arial"/>
          <w:b/>
          <w:sz w:val="20"/>
          <w:szCs w:val="20"/>
        </w:rPr>
        <w:t>fetale Anämie</w:t>
      </w:r>
    </w:p>
    <w:p w14:paraId="657529A8" w14:textId="77777777" w:rsidR="00ED25A9" w:rsidRPr="00125297" w:rsidRDefault="00ED25A9" w:rsidP="00ED25A9">
      <w:pPr>
        <w:rPr>
          <w:rFonts w:ascii="Arial" w:hAnsi="Arial" w:cs="Arial"/>
          <w:sz w:val="20"/>
          <w:szCs w:val="20"/>
        </w:rPr>
      </w:pPr>
      <w:r w:rsidRPr="00125297">
        <w:rPr>
          <w:rFonts w:ascii="Arial" w:hAnsi="Arial" w:cs="Arial"/>
          <w:sz w:val="20"/>
          <w:szCs w:val="20"/>
        </w:rPr>
        <w:t>--</w:t>
      </w:r>
    </w:p>
    <w:p w14:paraId="4D881DC0" w14:textId="77777777" w:rsidR="00092851" w:rsidRPr="00125297" w:rsidRDefault="00092851" w:rsidP="00092851">
      <w:pPr>
        <w:rPr>
          <w:rFonts w:ascii="Arial" w:hAnsi="Arial" w:cs="Arial"/>
          <w:sz w:val="20"/>
          <w:szCs w:val="20"/>
        </w:rPr>
      </w:pPr>
      <w:r w:rsidRPr="00125297">
        <w:rPr>
          <w:rFonts w:ascii="Arial" w:hAnsi="Arial" w:cs="Arial"/>
          <w:sz w:val="20"/>
          <w:szCs w:val="20"/>
        </w:rPr>
        <w:t>Titel: Klausur Gynäkologie und Geburtshilfe WS 2025/26</w:t>
      </w:r>
    </w:p>
    <w:p w14:paraId="79EA3FAA" w14:textId="77777777" w:rsidR="00092851" w:rsidRPr="00125297" w:rsidRDefault="00092851" w:rsidP="00092851">
      <w:pPr>
        <w:rPr>
          <w:rFonts w:ascii="Arial" w:hAnsi="Arial" w:cs="Arial"/>
          <w:b/>
          <w:bCs/>
          <w:sz w:val="20"/>
          <w:szCs w:val="20"/>
        </w:rPr>
      </w:pPr>
      <w:r w:rsidRPr="00125297">
        <w:rPr>
          <w:rFonts w:ascii="Arial" w:hAnsi="Arial" w:cs="Arial"/>
          <w:b/>
          <w:bCs/>
          <w:sz w:val="20"/>
          <w:szCs w:val="20"/>
        </w:rPr>
        <w:t>Fallbeispiel A Frage 2 von 2</w:t>
      </w:r>
    </w:p>
    <w:p w14:paraId="2A9952B2" w14:textId="77777777" w:rsidR="00092851" w:rsidRPr="00125297" w:rsidRDefault="00092851" w:rsidP="00092851">
      <w:pPr>
        <w:rPr>
          <w:rFonts w:ascii="Arial" w:hAnsi="Arial" w:cs="Arial"/>
          <w:b/>
          <w:bCs/>
          <w:sz w:val="20"/>
          <w:szCs w:val="20"/>
        </w:rPr>
      </w:pPr>
      <w:r w:rsidRPr="00125297">
        <w:rPr>
          <w:rFonts w:ascii="Arial" w:hAnsi="Arial" w:cs="Arial"/>
          <w:b/>
          <w:bCs/>
          <w:sz w:val="20"/>
          <w:szCs w:val="20"/>
        </w:rPr>
        <w:t>Die eingetragene Antwort dieser letzten Frage dieses Falles kann nachträglich geändert werden.</w:t>
      </w:r>
    </w:p>
    <w:p w14:paraId="76D4ACEB" w14:textId="77777777" w:rsidR="00092851" w:rsidRPr="00125297" w:rsidRDefault="00092851" w:rsidP="00092851">
      <w:pPr>
        <w:spacing w:line="240" w:lineRule="auto"/>
        <w:contextualSpacing/>
        <w:rPr>
          <w:rFonts w:ascii="Arial" w:hAnsi="Arial" w:cs="Arial"/>
          <w:sz w:val="20"/>
          <w:szCs w:val="20"/>
        </w:rPr>
      </w:pPr>
      <w:r w:rsidRPr="00125297">
        <w:rPr>
          <w:rFonts w:ascii="Arial" w:hAnsi="Arial" w:cs="Arial"/>
          <w:sz w:val="20"/>
          <w:szCs w:val="20"/>
        </w:rPr>
        <w:lastRenderedPageBreak/>
        <w:t>Sequenz: A</w:t>
      </w:r>
    </w:p>
    <w:p w14:paraId="5E7D60A7" w14:textId="77777777" w:rsidR="00ED25A9" w:rsidRPr="00125297" w:rsidRDefault="00ED25A9" w:rsidP="00ED25A9">
      <w:pPr>
        <w:rPr>
          <w:rFonts w:ascii="Arial" w:hAnsi="Arial" w:cs="Arial"/>
          <w:sz w:val="20"/>
          <w:szCs w:val="20"/>
        </w:rPr>
      </w:pPr>
      <w:r w:rsidRPr="00125297">
        <w:rPr>
          <w:rFonts w:ascii="Arial" w:hAnsi="Arial" w:cs="Arial"/>
          <w:sz w:val="20"/>
          <w:szCs w:val="20"/>
        </w:rPr>
        <w:t>--</w:t>
      </w:r>
    </w:p>
    <w:p w14:paraId="423C9318" w14:textId="77777777" w:rsidR="00F3013D" w:rsidRPr="00125297" w:rsidRDefault="00F3013D" w:rsidP="00F3013D">
      <w:pPr>
        <w:spacing w:line="240" w:lineRule="auto"/>
        <w:contextualSpacing/>
        <w:rPr>
          <w:rFonts w:ascii="Arial" w:hAnsi="Arial" w:cs="Arial"/>
          <w:sz w:val="20"/>
          <w:szCs w:val="20"/>
        </w:rPr>
      </w:pPr>
    </w:p>
    <w:p w14:paraId="4B159A5D" w14:textId="3B3830F8" w:rsidR="00ED25A9" w:rsidRPr="00125297" w:rsidRDefault="00ED25A9" w:rsidP="00ED25A9">
      <w:pPr>
        <w:spacing w:line="240" w:lineRule="auto"/>
        <w:contextualSpacing/>
        <w:rPr>
          <w:rFonts w:ascii="Arial" w:hAnsi="Arial" w:cs="Arial"/>
          <w:sz w:val="20"/>
          <w:szCs w:val="20"/>
        </w:rPr>
      </w:pPr>
      <w:r w:rsidRPr="00125297">
        <w:rPr>
          <w:rFonts w:ascii="Arial" w:hAnsi="Arial" w:cs="Arial"/>
          <w:bCs/>
          <w:sz w:val="20"/>
          <w:szCs w:val="20"/>
        </w:rPr>
        <w:t>29</w:t>
      </w:r>
      <w:r w:rsidR="00F3013D" w:rsidRPr="00125297">
        <w:rPr>
          <w:rFonts w:ascii="Arial" w:hAnsi="Arial" w:cs="Arial"/>
          <w:bCs/>
          <w:sz w:val="20"/>
          <w:szCs w:val="20"/>
        </w:rPr>
        <w:t>. Mit</w:t>
      </w:r>
      <w:r w:rsidR="00F3013D" w:rsidRPr="00125297">
        <w:rPr>
          <w:rFonts w:ascii="Arial" w:hAnsi="Arial" w:cs="Arial"/>
          <w:sz w:val="20"/>
          <w:szCs w:val="20"/>
        </w:rPr>
        <w:t xml:space="preserve"> welcher dopplersonographischen Untersuchung ist die Ausprägung einer fetalen Anämie in der Regel abschätzbar?</w:t>
      </w:r>
      <w:r w:rsidRPr="00125297">
        <w:rPr>
          <w:rFonts w:ascii="Arial" w:hAnsi="Arial" w:cs="Arial"/>
          <w:sz w:val="20"/>
          <w:szCs w:val="20"/>
        </w:rPr>
        <w:t xml:space="preserve"> Doppleruntersuchung der ...</w:t>
      </w:r>
    </w:p>
    <w:p w14:paraId="28E3C64E" w14:textId="72523613" w:rsidR="00F3013D" w:rsidRPr="00125297" w:rsidRDefault="00ED25A9" w:rsidP="00F3013D">
      <w:pPr>
        <w:spacing w:line="240" w:lineRule="auto"/>
        <w:contextualSpacing/>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TypA</w:t>
      </w:r>
      <w:proofErr w:type="spellEnd"/>
    </w:p>
    <w:p w14:paraId="68C93F9C" w14:textId="3D5CAABA" w:rsidR="00F3013D" w:rsidRPr="00125297" w:rsidRDefault="00F3013D" w:rsidP="00A2414E">
      <w:pPr>
        <w:pStyle w:val="Listenabsatz"/>
        <w:numPr>
          <w:ilvl w:val="0"/>
          <w:numId w:val="29"/>
        </w:numPr>
        <w:spacing w:line="240" w:lineRule="auto"/>
        <w:rPr>
          <w:rFonts w:ascii="Arial" w:hAnsi="Arial" w:cs="Arial"/>
          <w:sz w:val="20"/>
          <w:szCs w:val="20"/>
          <w:lang w:val="en-US"/>
        </w:rPr>
      </w:pPr>
      <w:r w:rsidRPr="00125297">
        <w:rPr>
          <w:rFonts w:ascii="Arial" w:hAnsi="Arial" w:cs="Arial"/>
          <w:sz w:val="20"/>
          <w:szCs w:val="20"/>
          <w:lang w:val="en-US"/>
        </w:rPr>
        <w:t xml:space="preserve">Arteria </w:t>
      </w:r>
      <w:proofErr w:type="spellStart"/>
      <w:r w:rsidRPr="00125297">
        <w:rPr>
          <w:rFonts w:ascii="Arial" w:hAnsi="Arial" w:cs="Arial"/>
          <w:sz w:val="20"/>
          <w:szCs w:val="20"/>
          <w:lang w:val="en-US"/>
        </w:rPr>
        <w:t>umbilicalis</w:t>
      </w:r>
      <w:proofErr w:type="spellEnd"/>
    </w:p>
    <w:p w14:paraId="0B9A3771" w14:textId="7D130B1B" w:rsidR="00F3013D" w:rsidRPr="00125297" w:rsidRDefault="00F3013D" w:rsidP="00A2414E">
      <w:pPr>
        <w:pStyle w:val="Listenabsatz"/>
        <w:numPr>
          <w:ilvl w:val="0"/>
          <w:numId w:val="29"/>
        </w:numPr>
        <w:spacing w:line="240" w:lineRule="auto"/>
        <w:rPr>
          <w:rFonts w:ascii="Arial" w:hAnsi="Arial" w:cs="Arial"/>
          <w:sz w:val="20"/>
          <w:szCs w:val="20"/>
          <w:lang w:val="es-ES"/>
        </w:rPr>
      </w:pPr>
      <w:r w:rsidRPr="00125297">
        <w:rPr>
          <w:rFonts w:ascii="Arial" w:hAnsi="Arial" w:cs="Arial"/>
          <w:sz w:val="20"/>
          <w:szCs w:val="20"/>
          <w:lang w:val="es-ES"/>
        </w:rPr>
        <w:t>Arteria uterina</w:t>
      </w:r>
    </w:p>
    <w:p w14:paraId="364D8F84" w14:textId="5B3304C6" w:rsidR="00F3013D" w:rsidRPr="00125297" w:rsidRDefault="00F3013D" w:rsidP="00A2414E">
      <w:pPr>
        <w:pStyle w:val="Listenabsatz"/>
        <w:numPr>
          <w:ilvl w:val="0"/>
          <w:numId w:val="29"/>
        </w:numPr>
        <w:spacing w:line="240" w:lineRule="auto"/>
        <w:rPr>
          <w:rFonts w:ascii="Arial" w:hAnsi="Arial" w:cs="Arial"/>
          <w:sz w:val="20"/>
          <w:szCs w:val="20"/>
          <w:lang w:val="es-ES"/>
        </w:rPr>
      </w:pPr>
      <w:r w:rsidRPr="00125297">
        <w:rPr>
          <w:rFonts w:ascii="Arial" w:hAnsi="Arial" w:cs="Arial"/>
          <w:b/>
          <w:sz w:val="20"/>
          <w:szCs w:val="20"/>
          <w:lang w:val="es-ES"/>
        </w:rPr>
        <w:t xml:space="preserve">Arteria </w:t>
      </w:r>
      <w:proofErr w:type="spellStart"/>
      <w:r w:rsidRPr="00125297">
        <w:rPr>
          <w:rFonts w:ascii="Arial" w:hAnsi="Arial" w:cs="Arial"/>
          <w:b/>
          <w:sz w:val="20"/>
          <w:szCs w:val="20"/>
          <w:lang w:val="es-ES"/>
        </w:rPr>
        <w:t>cerebri</w:t>
      </w:r>
      <w:proofErr w:type="spellEnd"/>
      <w:r w:rsidRPr="00125297">
        <w:rPr>
          <w:rFonts w:ascii="Arial" w:hAnsi="Arial" w:cs="Arial"/>
          <w:b/>
          <w:sz w:val="20"/>
          <w:szCs w:val="20"/>
          <w:lang w:val="es-ES"/>
        </w:rPr>
        <w:t xml:space="preserve"> media</w:t>
      </w:r>
    </w:p>
    <w:p w14:paraId="58878DE6" w14:textId="2CBA117A" w:rsidR="00F3013D" w:rsidRPr="00125297" w:rsidRDefault="00F3013D" w:rsidP="00A2414E">
      <w:pPr>
        <w:pStyle w:val="Listenabsatz"/>
        <w:numPr>
          <w:ilvl w:val="0"/>
          <w:numId w:val="29"/>
        </w:numPr>
        <w:spacing w:line="240" w:lineRule="auto"/>
        <w:rPr>
          <w:rFonts w:ascii="Arial" w:hAnsi="Arial" w:cs="Arial"/>
          <w:sz w:val="20"/>
          <w:szCs w:val="20"/>
          <w:lang w:val="es-ES"/>
        </w:rPr>
      </w:pPr>
      <w:r w:rsidRPr="00125297">
        <w:rPr>
          <w:rFonts w:ascii="Arial" w:hAnsi="Arial" w:cs="Arial"/>
          <w:sz w:val="20"/>
          <w:szCs w:val="20"/>
          <w:lang w:val="es-ES"/>
        </w:rPr>
        <w:t xml:space="preserve">Arteria </w:t>
      </w:r>
      <w:proofErr w:type="spellStart"/>
      <w:r w:rsidRPr="00125297">
        <w:rPr>
          <w:rFonts w:ascii="Arial" w:hAnsi="Arial" w:cs="Arial"/>
          <w:sz w:val="20"/>
          <w:szCs w:val="20"/>
          <w:lang w:val="es-ES"/>
        </w:rPr>
        <w:t>radialis</w:t>
      </w:r>
      <w:proofErr w:type="spellEnd"/>
    </w:p>
    <w:p w14:paraId="635B8D50" w14:textId="1D9CA1EE" w:rsidR="00F3013D" w:rsidRPr="00125297" w:rsidRDefault="00F3013D" w:rsidP="00A2414E">
      <w:pPr>
        <w:pStyle w:val="Listenabsatz"/>
        <w:numPr>
          <w:ilvl w:val="0"/>
          <w:numId w:val="29"/>
        </w:numPr>
        <w:spacing w:line="240" w:lineRule="auto"/>
        <w:rPr>
          <w:rFonts w:ascii="Arial" w:hAnsi="Arial" w:cs="Arial"/>
          <w:sz w:val="20"/>
          <w:szCs w:val="20"/>
          <w:lang w:val="es-ES"/>
        </w:rPr>
      </w:pPr>
      <w:r w:rsidRPr="00125297">
        <w:rPr>
          <w:rFonts w:ascii="Arial" w:hAnsi="Arial" w:cs="Arial"/>
          <w:sz w:val="20"/>
          <w:szCs w:val="20"/>
          <w:lang w:val="es-ES"/>
        </w:rPr>
        <w:t xml:space="preserve">Arteria </w:t>
      </w:r>
      <w:proofErr w:type="spellStart"/>
      <w:r w:rsidRPr="00125297">
        <w:rPr>
          <w:rFonts w:ascii="Arial" w:hAnsi="Arial" w:cs="Arial"/>
          <w:sz w:val="20"/>
          <w:szCs w:val="20"/>
          <w:lang w:val="es-ES"/>
        </w:rPr>
        <w:t>renalis</w:t>
      </w:r>
      <w:proofErr w:type="spellEnd"/>
    </w:p>
    <w:p w14:paraId="0AF1D51E" w14:textId="77777777" w:rsidR="00ED25A9" w:rsidRPr="00125297" w:rsidRDefault="00ED25A9" w:rsidP="00ED25A9">
      <w:pPr>
        <w:rPr>
          <w:rFonts w:ascii="Arial" w:hAnsi="Arial" w:cs="Arial"/>
          <w:sz w:val="20"/>
          <w:szCs w:val="20"/>
        </w:rPr>
      </w:pPr>
      <w:r w:rsidRPr="00125297">
        <w:rPr>
          <w:rFonts w:ascii="Arial" w:hAnsi="Arial" w:cs="Arial"/>
          <w:sz w:val="20"/>
          <w:szCs w:val="20"/>
        </w:rPr>
        <w:t>--</w:t>
      </w:r>
    </w:p>
    <w:p w14:paraId="7A898955" w14:textId="77777777" w:rsidR="00ED25A9" w:rsidRPr="00125297" w:rsidRDefault="00ED25A9" w:rsidP="00ED25A9">
      <w:pPr>
        <w:rPr>
          <w:rFonts w:ascii="Arial" w:hAnsi="Arial" w:cs="Arial"/>
          <w:sz w:val="20"/>
          <w:szCs w:val="20"/>
        </w:rPr>
      </w:pPr>
      <w:r w:rsidRPr="00125297">
        <w:rPr>
          <w:rFonts w:ascii="Arial" w:hAnsi="Arial" w:cs="Arial"/>
          <w:sz w:val="20"/>
          <w:szCs w:val="20"/>
        </w:rPr>
        <w:t>Titel: Klausur Gynäkologie und Geburtshilfe WS 2025/26</w:t>
      </w:r>
    </w:p>
    <w:p w14:paraId="09666CE1" w14:textId="77777777" w:rsidR="00ED25A9" w:rsidRPr="00125297" w:rsidRDefault="00ED25A9" w:rsidP="00ED25A9">
      <w:pPr>
        <w:rPr>
          <w:rFonts w:ascii="Arial" w:hAnsi="Arial" w:cs="Arial"/>
          <w:sz w:val="20"/>
          <w:szCs w:val="20"/>
        </w:rPr>
      </w:pPr>
      <w:r w:rsidRPr="00125297">
        <w:rPr>
          <w:rFonts w:ascii="Arial" w:hAnsi="Arial" w:cs="Arial"/>
          <w:sz w:val="20"/>
          <w:szCs w:val="20"/>
        </w:rPr>
        <w:t>--</w:t>
      </w:r>
    </w:p>
    <w:p w14:paraId="18F50F7C" w14:textId="760C4B33" w:rsidR="00F3013D" w:rsidRPr="00125297" w:rsidRDefault="00ED25A9" w:rsidP="00F3013D">
      <w:pPr>
        <w:spacing w:line="240" w:lineRule="auto"/>
        <w:contextualSpacing/>
        <w:rPr>
          <w:rFonts w:ascii="Arial" w:hAnsi="Arial" w:cs="Arial"/>
          <w:sz w:val="20"/>
          <w:szCs w:val="20"/>
        </w:rPr>
      </w:pPr>
      <w:r w:rsidRPr="00125297">
        <w:rPr>
          <w:rFonts w:ascii="Arial" w:hAnsi="Arial" w:cs="Arial"/>
          <w:bCs/>
          <w:sz w:val="20"/>
          <w:szCs w:val="20"/>
        </w:rPr>
        <w:t>30.</w:t>
      </w:r>
      <w:r w:rsidR="00F3013D" w:rsidRPr="00125297">
        <w:rPr>
          <w:rFonts w:ascii="Arial" w:hAnsi="Arial" w:cs="Arial"/>
          <w:bCs/>
          <w:sz w:val="20"/>
          <w:szCs w:val="20"/>
        </w:rPr>
        <w:t xml:space="preserve"> </w:t>
      </w:r>
      <w:commentRangeStart w:id="70"/>
      <w:r w:rsidR="00F3013D" w:rsidRPr="00125297">
        <w:rPr>
          <w:rFonts w:ascii="Arial" w:hAnsi="Arial" w:cs="Arial"/>
          <w:bCs/>
          <w:sz w:val="20"/>
          <w:szCs w:val="20"/>
        </w:rPr>
        <w:t>In welcher</w:t>
      </w:r>
      <w:del w:id="71" w:author="Entwistle, Andrew" w:date="2026-01-28T13:40:00Z">
        <w:r w:rsidR="00F3013D" w:rsidRPr="00125297" w:rsidDel="00182508">
          <w:rPr>
            <w:rFonts w:ascii="Arial" w:hAnsi="Arial" w:cs="Arial"/>
            <w:bCs/>
            <w:sz w:val="20"/>
            <w:szCs w:val="20"/>
          </w:rPr>
          <w:delText>/welchen</w:delText>
        </w:r>
      </w:del>
      <w:r w:rsidR="00F3013D" w:rsidRPr="00125297">
        <w:rPr>
          <w:rFonts w:ascii="Arial" w:hAnsi="Arial" w:cs="Arial"/>
          <w:bCs/>
          <w:sz w:val="20"/>
          <w:szCs w:val="20"/>
        </w:rPr>
        <w:t xml:space="preserve"> der genannten Situation</w:t>
      </w:r>
      <w:ins w:id="72" w:author="Entwistle, Andrew" w:date="2026-01-28T13:40:00Z">
        <w:r w:rsidR="00182508">
          <w:rPr>
            <w:rFonts w:ascii="Arial" w:hAnsi="Arial" w:cs="Arial"/>
            <w:bCs/>
            <w:sz w:val="20"/>
            <w:szCs w:val="20"/>
          </w:rPr>
          <w:t xml:space="preserve"> </w:t>
        </w:r>
      </w:ins>
      <w:del w:id="73" w:author="Entwistle, Andrew" w:date="2026-01-28T13:40:00Z">
        <w:r w:rsidR="00F3013D" w:rsidRPr="00125297" w:rsidDel="00182508">
          <w:rPr>
            <w:rFonts w:ascii="Arial" w:hAnsi="Arial" w:cs="Arial"/>
            <w:bCs/>
            <w:sz w:val="20"/>
            <w:szCs w:val="20"/>
          </w:rPr>
          <w:delText xml:space="preserve">(en) </w:delText>
        </w:r>
      </w:del>
      <w:r w:rsidR="00F3013D" w:rsidRPr="00125297">
        <w:rPr>
          <w:rFonts w:ascii="Arial" w:hAnsi="Arial" w:cs="Arial"/>
          <w:bCs/>
          <w:sz w:val="20"/>
          <w:szCs w:val="20"/>
        </w:rPr>
        <w:t xml:space="preserve">ist </w:t>
      </w:r>
      <w:commentRangeEnd w:id="70"/>
      <w:r w:rsidR="00182508">
        <w:rPr>
          <w:rStyle w:val="Kommentarzeichen"/>
        </w:rPr>
        <w:commentReference w:id="70"/>
      </w:r>
      <w:r w:rsidR="00F3013D" w:rsidRPr="00125297">
        <w:rPr>
          <w:rFonts w:ascii="Arial" w:hAnsi="Arial" w:cs="Arial"/>
          <w:bCs/>
          <w:sz w:val="20"/>
          <w:szCs w:val="20"/>
        </w:rPr>
        <w:t xml:space="preserve">das Ergebnis des nicht-invasiven </w:t>
      </w:r>
      <w:proofErr w:type="spellStart"/>
      <w:r w:rsidR="00F3013D" w:rsidRPr="00125297">
        <w:rPr>
          <w:rFonts w:ascii="Arial" w:hAnsi="Arial" w:cs="Arial"/>
          <w:bCs/>
          <w:sz w:val="20"/>
          <w:szCs w:val="20"/>
        </w:rPr>
        <w:t>Pränataltests</w:t>
      </w:r>
      <w:proofErr w:type="spellEnd"/>
      <w:r w:rsidR="00F3013D" w:rsidRPr="00125297">
        <w:rPr>
          <w:rFonts w:ascii="Arial" w:hAnsi="Arial" w:cs="Arial"/>
          <w:bCs/>
          <w:sz w:val="20"/>
          <w:szCs w:val="20"/>
        </w:rPr>
        <w:t xml:space="preserve"> (NIPT)</w:t>
      </w:r>
      <w:r w:rsidR="00F3013D" w:rsidRPr="00125297">
        <w:rPr>
          <w:rFonts w:ascii="Arial" w:hAnsi="Arial" w:cs="Arial"/>
          <w:sz w:val="20"/>
          <w:szCs w:val="20"/>
        </w:rPr>
        <w:t xml:space="preserve"> in der Regel trotz Pathologie unauffällig („falsch-negatives“ Ergebnis):</w:t>
      </w:r>
    </w:p>
    <w:p w14:paraId="464BADD9" w14:textId="1960324D" w:rsidR="00ED25A9" w:rsidRPr="00125297" w:rsidRDefault="00ED25A9" w:rsidP="00F3013D">
      <w:pPr>
        <w:spacing w:line="240" w:lineRule="auto"/>
        <w:contextualSpacing/>
        <w:rPr>
          <w:rFonts w:ascii="Arial" w:hAnsi="Arial" w:cs="Arial"/>
          <w:sz w:val="20"/>
          <w:szCs w:val="20"/>
        </w:rPr>
      </w:pPr>
      <w:r w:rsidRPr="00125297">
        <w:rPr>
          <w:rFonts w:ascii="Arial" w:hAnsi="Arial" w:cs="Arial"/>
          <w:sz w:val="20"/>
          <w:szCs w:val="20"/>
        </w:rPr>
        <w:t xml:space="preserve">Typ: </w:t>
      </w:r>
      <w:proofErr w:type="spellStart"/>
      <w:r w:rsidRPr="00125297">
        <w:rPr>
          <w:rFonts w:ascii="Arial" w:hAnsi="Arial" w:cs="Arial"/>
          <w:sz w:val="20"/>
          <w:szCs w:val="20"/>
        </w:rPr>
        <w:t>TypA</w:t>
      </w:r>
      <w:proofErr w:type="spellEnd"/>
    </w:p>
    <w:p w14:paraId="042D071F" w14:textId="77777777" w:rsidR="007C3DAA" w:rsidRPr="00125297" w:rsidRDefault="00F3013D" w:rsidP="00A2414E">
      <w:pPr>
        <w:pStyle w:val="Listenabsatz"/>
        <w:numPr>
          <w:ilvl w:val="0"/>
          <w:numId w:val="30"/>
        </w:numPr>
        <w:spacing w:after="200" w:line="240" w:lineRule="auto"/>
        <w:rPr>
          <w:rFonts w:ascii="Arial" w:hAnsi="Arial" w:cs="Arial"/>
          <w:sz w:val="20"/>
          <w:szCs w:val="20"/>
        </w:rPr>
      </w:pPr>
      <w:r w:rsidRPr="00125297">
        <w:rPr>
          <w:rFonts w:ascii="Arial" w:hAnsi="Arial" w:cs="Arial"/>
          <w:sz w:val="20"/>
          <w:szCs w:val="20"/>
        </w:rPr>
        <w:t>„</w:t>
      </w:r>
      <w:proofErr w:type="spellStart"/>
      <w:r w:rsidRPr="00125297">
        <w:rPr>
          <w:rFonts w:ascii="Arial" w:hAnsi="Arial" w:cs="Arial"/>
          <w:sz w:val="20"/>
          <w:szCs w:val="20"/>
        </w:rPr>
        <w:t>vanishing</w:t>
      </w:r>
      <w:proofErr w:type="spellEnd"/>
      <w:r w:rsidRPr="00125297">
        <w:rPr>
          <w:rFonts w:ascii="Arial" w:hAnsi="Arial" w:cs="Arial"/>
          <w:sz w:val="20"/>
          <w:szCs w:val="20"/>
        </w:rPr>
        <w:t xml:space="preserve"> </w:t>
      </w:r>
      <w:proofErr w:type="spellStart"/>
      <w:r w:rsidRPr="00125297">
        <w:rPr>
          <w:rFonts w:ascii="Arial" w:hAnsi="Arial" w:cs="Arial"/>
          <w:sz w:val="20"/>
          <w:szCs w:val="20"/>
        </w:rPr>
        <w:t>twin</w:t>
      </w:r>
      <w:proofErr w:type="spellEnd"/>
      <w:r w:rsidRPr="00125297">
        <w:rPr>
          <w:rFonts w:ascii="Arial" w:hAnsi="Arial" w:cs="Arial"/>
          <w:sz w:val="20"/>
          <w:szCs w:val="20"/>
        </w:rPr>
        <w:t>“-Situation</w:t>
      </w:r>
    </w:p>
    <w:p w14:paraId="28F63BA2" w14:textId="77777777" w:rsidR="007C3DAA" w:rsidRPr="00125297" w:rsidRDefault="00F3013D" w:rsidP="00A2414E">
      <w:pPr>
        <w:pStyle w:val="Listenabsatz"/>
        <w:numPr>
          <w:ilvl w:val="0"/>
          <w:numId w:val="30"/>
        </w:numPr>
        <w:spacing w:after="200" w:line="240" w:lineRule="auto"/>
        <w:rPr>
          <w:rFonts w:ascii="Arial" w:hAnsi="Arial" w:cs="Arial"/>
          <w:sz w:val="20"/>
          <w:szCs w:val="20"/>
        </w:rPr>
      </w:pPr>
      <w:r w:rsidRPr="00125297">
        <w:rPr>
          <w:rFonts w:ascii="Arial" w:hAnsi="Arial" w:cs="Arial"/>
          <w:sz w:val="20"/>
          <w:szCs w:val="20"/>
        </w:rPr>
        <w:t>Systemischer Lupus erythematodes (SLE) der Mutter</w:t>
      </w:r>
    </w:p>
    <w:p w14:paraId="05FF0BEF" w14:textId="77777777" w:rsidR="007C3DAA" w:rsidRPr="00125297" w:rsidRDefault="00F3013D" w:rsidP="00A2414E">
      <w:pPr>
        <w:pStyle w:val="Listenabsatz"/>
        <w:numPr>
          <w:ilvl w:val="0"/>
          <w:numId w:val="30"/>
        </w:numPr>
        <w:spacing w:after="200" w:line="240" w:lineRule="auto"/>
        <w:rPr>
          <w:rFonts w:ascii="Arial" w:hAnsi="Arial" w:cs="Arial"/>
          <w:sz w:val="20"/>
          <w:szCs w:val="20"/>
        </w:rPr>
      </w:pPr>
      <w:r w:rsidRPr="00125297">
        <w:rPr>
          <w:rFonts w:ascii="Arial" w:hAnsi="Arial" w:cs="Arial"/>
          <w:sz w:val="20"/>
          <w:szCs w:val="20"/>
        </w:rPr>
        <w:t>Adipositas der Mutter</w:t>
      </w:r>
    </w:p>
    <w:p w14:paraId="403A3388" w14:textId="77777777" w:rsidR="007C3DAA" w:rsidRPr="00125297" w:rsidRDefault="00F3013D" w:rsidP="00A2414E">
      <w:pPr>
        <w:pStyle w:val="Listenabsatz"/>
        <w:numPr>
          <w:ilvl w:val="0"/>
          <w:numId w:val="30"/>
        </w:numPr>
        <w:spacing w:after="200" w:line="240" w:lineRule="auto"/>
        <w:rPr>
          <w:rFonts w:ascii="Arial" w:hAnsi="Arial" w:cs="Arial"/>
          <w:sz w:val="20"/>
          <w:szCs w:val="20"/>
        </w:rPr>
      </w:pPr>
      <w:r w:rsidRPr="00125297">
        <w:rPr>
          <w:rFonts w:ascii="Arial" w:hAnsi="Arial" w:cs="Arial"/>
          <w:sz w:val="20"/>
          <w:szCs w:val="20"/>
        </w:rPr>
        <w:t>Maligne Erkrankung der Mutter</w:t>
      </w:r>
    </w:p>
    <w:p w14:paraId="3C46DF6E" w14:textId="2E990AA5" w:rsidR="00F3013D" w:rsidRPr="00125297" w:rsidRDefault="00F3013D" w:rsidP="00A2414E">
      <w:pPr>
        <w:pStyle w:val="Listenabsatz"/>
        <w:numPr>
          <w:ilvl w:val="0"/>
          <w:numId w:val="30"/>
        </w:numPr>
        <w:spacing w:after="200" w:line="240" w:lineRule="auto"/>
        <w:rPr>
          <w:rFonts w:ascii="Arial" w:hAnsi="Arial" w:cs="Arial"/>
          <w:sz w:val="20"/>
          <w:szCs w:val="20"/>
        </w:rPr>
      </w:pPr>
      <w:proofErr w:type="spellStart"/>
      <w:r w:rsidRPr="00125297">
        <w:rPr>
          <w:rFonts w:ascii="Arial" w:hAnsi="Arial" w:cs="Arial"/>
          <w:b/>
          <w:sz w:val="20"/>
          <w:szCs w:val="20"/>
          <w:lang w:val="en-GB"/>
        </w:rPr>
        <w:t>Fetale</w:t>
      </w:r>
      <w:proofErr w:type="spellEnd"/>
      <w:r w:rsidRPr="00125297">
        <w:rPr>
          <w:rFonts w:ascii="Arial" w:hAnsi="Arial" w:cs="Arial"/>
          <w:b/>
          <w:sz w:val="20"/>
          <w:szCs w:val="20"/>
          <w:lang w:val="en-GB"/>
        </w:rPr>
        <w:t xml:space="preserve"> </w:t>
      </w:r>
      <w:proofErr w:type="spellStart"/>
      <w:r w:rsidRPr="00125297">
        <w:rPr>
          <w:rFonts w:ascii="Arial" w:hAnsi="Arial" w:cs="Arial"/>
          <w:b/>
          <w:sz w:val="20"/>
          <w:szCs w:val="20"/>
          <w:lang w:val="en-GB"/>
        </w:rPr>
        <w:t>Triploidie</w:t>
      </w:r>
      <w:proofErr w:type="spellEnd"/>
    </w:p>
    <w:p w14:paraId="05F64972" w14:textId="4BA215FE" w:rsidR="00F3013D" w:rsidRPr="00125297" w:rsidRDefault="00ED25A9" w:rsidP="00F3013D">
      <w:pPr>
        <w:spacing w:line="240" w:lineRule="auto"/>
        <w:contextualSpacing/>
        <w:rPr>
          <w:rFonts w:ascii="Arial" w:hAnsi="Arial" w:cs="Arial"/>
          <w:sz w:val="20"/>
          <w:szCs w:val="20"/>
        </w:rPr>
      </w:pPr>
      <w:r w:rsidRPr="00125297">
        <w:rPr>
          <w:rFonts w:ascii="Arial" w:hAnsi="Arial" w:cs="Arial"/>
          <w:sz w:val="20"/>
          <w:szCs w:val="20"/>
        </w:rPr>
        <w:t>--</w:t>
      </w:r>
    </w:p>
    <w:p w14:paraId="458B84CA" w14:textId="77777777" w:rsidR="00F3013D" w:rsidRPr="00125297" w:rsidRDefault="00F3013D" w:rsidP="00A03C0B">
      <w:pPr>
        <w:rPr>
          <w:rFonts w:ascii="Arial" w:hAnsi="Arial" w:cs="Arial"/>
          <w:sz w:val="20"/>
          <w:szCs w:val="20"/>
        </w:rPr>
      </w:pPr>
    </w:p>
    <w:sectPr w:rsidR="00F3013D" w:rsidRPr="0012529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ntwistle, Andrew" w:date="2026-01-28T12:46:00Z" w:initials="EA">
    <w:p w14:paraId="62679C5A" w14:textId="77777777" w:rsidR="00BE1E0C" w:rsidRDefault="00BE1E0C">
      <w:pPr>
        <w:pStyle w:val="Kommentartext"/>
      </w:pPr>
      <w:r>
        <w:rPr>
          <w:rStyle w:val="Kommentarzeichen"/>
        </w:rPr>
        <w:annotationRef/>
      </w:r>
      <w:r>
        <w:t xml:space="preserve">Diese Frage ist für eine </w:t>
      </w:r>
      <w:proofErr w:type="spellStart"/>
      <w:r>
        <w:t>KPrim</w:t>
      </w:r>
      <w:proofErr w:type="spellEnd"/>
      <w:r>
        <w:t xml:space="preserve"> komisch formuliert…</w:t>
      </w:r>
    </w:p>
    <w:p w14:paraId="6ACCD198" w14:textId="77777777" w:rsidR="00BE1E0C" w:rsidRDefault="00BE1E0C">
      <w:pPr>
        <w:pStyle w:val="Kommentartext"/>
      </w:pPr>
      <w:r>
        <w:t>Lieber eher:</w:t>
      </w:r>
    </w:p>
    <w:p w14:paraId="4D550C3E" w14:textId="1EF96170" w:rsidR="00BE1E0C" w:rsidRDefault="00BE1E0C">
      <w:pPr>
        <w:pStyle w:val="Kommentartext"/>
      </w:pPr>
      <w:r>
        <w:t>Welche der folgenden Aussagen zum genetischen Hintergrund des Mammakarzinoms trifft bzw. treffen zu?</w:t>
      </w:r>
    </w:p>
  </w:comment>
  <w:comment w:id="3" w:author="Entwistle, Andrew" w:date="2026-01-28T12:50:00Z" w:initials="EA">
    <w:p w14:paraId="7E979BF7" w14:textId="3E4DA7D0" w:rsidR="00BE1E0C" w:rsidRDefault="00BE1E0C">
      <w:pPr>
        <w:pStyle w:val="Kommentartext"/>
      </w:pPr>
      <w:r>
        <w:rPr>
          <w:rStyle w:val="Kommentarzeichen"/>
        </w:rPr>
        <w:annotationRef/>
      </w:r>
      <w:r>
        <w:t>Anzahl-</w:t>
      </w:r>
      <w:proofErr w:type="spellStart"/>
      <w:r>
        <w:t>Cue</w:t>
      </w:r>
      <w:proofErr w:type="spellEnd"/>
      <w:r>
        <w:t xml:space="preserve"> vermeiden…</w:t>
      </w:r>
    </w:p>
  </w:comment>
  <w:comment w:id="4" w:author="Entwistle, Andrew" w:date="2026-01-28T13:08:00Z" w:initials="EA">
    <w:p w14:paraId="7F320049" w14:textId="0DC1B323" w:rsidR="009D47AB" w:rsidRDefault="009D47AB">
      <w:pPr>
        <w:pStyle w:val="Kommentartext"/>
      </w:pPr>
      <w:r>
        <w:rPr>
          <w:rStyle w:val="Kommentarzeichen"/>
        </w:rPr>
        <w:annotationRef/>
      </w:r>
      <w:r>
        <w:t>Bild in Größe reduziert</w:t>
      </w:r>
    </w:p>
  </w:comment>
  <w:comment w:id="13" w:author="Entwistle, Andrew" w:date="2026-01-28T13:17:00Z" w:initials="EA">
    <w:p w14:paraId="7E9D2124" w14:textId="04C12D89" w:rsidR="00E22155" w:rsidRDefault="00E22155">
      <w:pPr>
        <w:pStyle w:val="Kommentartext"/>
      </w:pPr>
      <w:r>
        <w:rPr>
          <w:rStyle w:val="Kommentarzeichen"/>
        </w:rPr>
        <w:annotationRef/>
      </w:r>
      <w:r>
        <w:t>Die Abkürzung ist in der Frage nicht notwendig, weil es nicht weiter vorkommt. Wenn SSW in einer anderen Frage vorkommen sollte, muss es dort einmal ausgeschrieben werden. Durch die Randomisierung der Fragen und Antworten, wissen wir nicht wo die Definition einer Abkürzung auftaucht.</w:t>
      </w:r>
    </w:p>
  </w:comment>
  <w:comment w:id="63" w:author="Entwistle, Andrew" w:date="2026-03-11T14:38:00Z" w:initials="EA">
    <w:p w14:paraId="4B271FD5" w14:textId="207F306B" w:rsidR="00340D35" w:rsidRDefault="00340D35">
      <w:pPr>
        <w:pStyle w:val="Kommentartext"/>
      </w:pPr>
      <w:r>
        <w:rPr>
          <w:rStyle w:val="Kommentarzeichen"/>
        </w:rPr>
        <w:annotationRef/>
      </w:r>
      <w:r>
        <w:t>Bildzuschnitt in Word unwirksam. CaseTrain liest das ganze Bild ein. Das Bild soll außerhalb von Word in einem Editor bearbeitet werden. Auch stimmen die Quellangaben nicht. (Inselspital Basel nicht UKW)</w:t>
      </w:r>
    </w:p>
  </w:comment>
  <w:comment w:id="64" w:author="Entwistle, Andrew" w:date="2026-01-28T13:38:00Z" w:initials="EA">
    <w:p w14:paraId="73CB735E" w14:textId="0670D738" w:rsidR="00182508" w:rsidRDefault="00182508">
      <w:pPr>
        <w:pStyle w:val="Kommentartext"/>
      </w:pPr>
      <w:r>
        <w:rPr>
          <w:rStyle w:val="Kommentarzeichen"/>
        </w:rPr>
        <w:annotationRef/>
      </w:r>
      <w:r>
        <w:t xml:space="preserve">Angepasst zum Format bei anderen </w:t>
      </w:r>
      <w:proofErr w:type="spellStart"/>
      <w:r>
        <w:t>KPrims</w:t>
      </w:r>
      <w:proofErr w:type="spellEnd"/>
      <w:r>
        <w:t xml:space="preserve"> der Klausur nur…</w:t>
      </w:r>
    </w:p>
  </w:comment>
  <w:comment w:id="70" w:author="Entwistle, Andrew" w:date="2026-01-28T13:41:00Z" w:initials="EA">
    <w:p w14:paraId="2AEB1249" w14:textId="2091D8B6" w:rsidR="00182508" w:rsidRDefault="00182508">
      <w:pPr>
        <w:pStyle w:val="Kommentartext"/>
      </w:pPr>
      <w:r>
        <w:rPr>
          <w:rStyle w:val="Kommentarzeichen"/>
        </w:rPr>
        <w:annotationRef/>
      </w:r>
      <w:proofErr w:type="spellStart"/>
      <w:r>
        <w:t>TypA</w:t>
      </w:r>
      <w:proofErr w:type="spellEnd"/>
      <w:r>
        <w:t xml:space="preserve"> Frage, Pluralform hier nur irreführend…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550C3E" w15:done="0"/>
  <w15:commentEx w15:paraId="7E979BF7" w15:done="0"/>
  <w15:commentEx w15:paraId="7F320049" w15:done="0"/>
  <w15:commentEx w15:paraId="7E9D2124" w15:done="0"/>
  <w15:commentEx w15:paraId="4B271FD5" w15:done="0"/>
  <w15:commentEx w15:paraId="73CB735E" w15:done="0"/>
  <w15:commentEx w15:paraId="2AEB12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6906503" w16cex:dateUtc="2026-01-28T11:46:00Z"/>
  <w16cex:commentExtensible w16cex:durableId="76BC364A" w16cex:dateUtc="2026-01-28T11:50:00Z"/>
  <w16cex:commentExtensible w16cex:durableId="288C806B" w16cex:dateUtc="2026-01-28T12:08:00Z"/>
  <w16cex:commentExtensible w16cex:durableId="34C2D28F" w16cex:dateUtc="2026-01-28T12:17:00Z"/>
  <w16cex:commentExtensible w16cex:durableId="1246C603" w16cex:dateUtc="2026-03-11T13:38:00Z"/>
  <w16cex:commentExtensible w16cex:durableId="1FC6DBC5" w16cex:dateUtc="2026-01-28T12:38:00Z"/>
  <w16cex:commentExtensible w16cex:durableId="44EBE5C6" w16cex:dateUtc="2026-01-28T1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550C3E" w16cid:durableId="56906503"/>
  <w16cid:commentId w16cid:paraId="7E979BF7" w16cid:durableId="76BC364A"/>
  <w16cid:commentId w16cid:paraId="7F320049" w16cid:durableId="288C806B"/>
  <w16cid:commentId w16cid:paraId="7E9D2124" w16cid:durableId="34C2D28F"/>
  <w16cid:commentId w16cid:paraId="4B271FD5" w16cid:durableId="1246C603"/>
  <w16cid:commentId w16cid:paraId="73CB735E" w16cid:durableId="1FC6DBC5"/>
  <w16cid:commentId w16cid:paraId="2AEB1249" w16cid:durableId="44EBE5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32E6"/>
    <w:multiLevelType w:val="hybridMultilevel"/>
    <w:tmpl w:val="DD3A739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4BB2C43"/>
    <w:multiLevelType w:val="hybridMultilevel"/>
    <w:tmpl w:val="9F92229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950549"/>
    <w:multiLevelType w:val="hybridMultilevel"/>
    <w:tmpl w:val="FA7880C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F6A00B6"/>
    <w:multiLevelType w:val="hybridMultilevel"/>
    <w:tmpl w:val="E62CC10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3717DDA"/>
    <w:multiLevelType w:val="multilevel"/>
    <w:tmpl w:val="D40081B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Theme="minorHAnsi" w:eastAsiaTheme="minorHAnsi" w:hAnsiTheme="minorHAnsi" w:cstheme="minorBidi"/>
      </w:rPr>
    </w:lvl>
    <w:lvl w:ilvl="2">
      <w:start w:val="1"/>
      <w:numFmt w:val="lowerLetter"/>
      <w:lvlText w:val="%3."/>
      <w:lvlJc w:val="left"/>
      <w:pPr>
        <w:tabs>
          <w:tab w:val="num" w:pos="2160"/>
        </w:tabs>
        <w:ind w:left="2160" w:hanging="360"/>
      </w:pPr>
      <w:rPr>
        <w:rFonts w:asciiTheme="minorHAnsi" w:eastAsiaTheme="minorHAnsi" w:hAnsiTheme="minorHAnsi" w:cstheme="minorBidi"/>
      </w:rPr>
    </w:lvl>
    <w:lvl w:ilvl="3">
      <w:start w:val="1"/>
      <w:numFmt w:val="lowerLetter"/>
      <w:lvlText w:val="%4."/>
      <w:lvlJc w:val="left"/>
      <w:pPr>
        <w:tabs>
          <w:tab w:val="num" w:pos="2880"/>
        </w:tabs>
        <w:ind w:left="2880" w:hanging="360"/>
      </w:pPr>
      <w:rPr>
        <w:rFonts w:asciiTheme="minorHAnsi" w:eastAsiaTheme="minorHAnsi" w:hAnsiTheme="minorHAnsi" w:cstheme="minorBidi"/>
      </w:rPr>
    </w:lvl>
    <w:lvl w:ilvl="4">
      <w:start w:val="1"/>
      <w:numFmt w:val="lowerLetter"/>
      <w:lvlText w:val="%5."/>
      <w:lvlJc w:val="left"/>
      <w:pPr>
        <w:tabs>
          <w:tab w:val="num" w:pos="3600"/>
        </w:tabs>
        <w:ind w:left="3600" w:hanging="360"/>
      </w:pPr>
      <w:rPr>
        <w:rFonts w:asciiTheme="minorHAnsi" w:eastAsiaTheme="minorHAnsi" w:hAnsiTheme="minorHAnsi" w:cstheme="minorBidi"/>
      </w:r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37D5B17"/>
    <w:multiLevelType w:val="hybridMultilevel"/>
    <w:tmpl w:val="8C422AB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5AB08D6"/>
    <w:multiLevelType w:val="hybridMultilevel"/>
    <w:tmpl w:val="352C614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7C92652"/>
    <w:multiLevelType w:val="hybridMultilevel"/>
    <w:tmpl w:val="C7B01D7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A0B48BC"/>
    <w:multiLevelType w:val="hybridMultilevel"/>
    <w:tmpl w:val="14DEFB9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B262897"/>
    <w:multiLevelType w:val="hybridMultilevel"/>
    <w:tmpl w:val="5B6477A0"/>
    <w:lvl w:ilvl="0" w:tplc="964A3780">
      <w:start w:val="1"/>
      <w:numFmt w:val="lowerLetter"/>
      <w:lvlText w:val="%1)"/>
      <w:lvlJc w:val="left"/>
      <w:pPr>
        <w:ind w:left="720" w:hanging="360"/>
      </w:pPr>
      <w:rPr>
        <w:rFonts w:asciiTheme="minorHAnsi" w:eastAsiaTheme="minorHAnsi" w:hAnsiTheme="minorHAnsi" w:cstheme="minorBidi"/>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B5425E5"/>
    <w:multiLevelType w:val="hybridMultilevel"/>
    <w:tmpl w:val="1A0455F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BEE2D18"/>
    <w:multiLevelType w:val="hybridMultilevel"/>
    <w:tmpl w:val="5E04562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45435D"/>
    <w:multiLevelType w:val="hybridMultilevel"/>
    <w:tmpl w:val="349CBA9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6216B9F"/>
    <w:multiLevelType w:val="hybridMultilevel"/>
    <w:tmpl w:val="ECA6195A"/>
    <w:lvl w:ilvl="0" w:tplc="EBA6DC10">
      <w:start w:val="1"/>
      <w:numFmt w:val="lowerLetter"/>
      <w:lvlText w:val="%1)"/>
      <w:lvlJc w:val="left"/>
      <w:pPr>
        <w:ind w:left="720" w:hanging="360"/>
      </w:pPr>
      <w:rPr>
        <w:rFonts w:asciiTheme="minorHAnsi" w:eastAsiaTheme="minorHAnsi" w:hAnsiTheme="minorHAnsi" w:cstheme="minorBidi"/>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85924CF"/>
    <w:multiLevelType w:val="hybridMultilevel"/>
    <w:tmpl w:val="8E0E288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97C3CFB"/>
    <w:multiLevelType w:val="hybridMultilevel"/>
    <w:tmpl w:val="5AD6447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3BB5994"/>
    <w:multiLevelType w:val="hybridMultilevel"/>
    <w:tmpl w:val="722466F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A9F17AB"/>
    <w:multiLevelType w:val="hybridMultilevel"/>
    <w:tmpl w:val="3E92F5A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4E13A54"/>
    <w:multiLevelType w:val="hybridMultilevel"/>
    <w:tmpl w:val="C5249A5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5D00542"/>
    <w:multiLevelType w:val="hybridMultilevel"/>
    <w:tmpl w:val="ABEAD68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B627A95"/>
    <w:multiLevelType w:val="hybridMultilevel"/>
    <w:tmpl w:val="B7EC46C2"/>
    <w:lvl w:ilvl="0" w:tplc="0407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F5C1892"/>
    <w:multiLevelType w:val="hybridMultilevel"/>
    <w:tmpl w:val="948C2B0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6A17DF6"/>
    <w:multiLevelType w:val="hybridMultilevel"/>
    <w:tmpl w:val="160E90F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7ED2A86"/>
    <w:multiLevelType w:val="hybridMultilevel"/>
    <w:tmpl w:val="163C3F0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A3F4BDC"/>
    <w:multiLevelType w:val="hybridMultilevel"/>
    <w:tmpl w:val="D7B2783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C490B56"/>
    <w:multiLevelType w:val="hybridMultilevel"/>
    <w:tmpl w:val="2E34048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44673D9"/>
    <w:multiLevelType w:val="hybridMultilevel"/>
    <w:tmpl w:val="287EE7F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77F07E39"/>
    <w:multiLevelType w:val="hybridMultilevel"/>
    <w:tmpl w:val="3E14F10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789530A2"/>
    <w:multiLevelType w:val="hybridMultilevel"/>
    <w:tmpl w:val="FB6AC4A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7F512563"/>
    <w:multiLevelType w:val="hybridMultilevel"/>
    <w:tmpl w:val="E9040114"/>
    <w:lvl w:ilvl="0" w:tplc="0407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33234024">
    <w:abstractNumId w:val="9"/>
  </w:num>
  <w:num w:numId="2" w16cid:durableId="999889908">
    <w:abstractNumId w:val="13"/>
  </w:num>
  <w:num w:numId="3" w16cid:durableId="1824613510">
    <w:abstractNumId w:val="15"/>
  </w:num>
  <w:num w:numId="4" w16cid:durableId="831220761">
    <w:abstractNumId w:val="18"/>
  </w:num>
  <w:num w:numId="5" w16cid:durableId="867836554">
    <w:abstractNumId w:val="17"/>
  </w:num>
  <w:num w:numId="6" w16cid:durableId="1932006059">
    <w:abstractNumId w:val="25"/>
  </w:num>
  <w:num w:numId="7" w16cid:durableId="2117216555">
    <w:abstractNumId w:val="0"/>
  </w:num>
  <w:num w:numId="8" w16cid:durableId="89862754">
    <w:abstractNumId w:val="3"/>
  </w:num>
  <w:num w:numId="9" w16cid:durableId="792207976">
    <w:abstractNumId w:val="16"/>
  </w:num>
  <w:num w:numId="10" w16cid:durableId="1680111219">
    <w:abstractNumId w:val="23"/>
  </w:num>
  <w:num w:numId="11" w16cid:durableId="2003507694">
    <w:abstractNumId w:val="26"/>
  </w:num>
  <w:num w:numId="12" w16cid:durableId="1485589415">
    <w:abstractNumId w:val="2"/>
  </w:num>
  <w:num w:numId="13" w16cid:durableId="21446907">
    <w:abstractNumId w:val="10"/>
  </w:num>
  <w:num w:numId="14" w16cid:durableId="1562908248">
    <w:abstractNumId w:val="22"/>
  </w:num>
  <w:num w:numId="15" w16cid:durableId="1838033712">
    <w:abstractNumId w:val="5"/>
  </w:num>
  <w:num w:numId="16" w16cid:durableId="1784615008">
    <w:abstractNumId w:val="4"/>
  </w:num>
  <w:num w:numId="17" w16cid:durableId="1968464052">
    <w:abstractNumId w:val="8"/>
  </w:num>
  <w:num w:numId="18" w16cid:durableId="1862744640">
    <w:abstractNumId w:val="20"/>
  </w:num>
  <w:num w:numId="19" w16cid:durableId="1811169103">
    <w:abstractNumId w:val="24"/>
  </w:num>
  <w:num w:numId="20" w16cid:durableId="697581097">
    <w:abstractNumId w:val="21"/>
  </w:num>
  <w:num w:numId="21" w16cid:durableId="885213591">
    <w:abstractNumId w:val="27"/>
  </w:num>
  <w:num w:numId="22" w16cid:durableId="1700351857">
    <w:abstractNumId w:val="28"/>
  </w:num>
  <w:num w:numId="23" w16cid:durableId="1436749976">
    <w:abstractNumId w:val="19"/>
  </w:num>
  <w:num w:numId="24" w16cid:durableId="1014723742">
    <w:abstractNumId w:val="6"/>
  </w:num>
  <w:num w:numId="25" w16cid:durableId="1752265940">
    <w:abstractNumId w:val="14"/>
  </w:num>
  <w:num w:numId="26" w16cid:durableId="1922717515">
    <w:abstractNumId w:val="12"/>
  </w:num>
  <w:num w:numId="27" w16cid:durableId="1927611217">
    <w:abstractNumId w:val="29"/>
  </w:num>
  <w:num w:numId="28" w16cid:durableId="240868218">
    <w:abstractNumId w:val="11"/>
  </w:num>
  <w:num w:numId="29" w16cid:durableId="1929849688">
    <w:abstractNumId w:val="1"/>
  </w:num>
  <w:num w:numId="30" w16cid:durableId="1588542141">
    <w:abstractNumId w:val="7"/>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ntwistle, Andrew">
    <w15:presenceInfo w15:providerId="AD" w15:userId="S-1-5-21-682003330-1078081533-1177238915-1946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62"/>
    <w:rsid w:val="00003AB9"/>
    <w:rsid w:val="00012A24"/>
    <w:rsid w:val="00016AC8"/>
    <w:rsid w:val="0005465A"/>
    <w:rsid w:val="00087621"/>
    <w:rsid w:val="00092851"/>
    <w:rsid w:val="000A2C32"/>
    <w:rsid w:val="00123E9E"/>
    <w:rsid w:val="00125297"/>
    <w:rsid w:val="00182508"/>
    <w:rsid w:val="001C5705"/>
    <w:rsid w:val="001D2E46"/>
    <w:rsid w:val="001E38CD"/>
    <w:rsid w:val="002327BD"/>
    <w:rsid w:val="0025192A"/>
    <w:rsid w:val="00260612"/>
    <w:rsid w:val="00287D35"/>
    <w:rsid w:val="00297607"/>
    <w:rsid w:val="002B7DD5"/>
    <w:rsid w:val="00340D35"/>
    <w:rsid w:val="00366E89"/>
    <w:rsid w:val="003A3CE5"/>
    <w:rsid w:val="003D7A8F"/>
    <w:rsid w:val="003F64D1"/>
    <w:rsid w:val="00471219"/>
    <w:rsid w:val="00485C32"/>
    <w:rsid w:val="004B0CF9"/>
    <w:rsid w:val="004D6DE2"/>
    <w:rsid w:val="004E30F5"/>
    <w:rsid w:val="004F6986"/>
    <w:rsid w:val="005365F6"/>
    <w:rsid w:val="00594716"/>
    <w:rsid w:val="005A049D"/>
    <w:rsid w:val="005A440B"/>
    <w:rsid w:val="005F06F5"/>
    <w:rsid w:val="006A4F32"/>
    <w:rsid w:val="006B3C62"/>
    <w:rsid w:val="00716AB9"/>
    <w:rsid w:val="00724CBB"/>
    <w:rsid w:val="00772FBF"/>
    <w:rsid w:val="00793BB9"/>
    <w:rsid w:val="007B31A3"/>
    <w:rsid w:val="007C3DAA"/>
    <w:rsid w:val="008B7224"/>
    <w:rsid w:val="008D1DCB"/>
    <w:rsid w:val="009404C3"/>
    <w:rsid w:val="009456D3"/>
    <w:rsid w:val="0095045B"/>
    <w:rsid w:val="009B30D5"/>
    <w:rsid w:val="009D234A"/>
    <w:rsid w:val="009D47AB"/>
    <w:rsid w:val="009D7808"/>
    <w:rsid w:val="00A03C0B"/>
    <w:rsid w:val="00A2414E"/>
    <w:rsid w:val="00A9637F"/>
    <w:rsid w:val="00A97C31"/>
    <w:rsid w:val="00AA3E52"/>
    <w:rsid w:val="00AB63D3"/>
    <w:rsid w:val="00B651F6"/>
    <w:rsid w:val="00BD4B41"/>
    <w:rsid w:val="00BE1E0C"/>
    <w:rsid w:val="00BE2009"/>
    <w:rsid w:val="00BE6973"/>
    <w:rsid w:val="00BF32A1"/>
    <w:rsid w:val="00C3285A"/>
    <w:rsid w:val="00C41451"/>
    <w:rsid w:val="00C44157"/>
    <w:rsid w:val="00C44E0E"/>
    <w:rsid w:val="00C72375"/>
    <w:rsid w:val="00C9435A"/>
    <w:rsid w:val="00C967A9"/>
    <w:rsid w:val="00CB51CD"/>
    <w:rsid w:val="00CF6507"/>
    <w:rsid w:val="00D368CD"/>
    <w:rsid w:val="00DA5300"/>
    <w:rsid w:val="00DC5A2A"/>
    <w:rsid w:val="00E02E03"/>
    <w:rsid w:val="00E22155"/>
    <w:rsid w:val="00E2273C"/>
    <w:rsid w:val="00E22867"/>
    <w:rsid w:val="00E66608"/>
    <w:rsid w:val="00E708F9"/>
    <w:rsid w:val="00EA0CB5"/>
    <w:rsid w:val="00EA0CBE"/>
    <w:rsid w:val="00EB030F"/>
    <w:rsid w:val="00EB3428"/>
    <w:rsid w:val="00EB63D0"/>
    <w:rsid w:val="00ED25A9"/>
    <w:rsid w:val="00EF01D5"/>
    <w:rsid w:val="00F23E2D"/>
    <w:rsid w:val="00F3013D"/>
    <w:rsid w:val="00F30467"/>
    <w:rsid w:val="00F54BD6"/>
    <w:rsid w:val="00F67319"/>
    <w:rsid w:val="00FA62BA"/>
    <w:rsid w:val="00FB2665"/>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4F2EC"/>
  <w15:chartTrackingRefBased/>
  <w15:docId w15:val="{BF589C38-68EF-4E1A-9296-34F96FED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B3C6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6B3C6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6B3C62"/>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6B3C62"/>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6B3C62"/>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6B3C6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B3C6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B3C6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B3C6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3C62"/>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6B3C62"/>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6B3C62"/>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6B3C62"/>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6B3C62"/>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6B3C6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B3C6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B3C6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B3C62"/>
    <w:rPr>
      <w:rFonts w:eastAsiaTheme="majorEastAsia" w:cstheme="majorBidi"/>
      <w:color w:val="272727" w:themeColor="text1" w:themeTint="D8"/>
    </w:rPr>
  </w:style>
  <w:style w:type="paragraph" w:styleId="Titel">
    <w:name w:val="Title"/>
    <w:basedOn w:val="Standard"/>
    <w:next w:val="Standard"/>
    <w:link w:val="TitelZchn"/>
    <w:uiPriority w:val="10"/>
    <w:qFormat/>
    <w:rsid w:val="006B3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3C6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B3C6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B3C6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B3C6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B3C62"/>
    <w:rPr>
      <w:i/>
      <w:iCs/>
      <w:color w:val="404040" w:themeColor="text1" w:themeTint="BF"/>
    </w:rPr>
  </w:style>
  <w:style w:type="paragraph" w:styleId="Listenabsatz">
    <w:name w:val="List Paragraph"/>
    <w:basedOn w:val="Standard"/>
    <w:uiPriority w:val="34"/>
    <w:qFormat/>
    <w:rsid w:val="006B3C62"/>
    <w:pPr>
      <w:ind w:left="720"/>
      <w:contextualSpacing/>
    </w:pPr>
  </w:style>
  <w:style w:type="character" w:styleId="IntensiveHervorhebung">
    <w:name w:val="Intense Emphasis"/>
    <w:basedOn w:val="Absatz-Standardschriftart"/>
    <w:uiPriority w:val="21"/>
    <w:qFormat/>
    <w:rsid w:val="006B3C62"/>
    <w:rPr>
      <w:i/>
      <w:iCs/>
      <w:color w:val="2E74B5" w:themeColor="accent1" w:themeShade="BF"/>
    </w:rPr>
  </w:style>
  <w:style w:type="paragraph" w:styleId="IntensivesZitat">
    <w:name w:val="Intense Quote"/>
    <w:basedOn w:val="Standard"/>
    <w:next w:val="Standard"/>
    <w:link w:val="IntensivesZitatZchn"/>
    <w:uiPriority w:val="30"/>
    <w:qFormat/>
    <w:rsid w:val="006B3C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6B3C62"/>
    <w:rPr>
      <w:i/>
      <w:iCs/>
      <w:color w:val="2E74B5" w:themeColor="accent1" w:themeShade="BF"/>
    </w:rPr>
  </w:style>
  <w:style w:type="character" w:styleId="IntensiverVerweis">
    <w:name w:val="Intense Reference"/>
    <w:basedOn w:val="Absatz-Standardschriftart"/>
    <w:uiPriority w:val="32"/>
    <w:qFormat/>
    <w:rsid w:val="006B3C62"/>
    <w:rPr>
      <w:b/>
      <w:bCs/>
      <w:smallCaps/>
      <w:color w:val="2E74B5" w:themeColor="accent1" w:themeShade="BF"/>
      <w:spacing w:val="5"/>
    </w:rPr>
  </w:style>
  <w:style w:type="character" w:customStyle="1" w:styleId="apple-converted-space">
    <w:name w:val="apple-converted-space"/>
    <w:basedOn w:val="Absatz-Standardschriftart"/>
    <w:rsid w:val="00F3013D"/>
  </w:style>
  <w:style w:type="character" w:styleId="Fett">
    <w:name w:val="Strong"/>
    <w:basedOn w:val="Absatz-Standardschriftart"/>
    <w:uiPriority w:val="22"/>
    <w:qFormat/>
    <w:rsid w:val="00F3013D"/>
    <w:rPr>
      <w:b/>
      <w:bCs/>
    </w:rPr>
  </w:style>
  <w:style w:type="paragraph" w:customStyle="1" w:styleId="Default">
    <w:name w:val="Default"/>
    <w:rsid w:val="00092851"/>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Kommentarzeichen">
    <w:name w:val="annotation reference"/>
    <w:basedOn w:val="Absatz-Standardschriftart"/>
    <w:uiPriority w:val="99"/>
    <w:semiHidden/>
    <w:unhideWhenUsed/>
    <w:rsid w:val="009456D3"/>
    <w:rPr>
      <w:sz w:val="16"/>
      <w:szCs w:val="16"/>
    </w:rPr>
  </w:style>
  <w:style w:type="paragraph" w:styleId="Kommentartext">
    <w:name w:val="annotation text"/>
    <w:basedOn w:val="Standard"/>
    <w:link w:val="KommentartextZchn"/>
    <w:uiPriority w:val="99"/>
    <w:semiHidden/>
    <w:unhideWhenUsed/>
    <w:rsid w:val="009456D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456D3"/>
    <w:rPr>
      <w:sz w:val="20"/>
      <w:szCs w:val="20"/>
    </w:rPr>
  </w:style>
  <w:style w:type="paragraph" w:styleId="Kommentarthema">
    <w:name w:val="annotation subject"/>
    <w:basedOn w:val="Kommentartext"/>
    <w:next w:val="Kommentartext"/>
    <w:link w:val="KommentarthemaZchn"/>
    <w:uiPriority w:val="99"/>
    <w:semiHidden/>
    <w:unhideWhenUsed/>
    <w:rsid w:val="009456D3"/>
    <w:rPr>
      <w:b/>
      <w:bCs/>
    </w:rPr>
  </w:style>
  <w:style w:type="character" w:customStyle="1" w:styleId="KommentarthemaZchn">
    <w:name w:val="Kommentarthema Zchn"/>
    <w:basedOn w:val="KommentartextZchn"/>
    <w:link w:val="Kommentarthema"/>
    <w:uiPriority w:val="99"/>
    <w:semiHidden/>
    <w:rsid w:val="009456D3"/>
    <w:rPr>
      <w:b/>
      <w:bCs/>
      <w:sz w:val="20"/>
      <w:szCs w:val="20"/>
    </w:rPr>
  </w:style>
  <w:style w:type="paragraph" w:styleId="berarbeitung">
    <w:name w:val="Revision"/>
    <w:hidden/>
    <w:uiPriority w:val="99"/>
    <w:semiHidden/>
    <w:rsid w:val="00BE1E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576658">
      <w:bodyDiv w:val="1"/>
      <w:marLeft w:val="0"/>
      <w:marRight w:val="0"/>
      <w:marTop w:val="0"/>
      <w:marBottom w:val="0"/>
      <w:divBdr>
        <w:top w:val="none" w:sz="0" w:space="0" w:color="auto"/>
        <w:left w:val="none" w:sz="0" w:space="0" w:color="auto"/>
        <w:bottom w:val="none" w:sz="0" w:space="0" w:color="auto"/>
        <w:right w:val="none" w:sz="0" w:space="0" w:color="auto"/>
      </w:divBdr>
    </w:div>
    <w:div w:id="657030463">
      <w:bodyDiv w:val="1"/>
      <w:marLeft w:val="0"/>
      <w:marRight w:val="0"/>
      <w:marTop w:val="0"/>
      <w:marBottom w:val="0"/>
      <w:divBdr>
        <w:top w:val="none" w:sz="0" w:space="0" w:color="auto"/>
        <w:left w:val="none" w:sz="0" w:space="0" w:color="auto"/>
        <w:bottom w:val="none" w:sz="0" w:space="0" w:color="auto"/>
        <w:right w:val="none" w:sz="0" w:space="0" w:color="auto"/>
      </w:divBdr>
    </w:div>
    <w:div w:id="1069767328">
      <w:bodyDiv w:val="1"/>
      <w:marLeft w:val="0"/>
      <w:marRight w:val="0"/>
      <w:marTop w:val="0"/>
      <w:marBottom w:val="0"/>
      <w:divBdr>
        <w:top w:val="none" w:sz="0" w:space="0" w:color="auto"/>
        <w:left w:val="none" w:sz="0" w:space="0" w:color="auto"/>
        <w:bottom w:val="none" w:sz="0" w:space="0" w:color="auto"/>
        <w:right w:val="none" w:sz="0" w:space="0" w:color="auto"/>
      </w:divBdr>
    </w:div>
    <w:div w:id="1527448204">
      <w:bodyDiv w:val="1"/>
      <w:marLeft w:val="0"/>
      <w:marRight w:val="0"/>
      <w:marTop w:val="0"/>
      <w:marBottom w:val="0"/>
      <w:divBdr>
        <w:top w:val="none" w:sz="0" w:space="0" w:color="auto"/>
        <w:left w:val="none" w:sz="0" w:space="0" w:color="auto"/>
        <w:bottom w:val="none" w:sz="0" w:space="0" w:color="auto"/>
        <w:right w:val="none" w:sz="0" w:space="0" w:color="auto"/>
      </w:divBdr>
    </w:div>
    <w:div w:id="1576355073">
      <w:bodyDiv w:val="1"/>
      <w:marLeft w:val="0"/>
      <w:marRight w:val="0"/>
      <w:marTop w:val="0"/>
      <w:marBottom w:val="0"/>
      <w:divBdr>
        <w:top w:val="none" w:sz="0" w:space="0" w:color="auto"/>
        <w:left w:val="none" w:sz="0" w:space="0" w:color="auto"/>
        <w:bottom w:val="none" w:sz="0" w:space="0" w:color="auto"/>
        <w:right w:val="none" w:sz="0" w:space="0" w:color="auto"/>
      </w:divBdr>
    </w:div>
    <w:div w:id="1841238245">
      <w:bodyDiv w:val="1"/>
      <w:marLeft w:val="0"/>
      <w:marRight w:val="0"/>
      <w:marTop w:val="0"/>
      <w:marBottom w:val="0"/>
      <w:divBdr>
        <w:top w:val="none" w:sz="0" w:space="0" w:color="auto"/>
        <w:left w:val="none" w:sz="0" w:space="0" w:color="auto"/>
        <w:bottom w:val="none" w:sz="0" w:space="0" w:color="auto"/>
        <w:right w:val="none" w:sz="0" w:space="0" w:color="auto"/>
      </w:divBdr>
    </w:div>
    <w:div w:id="2002345517">
      <w:bodyDiv w:val="1"/>
      <w:marLeft w:val="0"/>
      <w:marRight w:val="0"/>
      <w:marTop w:val="0"/>
      <w:marBottom w:val="0"/>
      <w:divBdr>
        <w:top w:val="none" w:sz="0" w:space="0" w:color="auto"/>
        <w:left w:val="none" w:sz="0" w:space="0" w:color="auto"/>
        <w:bottom w:val="none" w:sz="0" w:space="0" w:color="auto"/>
        <w:right w:val="none" w:sz="0" w:space="0" w:color="auto"/>
      </w:divBdr>
    </w:div>
    <w:div w:id="206124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2812</Words>
  <Characters>17717</Characters>
  <Application>Microsoft Office Word</Application>
  <DocSecurity>0</DocSecurity>
  <Lines>147</Lines>
  <Paragraphs>40</Paragraphs>
  <ScaleCrop>false</ScaleCrop>
  <HeadingPairs>
    <vt:vector size="2" baseType="variant">
      <vt:variant>
        <vt:lpstr>Titel</vt:lpstr>
      </vt:variant>
      <vt:variant>
        <vt:i4>1</vt:i4>
      </vt:variant>
    </vt:vector>
  </HeadingPairs>
  <TitlesOfParts>
    <vt:vector size="1" baseType="lpstr">
      <vt:lpstr/>
    </vt:vector>
  </TitlesOfParts>
  <Company>UKW</Company>
  <LinksUpToDate>false</LinksUpToDate>
  <CharactersWithSpaces>20489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Altides, Anastasia</dc:creator>
  <cp:keywords/>
  <dc:description/>
  <cp:lastModifiedBy>Entwistle, Andrew</cp:lastModifiedBy>
  <cp:revision>3</cp:revision>
  <dcterms:created xsi:type="dcterms:W3CDTF">2026-01-28T12:42:00Z</dcterms:created>
  <dcterms:modified xsi:type="dcterms:W3CDTF">2026-03-11T13:39:00Z</dcterms:modified>
</cp:coreProperties>
</file>